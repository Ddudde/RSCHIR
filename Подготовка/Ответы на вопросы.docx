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2E1E60E" w:rsidR="006114C2"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t xml:space="preserve">1. Что такое сервер с позиции программного обеспечения? </w:t>
      </w:r>
    </w:p>
    <w:p w14:paraId="5F439D65" w14:textId="0411750B"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Сервер (программное обеспечение) - программный компонент вычислительной системы, выполняющий сервисные (обслуживающие) функции по запросу клиента, предоставляя ему доступ к определённым ресурсам или услугам.</w:t>
      </w:r>
    </w:p>
    <w:p w14:paraId="2CC3E916" w14:textId="77777777" w:rsidR="003F344F" w:rsidRPr="00C115D8" w:rsidRDefault="003F344F">
      <w:pPr>
        <w:rPr>
          <w:rFonts w:ascii="Times New Roman" w:hAnsi="Times New Roman" w:cs="Times New Roman"/>
          <w:sz w:val="24"/>
          <w:szCs w:val="24"/>
        </w:rPr>
      </w:pPr>
    </w:p>
    <w:p w14:paraId="70D0138E"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t xml:space="preserve">2. Что такое сервер с позиции аппаратного обеспечения? </w:t>
      </w:r>
    </w:p>
    <w:p w14:paraId="69446783" w14:textId="5DA116B7"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Сервер (аппаратное обеспечение) - выделенный или специализированный компьютер для выполнения сервисного программного обеспечения без непосредственного участия человека.</w:t>
      </w:r>
    </w:p>
    <w:p w14:paraId="4E132CBF"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 xml:space="preserve">3. Что такое клиент (в рамках клиент-серверной архитектуры)? </w:t>
      </w:r>
    </w:p>
    <w:p w14:paraId="681C3575" w14:textId="0858739A"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 xml:space="preserve">Клиент </w:t>
      </w:r>
      <w:proofErr w:type="gramStart"/>
      <w:r w:rsidRPr="00C115D8">
        <w:rPr>
          <w:rFonts w:ascii="Times New Roman" w:hAnsi="Times New Roman" w:cs="Times New Roman"/>
          <w:sz w:val="24"/>
          <w:szCs w:val="24"/>
        </w:rPr>
        <w:t>- это</w:t>
      </w:r>
      <w:proofErr w:type="gramEnd"/>
      <w:r w:rsidRPr="00C115D8">
        <w:rPr>
          <w:rFonts w:ascii="Times New Roman" w:hAnsi="Times New Roman" w:cs="Times New Roman"/>
          <w:sz w:val="24"/>
          <w:szCs w:val="24"/>
        </w:rPr>
        <w:t xml:space="preserve"> аппаратный или программный компонент вычислительной системы, посылающий запросы серверу.</w:t>
      </w:r>
    </w:p>
    <w:p w14:paraId="6EF6CBC8"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 xml:space="preserve">4. Что такое база данных? </w:t>
      </w:r>
    </w:p>
    <w:p w14:paraId="21CE5539" w14:textId="3B2CCC96"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 xml:space="preserve">База данных </w:t>
      </w:r>
      <w:proofErr w:type="gramStart"/>
      <w:r w:rsidRPr="00C115D8">
        <w:rPr>
          <w:rFonts w:ascii="Times New Roman" w:hAnsi="Times New Roman" w:cs="Times New Roman"/>
          <w:sz w:val="24"/>
          <w:szCs w:val="24"/>
        </w:rPr>
        <w:t>- это</w:t>
      </w:r>
      <w:proofErr w:type="gramEnd"/>
      <w:r w:rsidRPr="00C115D8">
        <w:rPr>
          <w:rFonts w:ascii="Times New Roman" w:hAnsi="Times New Roman" w:cs="Times New Roman"/>
          <w:sz w:val="24"/>
          <w:szCs w:val="24"/>
        </w:rPr>
        <w:t xml:space="preserve"> информационная модель, позволяющая упорядоченно хранить данные об объекте или группе объектов, обладающих набором свойств, которые можно категорировать. Базы данных функционируют под управлением систем управления базами данных (сокращенно СУБД).</w:t>
      </w:r>
    </w:p>
    <w:p w14:paraId="7057D3C2"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 xml:space="preserve">5. Что такое API в общем случае и с позиции клиент-сервера? </w:t>
      </w:r>
    </w:p>
    <w:p w14:paraId="2E927415" w14:textId="43BF853C"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 xml:space="preserve">API (Application </w:t>
      </w:r>
      <w:proofErr w:type="spellStart"/>
      <w:r w:rsidRPr="00C115D8">
        <w:rPr>
          <w:rFonts w:ascii="Times New Roman" w:hAnsi="Times New Roman" w:cs="Times New Roman"/>
          <w:sz w:val="24"/>
          <w:szCs w:val="24"/>
        </w:rPr>
        <w:t>Programming</w:t>
      </w:r>
      <w:proofErr w:type="spellEnd"/>
      <w:r w:rsidRPr="00C115D8">
        <w:rPr>
          <w:rFonts w:ascii="Times New Roman" w:hAnsi="Times New Roman" w:cs="Times New Roman"/>
          <w:sz w:val="24"/>
          <w:szCs w:val="24"/>
        </w:rPr>
        <w:t xml:space="preserve"> Interface - прикладной программный интерфейс) - набор функций и подпрограмм, обеспечивающий взаимодействие клиентов и серверов.</w:t>
      </w:r>
    </w:p>
    <w:p w14:paraId="25673095" w14:textId="73D1DB1F"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API (в клиент-сервере)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14:paraId="31CF1463"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 xml:space="preserve">6. Что такое сервис и чем он отличается от сервера? </w:t>
      </w:r>
    </w:p>
    <w:p w14:paraId="78C8A06E" w14:textId="7C417EA9"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 xml:space="preserve">Сервис - легко заменяемый компонент </w:t>
      </w:r>
      <w:proofErr w:type="spellStart"/>
      <w:r w:rsidRPr="00C115D8">
        <w:rPr>
          <w:rFonts w:ascii="Times New Roman" w:hAnsi="Times New Roman" w:cs="Times New Roman"/>
          <w:sz w:val="24"/>
          <w:szCs w:val="24"/>
        </w:rPr>
        <w:t>сервисноориентированной</w:t>
      </w:r>
      <w:proofErr w:type="spellEnd"/>
      <w:r w:rsidRPr="00C115D8">
        <w:rPr>
          <w:rFonts w:ascii="Times New Roman" w:hAnsi="Times New Roman" w:cs="Times New Roman"/>
          <w:sz w:val="24"/>
          <w:szCs w:val="24"/>
        </w:rPr>
        <w:t xml:space="preserve"> архитектуры со стандартизированными интерфейсами.</w:t>
      </w:r>
    </w:p>
    <w:p w14:paraId="10A37910"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7. Что такое веб-служба?</w:t>
      </w:r>
    </w:p>
    <w:p w14:paraId="332193C4" w14:textId="544DCDE6"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rPr>
        <w:t xml:space="preserve">Веб-сервис(веб-служба) - идентифицируемая уникальным </w:t>
      </w:r>
      <w:proofErr w:type="spellStart"/>
      <w:r w:rsidRPr="00C115D8">
        <w:rPr>
          <w:rFonts w:ascii="Times New Roman" w:hAnsi="Times New Roman" w:cs="Times New Roman"/>
          <w:sz w:val="24"/>
          <w:szCs w:val="24"/>
        </w:rPr>
        <w:t>вебадресом</w:t>
      </w:r>
      <w:proofErr w:type="spellEnd"/>
      <w:r w:rsidRPr="00C115D8">
        <w:rPr>
          <w:rFonts w:ascii="Times New Roman" w:hAnsi="Times New Roman" w:cs="Times New Roman"/>
          <w:sz w:val="24"/>
          <w:szCs w:val="24"/>
        </w:rPr>
        <w:t xml:space="preserve"> (URL-адресом) программная система со стандартизированными интерфейсами.</w:t>
      </w:r>
    </w:p>
    <w:p w14:paraId="192E0EEC" w14:textId="77777777" w:rsidR="003F344F"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t xml:space="preserve"> </w:t>
      </w:r>
      <w:r w:rsidRPr="00C115D8">
        <w:rPr>
          <w:rFonts w:ascii="Times New Roman" w:hAnsi="Times New Roman" w:cs="Times New Roman"/>
          <w:sz w:val="24"/>
          <w:szCs w:val="24"/>
        </w:rPr>
        <w:br/>
        <w:t xml:space="preserve">8. Что такое клиент-сервер как вычислительная модель? </w:t>
      </w:r>
    </w:p>
    <w:p w14:paraId="56DAA56A" w14:textId="014F2DCE" w:rsidR="003F344F" w:rsidRPr="00C115D8" w:rsidRDefault="003F344F">
      <w:pPr>
        <w:rPr>
          <w:rFonts w:ascii="Times New Roman" w:hAnsi="Times New Roman" w:cs="Times New Roman"/>
          <w:sz w:val="24"/>
          <w:szCs w:val="24"/>
        </w:rPr>
      </w:pPr>
      <w:r w:rsidRPr="00C115D8">
        <w:rPr>
          <w:rFonts w:ascii="Times New Roman" w:hAnsi="Times New Roman" w:cs="Times New Roman"/>
          <w:sz w:val="24"/>
          <w:szCs w:val="24"/>
          <w:shd w:val="clear" w:color="auto" w:fill="FBFBFB"/>
        </w:rPr>
        <w:t xml:space="preserve">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клиент и сервер </w:t>
      </w:r>
      <w:proofErr w:type="gramStart"/>
      <w:r w:rsidRPr="00C115D8">
        <w:rPr>
          <w:rFonts w:ascii="Times New Roman" w:hAnsi="Times New Roman" w:cs="Times New Roman"/>
          <w:sz w:val="24"/>
          <w:szCs w:val="24"/>
          <w:shd w:val="clear" w:color="auto" w:fill="FBFBFB"/>
        </w:rPr>
        <w:t>- это программное обеспечение</w:t>
      </w:r>
      <w:proofErr w:type="gramEnd"/>
      <w:r w:rsidRPr="00C115D8">
        <w:rPr>
          <w:rFonts w:ascii="Times New Roman" w:hAnsi="Times New Roman" w:cs="Times New Roman"/>
          <w:sz w:val="24"/>
          <w:szCs w:val="24"/>
          <w:shd w:val="clear" w:color="auto" w:fill="FBFBFB"/>
        </w:rPr>
        <w:t>.</w:t>
      </w:r>
    </w:p>
    <w:p w14:paraId="533462BB" w14:textId="77777777" w:rsidR="008B438E" w:rsidRPr="00C115D8" w:rsidRDefault="005D6D4C">
      <w:pPr>
        <w:rPr>
          <w:rFonts w:ascii="Times New Roman" w:hAnsi="Times New Roman" w:cs="Times New Roman"/>
          <w:sz w:val="24"/>
          <w:szCs w:val="24"/>
        </w:rPr>
      </w:pPr>
      <w:r w:rsidRPr="00C115D8">
        <w:rPr>
          <w:rFonts w:ascii="Times New Roman" w:hAnsi="Times New Roman" w:cs="Times New Roman"/>
          <w:sz w:val="24"/>
          <w:szCs w:val="24"/>
        </w:rPr>
        <w:br/>
        <w:t xml:space="preserve">9. Из чего состоит модель клиент-сервера? Опишите ее компоненты. </w:t>
      </w:r>
    </w:p>
    <w:p w14:paraId="22D5ECAB" w14:textId="304BBE08" w:rsidR="008B438E" w:rsidRPr="00C115D8" w:rsidRDefault="008B438E" w:rsidP="008B438E">
      <w:pPr>
        <w:rPr>
          <w:rFonts w:ascii="Times New Roman" w:hAnsi="Times New Roman" w:cs="Times New Roman"/>
          <w:sz w:val="24"/>
          <w:szCs w:val="24"/>
          <w:lang w:val="ru-RU"/>
        </w:rPr>
      </w:pPr>
      <w:r w:rsidRPr="00C115D8">
        <w:rPr>
          <w:rFonts w:ascii="Times New Roman" w:hAnsi="Times New Roman" w:cs="Times New Roman"/>
          <w:sz w:val="24"/>
          <w:szCs w:val="24"/>
          <w:lang w:val="ru-RU"/>
        </w:rPr>
        <w:t>Клиент</w:t>
      </w:r>
      <w:r w:rsidRPr="00C115D8">
        <w:rPr>
          <w:rFonts w:ascii="Times New Roman" w:hAnsi="Times New Roman" w:cs="Times New Roman"/>
          <w:sz w:val="24"/>
          <w:szCs w:val="24"/>
        </w:rPr>
        <w:tab/>
      </w:r>
      <w:r w:rsidRPr="00C115D8">
        <w:rPr>
          <w:rFonts w:ascii="Times New Roman" w:hAnsi="Times New Roman" w:cs="Times New Roman"/>
          <w:sz w:val="24"/>
          <w:szCs w:val="24"/>
          <w:lang w:val="ru-RU"/>
        </w:rPr>
        <w:t>Сервер</w:t>
      </w:r>
      <w:r w:rsidRPr="00C115D8">
        <w:rPr>
          <w:rFonts w:ascii="Times New Roman" w:hAnsi="Times New Roman" w:cs="Times New Roman"/>
          <w:sz w:val="24"/>
          <w:szCs w:val="24"/>
          <w:lang w:val="ru-RU"/>
        </w:rPr>
        <w:tab/>
        <w:t>БД</w:t>
      </w:r>
    </w:p>
    <w:p w14:paraId="34BA7007" w14:textId="77777777" w:rsidR="005D6D4C" w:rsidRDefault="005D6D4C" w:rsidP="008B438E">
      <w:pPr>
        <w:rPr>
          <w:rFonts w:ascii="Times New Roman" w:hAnsi="Times New Roman" w:cs="Times New Roman"/>
          <w:sz w:val="24"/>
          <w:szCs w:val="24"/>
        </w:rPr>
      </w:pPr>
    </w:p>
    <w:p w14:paraId="1EAF23BD" w14:textId="47196813" w:rsidR="007248E0" w:rsidRPr="003832FB" w:rsidRDefault="005D6D4C" w:rsidP="008B438E">
      <w:pPr>
        <w:rPr>
          <w:rFonts w:ascii="Times New Roman" w:hAnsi="Times New Roman" w:cs="Times New Roman"/>
          <w:sz w:val="24"/>
          <w:szCs w:val="24"/>
        </w:rPr>
      </w:pPr>
      <w:r w:rsidRPr="003832FB">
        <w:rPr>
          <w:rFonts w:ascii="Times New Roman" w:hAnsi="Times New Roman" w:cs="Times New Roman"/>
          <w:sz w:val="24"/>
          <w:szCs w:val="24"/>
        </w:rPr>
        <w:lastRenderedPageBreak/>
        <w:t xml:space="preserve">10.Что такое архитектура клиент-сервер как модель? </w:t>
      </w:r>
    </w:p>
    <w:p w14:paraId="14C2F944"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t>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14:paraId="16E16818" w14:textId="77777777" w:rsidR="003832FB" w:rsidRDefault="003832FB" w:rsidP="003832FB">
      <w:pPr>
        <w:pStyle w:val="a6"/>
        <w:shd w:val="clear" w:color="auto" w:fill="FFFFFF"/>
        <w:spacing w:before="0" w:beforeAutospacing="0" w:after="0" w:afterAutospacing="0" w:line="432" w:lineRule="atLeast"/>
        <w:rPr>
          <w:rFonts w:ascii="Arial" w:hAnsi="Arial" w:cs="Arial"/>
          <w:color w:val="24292E"/>
        </w:rPr>
      </w:pPr>
      <w:r>
        <w:rPr>
          <w:rFonts w:ascii="Arial" w:hAnsi="Arial" w:cs="Arial"/>
          <w:color w:val="24292E"/>
        </w:rPr>
        <w:t>В архитектуре «Клиент-Сервер» несколько компьютеров-клиентов (удалённые системы) посылают запросы и получают услуги от централизованной служебной машины – </w:t>
      </w:r>
      <w:hyperlink r:id="rId6" w:history="1">
        <w:r>
          <w:rPr>
            <w:rStyle w:val="a8"/>
            <w:rFonts w:ascii="Arial" w:hAnsi="Arial" w:cs="Arial"/>
            <w:color w:val="24292E"/>
            <w:bdr w:val="none" w:sz="0" w:space="0" w:color="auto" w:frame="1"/>
          </w:rPr>
          <w:t>сервера</w:t>
        </w:r>
      </w:hyperlink>
      <w:r>
        <w:rPr>
          <w:rFonts w:ascii="Arial" w:hAnsi="Arial" w:cs="Arial"/>
          <w:color w:val="24292E"/>
        </w:rPr>
        <w:t> (</w:t>
      </w:r>
      <w:proofErr w:type="spellStart"/>
      <w:r>
        <w:rPr>
          <w:rFonts w:ascii="Arial" w:hAnsi="Arial" w:cs="Arial"/>
          <w:color w:val="24292E"/>
        </w:rPr>
        <w:t>server</w:t>
      </w:r>
      <w:proofErr w:type="spellEnd"/>
      <w:r>
        <w:rPr>
          <w:rFonts w:ascii="Arial" w:hAnsi="Arial" w:cs="Arial"/>
          <w:color w:val="24292E"/>
        </w:rPr>
        <w:t xml:space="preserve"> – англ. «официант, обслуга»), которая также может называться хост-системой (</w:t>
      </w:r>
      <w:proofErr w:type="spellStart"/>
      <w:r>
        <w:rPr>
          <w:rFonts w:ascii="Arial" w:hAnsi="Arial" w:cs="Arial"/>
          <w:color w:val="24292E"/>
        </w:rPr>
        <w:t>host</w:t>
      </w:r>
      <w:proofErr w:type="spellEnd"/>
      <w:r>
        <w:rPr>
          <w:rFonts w:ascii="Arial" w:hAnsi="Arial" w:cs="Arial"/>
          <w:color w:val="24292E"/>
        </w:rPr>
        <w:t xml:space="preserve"> </w:t>
      </w:r>
      <w:proofErr w:type="spellStart"/>
      <w:r>
        <w:rPr>
          <w:rFonts w:ascii="Arial" w:hAnsi="Arial" w:cs="Arial"/>
          <w:color w:val="24292E"/>
        </w:rPr>
        <w:t>system</w:t>
      </w:r>
      <w:proofErr w:type="spellEnd"/>
      <w:r>
        <w:rPr>
          <w:rFonts w:ascii="Arial" w:hAnsi="Arial" w:cs="Arial"/>
          <w:color w:val="24292E"/>
        </w:rPr>
        <w:t xml:space="preserve">, от </w:t>
      </w:r>
      <w:proofErr w:type="spellStart"/>
      <w:r>
        <w:rPr>
          <w:rFonts w:ascii="Arial" w:hAnsi="Arial" w:cs="Arial"/>
          <w:color w:val="24292E"/>
        </w:rPr>
        <w:t>host</w:t>
      </w:r>
      <w:proofErr w:type="spellEnd"/>
      <w:r>
        <w:rPr>
          <w:rFonts w:ascii="Arial" w:hAnsi="Arial" w:cs="Arial"/>
          <w:color w:val="24292E"/>
        </w:rPr>
        <w:t xml:space="preserve"> – англ. «хозяин», обычно гостиницы).</w:t>
      </w:r>
    </w:p>
    <w:p w14:paraId="606311A5"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t>Клиентская машина предоставляет пользователю т.н. «дружественный интерфейс» (</w:t>
      </w:r>
      <w:proofErr w:type="spellStart"/>
      <w:r>
        <w:rPr>
          <w:rFonts w:ascii="Arial" w:hAnsi="Arial" w:cs="Arial"/>
          <w:color w:val="24292E"/>
        </w:rPr>
        <w:t>user-friendly</w:t>
      </w:r>
      <w:proofErr w:type="spellEnd"/>
      <w:r>
        <w:rPr>
          <w:rFonts w:ascii="Arial" w:hAnsi="Arial" w:cs="Arial"/>
          <w:color w:val="24292E"/>
        </w:rPr>
        <w:t xml:space="preserve"> </w:t>
      </w:r>
      <w:proofErr w:type="spellStart"/>
      <w:r>
        <w:rPr>
          <w:rFonts w:ascii="Arial" w:hAnsi="Arial" w:cs="Arial"/>
          <w:color w:val="24292E"/>
        </w:rPr>
        <w:t>interface</w:t>
      </w:r>
      <w:proofErr w:type="spellEnd"/>
      <w:r>
        <w:rPr>
          <w:rFonts w:ascii="Arial" w:hAnsi="Arial" w:cs="Arial"/>
          <w:color w:val="24292E"/>
        </w:rPr>
        <w:t>), чтобы облегчить его взаимодействие с сервером.</w:t>
      </w:r>
    </w:p>
    <w:p w14:paraId="53A8D83B" w14:textId="13211BE1" w:rsidR="003832FB" w:rsidRDefault="003832FB" w:rsidP="003832FB">
      <w:pPr>
        <w:shd w:val="clear" w:color="auto" w:fill="F7F7F7"/>
        <w:jc w:val="center"/>
        <w:rPr>
          <w:color w:val="333333"/>
          <w:sz w:val="21"/>
          <w:szCs w:val="21"/>
        </w:rPr>
      </w:pPr>
      <w:r>
        <w:rPr>
          <w:noProof/>
          <w:color w:val="333333"/>
          <w:sz w:val="21"/>
          <w:szCs w:val="21"/>
        </w:rPr>
        <w:drawing>
          <wp:inline distT="0" distB="0" distL="0" distR="0" wp14:anchorId="24CE2DE2" wp14:editId="1A38E056">
            <wp:extent cx="3639074" cy="4191000"/>
            <wp:effectExtent l="0" t="0" r="0" b="0"/>
            <wp:docPr id="36" name="Рисунок 36" descr="Архитектура «Клиент-Сер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Клиент-Сервер»."/>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0999" cy="4193217"/>
                    </a:xfrm>
                    <a:prstGeom prst="rect">
                      <a:avLst/>
                    </a:prstGeom>
                    <a:noFill/>
                    <a:ln>
                      <a:noFill/>
                    </a:ln>
                  </pic:spPr>
                </pic:pic>
              </a:graphicData>
            </a:graphic>
          </wp:inline>
        </w:drawing>
      </w:r>
    </w:p>
    <w:p w14:paraId="1178D66A" w14:textId="6F688F30" w:rsidR="007248E0" w:rsidRPr="00C115D8" w:rsidRDefault="007248E0">
      <w:pPr>
        <w:rPr>
          <w:rFonts w:ascii="Times New Roman" w:hAnsi="Times New Roman" w:cs="Times New Roman"/>
          <w:sz w:val="24"/>
          <w:szCs w:val="24"/>
        </w:rPr>
      </w:pPr>
    </w:p>
    <w:p w14:paraId="76ACBBF3" w14:textId="77777777" w:rsidR="007248E0"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11.Перечислите достоинства клиент-серверной архитектуры. </w:t>
      </w:r>
    </w:p>
    <w:p w14:paraId="7F973713" w14:textId="77777777" w:rsidR="007248E0" w:rsidRPr="00C115D8" w:rsidRDefault="007248E0" w:rsidP="008B438E">
      <w:pPr>
        <w:rPr>
          <w:rFonts w:ascii="Times New Roman" w:hAnsi="Times New Roman" w:cs="Times New Roman"/>
          <w:i/>
          <w:iCs/>
          <w:sz w:val="24"/>
          <w:szCs w:val="24"/>
        </w:rPr>
      </w:pPr>
      <w:r w:rsidRPr="00C115D8">
        <w:rPr>
          <w:rFonts w:ascii="Times New Roman" w:hAnsi="Times New Roman" w:cs="Times New Roman"/>
          <w:i/>
          <w:iCs/>
          <w:sz w:val="24"/>
          <w:szCs w:val="24"/>
        </w:rPr>
        <w:t xml:space="preserve">основная нагрузка ложится на сервер </w:t>
      </w:r>
    </w:p>
    <w:p w14:paraId="22B194E7" w14:textId="77777777" w:rsidR="007248E0" w:rsidRPr="00C115D8" w:rsidRDefault="007248E0" w:rsidP="008B438E">
      <w:pPr>
        <w:rPr>
          <w:rFonts w:ascii="Times New Roman" w:hAnsi="Times New Roman" w:cs="Times New Roman"/>
          <w:i/>
          <w:iCs/>
          <w:sz w:val="24"/>
          <w:szCs w:val="24"/>
        </w:rPr>
      </w:pPr>
      <w:r w:rsidRPr="00C115D8">
        <w:rPr>
          <w:rFonts w:ascii="Times New Roman" w:hAnsi="Times New Roman" w:cs="Times New Roman"/>
          <w:i/>
          <w:iCs/>
          <w:sz w:val="24"/>
          <w:szCs w:val="24"/>
        </w:rPr>
        <w:t xml:space="preserve">разграничение доступа к данным разграничение полномочий между клиентом и сервером </w:t>
      </w:r>
    </w:p>
    <w:p w14:paraId="06D93F56" w14:textId="6728C8F0" w:rsidR="007248E0" w:rsidRPr="00C115D8" w:rsidRDefault="007248E0" w:rsidP="008B438E">
      <w:pPr>
        <w:rPr>
          <w:rFonts w:ascii="Times New Roman" w:hAnsi="Times New Roman" w:cs="Times New Roman"/>
          <w:i/>
          <w:iCs/>
          <w:sz w:val="24"/>
          <w:szCs w:val="24"/>
        </w:rPr>
      </w:pPr>
      <w:r w:rsidRPr="00C115D8">
        <w:rPr>
          <w:rFonts w:ascii="Times New Roman" w:hAnsi="Times New Roman" w:cs="Times New Roman"/>
          <w:i/>
          <w:iCs/>
          <w:sz w:val="24"/>
          <w:szCs w:val="24"/>
        </w:rPr>
        <w:t>кроссплатформенность реализаций клиента</w:t>
      </w:r>
    </w:p>
    <w:p w14:paraId="547526C2" w14:textId="5BB34134" w:rsidR="007248E0"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12.Перечислите недостатки клиент-серверной архитектуры. </w:t>
      </w:r>
    </w:p>
    <w:p w14:paraId="438A6746" w14:textId="77777777" w:rsidR="007248E0" w:rsidRPr="00C115D8" w:rsidRDefault="007248E0" w:rsidP="008B438E">
      <w:pPr>
        <w:rPr>
          <w:rFonts w:ascii="Times New Roman" w:hAnsi="Times New Roman" w:cs="Times New Roman"/>
          <w:i/>
          <w:iCs/>
          <w:sz w:val="24"/>
          <w:szCs w:val="24"/>
        </w:rPr>
      </w:pPr>
      <w:r w:rsidRPr="00C115D8">
        <w:rPr>
          <w:rFonts w:ascii="Times New Roman" w:hAnsi="Times New Roman" w:cs="Times New Roman"/>
          <w:i/>
          <w:iCs/>
          <w:sz w:val="24"/>
          <w:szCs w:val="24"/>
        </w:rPr>
        <w:t xml:space="preserve">неработоспособность сервера может сделать неработоспособной всю информационную систему </w:t>
      </w:r>
    </w:p>
    <w:p w14:paraId="7987B358" w14:textId="77777777" w:rsidR="007248E0" w:rsidRPr="00C115D8" w:rsidRDefault="007248E0" w:rsidP="008B438E">
      <w:pPr>
        <w:rPr>
          <w:rFonts w:ascii="Times New Roman" w:hAnsi="Times New Roman" w:cs="Times New Roman"/>
          <w:i/>
          <w:iCs/>
          <w:sz w:val="24"/>
          <w:szCs w:val="24"/>
          <w:lang w:val="ru-RU"/>
        </w:rPr>
      </w:pPr>
      <w:r w:rsidRPr="00C115D8">
        <w:rPr>
          <w:rFonts w:ascii="Times New Roman" w:hAnsi="Times New Roman" w:cs="Times New Roman"/>
          <w:i/>
          <w:iCs/>
          <w:sz w:val="24"/>
          <w:szCs w:val="24"/>
        </w:rPr>
        <w:t>поддержка работы данной системы требует отдельного специалиста</w:t>
      </w:r>
      <w:r w:rsidRPr="00C115D8">
        <w:rPr>
          <w:rFonts w:ascii="Times New Roman" w:hAnsi="Times New Roman" w:cs="Times New Roman"/>
          <w:i/>
          <w:iCs/>
          <w:sz w:val="24"/>
          <w:szCs w:val="24"/>
          <w:lang w:val="ru-RU"/>
        </w:rPr>
        <w:t xml:space="preserve"> </w:t>
      </w:r>
    </w:p>
    <w:p w14:paraId="4C09E5C5" w14:textId="2FA8CB30" w:rsidR="007248E0" w:rsidRPr="00C115D8" w:rsidRDefault="007248E0" w:rsidP="008B438E">
      <w:pPr>
        <w:rPr>
          <w:rFonts w:ascii="Times New Roman" w:hAnsi="Times New Roman" w:cs="Times New Roman"/>
          <w:i/>
          <w:iCs/>
          <w:sz w:val="24"/>
          <w:szCs w:val="24"/>
          <w:lang w:val="ru-RU"/>
        </w:rPr>
      </w:pPr>
      <w:r w:rsidRPr="00C115D8">
        <w:rPr>
          <w:rFonts w:ascii="Times New Roman" w:hAnsi="Times New Roman" w:cs="Times New Roman"/>
          <w:i/>
          <w:iCs/>
          <w:sz w:val="24"/>
          <w:szCs w:val="24"/>
        </w:rPr>
        <w:t>высокая стоимость серверного оборудования</w:t>
      </w:r>
    </w:p>
    <w:p w14:paraId="0EE55DAF" w14:textId="77777777" w:rsidR="007248E0"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13.Что такое веб-приложение и из каких основных компонентов состоит? </w:t>
      </w:r>
    </w:p>
    <w:p w14:paraId="53A38789" w14:textId="77777777" w:rsidR="007248E0" w:rsidRPr="00C115D8" w:rsidRDefault="007248E0" w:rsidP="007248E0">
      <w:pPr>
        <w:jc w:val="both"/>
        <w:rPr>
          <w:rFonts w:ascii="Times New Roman" w:hAnsi="Times New Roman" w:cs="Times New Roman"/>
          <w:sz w:val="24"/>
          <w:szCs w:val="24"/>
          <w:shd w:val="clear" w:color="auto" w:fill="FFFFFF"/>
        </w:rPr>
      </w:pPr>
      <w:r w:rsidRPr="00C115D8">
        <w:rPr>
          <w:rFonts w:ascii="Times New Roman" w:hAnsi="Times New Roman" w:cs="Times New Roman"/>
          <w:b/>
          <w:bCs/>
          <w:sz w:val="24"/>
          <w:szCs w:val="24"/>
          <w:shd w:val="clear" w:color="auto" w:fill="FFFFFF"/>
        </w:rPr>
        <w:t>Веб</w:t>
      </w:r>
      <w:r w:rsidRPr="00C115D8">
        <w:rPr>
          <w:rFonts w:ascii="Times New Roman" w:hAnsi="Times New Roman" w:cs="Times New Roman"/>
          <w:sz w:val="24"/>
          <w:szCs w:val="24"/>
          <w:shd w:val="clear" w:color="auto" w:fill="FFFFFF"/>
        </w:rPr>
        <w:t>-</w:t>
      </w:r>
      <w:r w:rsidRPr="00C115D8">
        <w:rPr>
          <w:rFonts w:ascii="Times New Roman" w:hAnsi="Times New Roman" w:cs="Times New Roman"/>
          <w:b/>
          <w:bCs/>
          <w:sz w:val="24"/>
          <w:szCs w:val="24"/>
          <w:shd w:val="clear" w:color="auto" w:fill="FFFFFF"/>
        </w:rPr>
        <w:t>приложение</w:t>
      </w:r>
      <w:r w:rsidRPr="00C115D8">
        <w:rPr>
          <w:rFonts w:ascii="Times New Roman" w:hAnsi="Times New Roman" w:cs="Times New Roman"/>
          <w:sz w:val="24"/>
          <w:szCs w:val="24"/>
          <w:shd w:val="clear" w:color="auto" w:fill="FFFFFF"/>
        </w:rPr>
        <w:t> — клиент-серверное приложение, в котором клиент взаимодействует с веб-сервером при помощи браузера. Логика </w:t>
      </w:r>
      <w:r w:rsidRPr="00C115D8">
        <w:rPr>
          <w:rFonts w:ascii="Times New Roman" w:hAnsi="Times New Roman" w:cs="Times New Roman"/>
          <w:b/>
          <w:bCs/>
          <w:sz w:val="24"/>
          <w:szCs w:val="24"/>
          <w:shd w:val="clear" w:color="auto" w:fill="FFFFFF"/>
        </w:rPr>
        <w:t>веб</w:t>
      </w:r>
      <w:r w:rsidRPr="00C115D8">
        <w:rPr>
          <w:rFonts w:ascii="Times New Roman" w:hAnsi="Times New Roman" w:cs="Times New Roman"/>
          <w:sz w:val="24"/>
          <w:szCs w:val="24"/>
          <w:shd w:val="clear" w:color="auto" w:fill="FFFFFF"/>
        </w:rPr>
        <w:t>-</w:t>
      </w:r>
      <w:r w:rsidRPr="00C115D8">
        <w:rPr>
          <w:rFonts w:ascii="Times New Roman" w:hAnsi="Times New Roman" w:cs="Times New Roman"/>
          <w:b/>
          <w:bCs/>
          <w:sz w:val="24"/>
          <w:szCs w:val="24"/>
          <w:shd w:val="clear" w:color="auto" w:fill="FFFFFF"/>
        </w:rPr>
        <w:t>приложения</w:t>
      </w:r>
      <w:r w:rsidRPr="00C115D8">
        <w:rPr>
          <w:rFonts w:ascii="Times New Roman" w:hAnsi="Times New Roman" w:cs="Times New Roman"/>
          <w:sz w:val="24"/>
          <w:szCs w:val="24"/>
          <w:shd w:val="clear" w:color="auto" w:fill="FFFFFF"/>
        </w:rPr>
        <w:t> распределена между сервером и клиентом, хранение данных осуществляется, преимущественно, на сервере, обмен информацией происходит по сети.</w:t>
      </w:r>
    </w:p>
    <w:p w14:paraId="3BC2BC94" w14:textId="77777777"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14.Опишите существующие клиент-серверные конфигурации архитектуры. </w:t>
      </w:r>
    </w:p>
    <w:p w14:paraId="2545CD9B"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Двухзвенная архитектура </w:t>
      </w:r>
      <w:r w:rsidRPr="00122BD5">
        <w:rPr>
          <w:rFonts w:ascii="Times New Roman" w:eastAsia="Times New Roman" w:hAnsi="Times New Roman" w:cs="Times New Roman"/>
          <w:spacing w:val="3"/>
          <w:sz w:val="24"/>
          <w:szCs w:val="24"/>
          <w:lang w:val="ru-RU"/>
        </w:rPr>
        <w:t>- распределение трех базовых компонентов между двумя узлами (клиентом и сервером). Двухзвенная архитектура используется в клиент-серверных системах, где сервер отвечает на клиентские запросы напрямую и в полном объеме.</w:t>
      </w:r>
    </w:p>
    <w:p w14:paraId="01ED8C07" w14:textId="27082195"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C115D8">
        <w:rPr>
          <w:rFonts w:ascii="Times New Roman" w:eastAsia="Times New Roman" w:hAnsi="Times New Roman" w:cs="Times New Roman"/>
          <w:noProof/>
          <w:spacing w:val="3"/>
          <w:sz w:val="24"/>
          <w:szCs w:val="24"/>
          <w:lang w:val="ru-RU"/>
        </w:rPr>
        <w:drawing>
          <wp:inline distT="0" distB="0" distL="0" distR="0" wp14:anchorId="2EA2E7CC" wp14:editId="32BD663E">
            <wp:extent cx="4695825" cy="33623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3362325"/>
                    </a:xfrm>
                    <a:prstGeom prst="rect">
                      <a:avLst/>
                    </a:prstGeom>
                    <a:noFill/>
                    <a:ln>
                      <a:noFill/>
                    </a:ln>
                  </pic:spPr>
                </pic:pic>
              </a:graphicData>
            </a:graphic>
          </wp:inline>
        </w:drawing>
      </w:r>
    </w:p>
    <w:p w14:paraId="11219E6B"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Расположение компонентов на стороне клиента или сервера определяет следующие основные модели их взаимодействия в рамках двухзвенной архитектуры:</w:t>
      </w:r>
    </w:p>
    <w:p w14:paraId="51C7395A" w14:textId="77777777" w:rsidR="00122BD5" w:rsidRPr="00122BD5" w:rsidRDefault="00122BD5" w:rsidP="00122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lastRenderedPageBreak/>
        <w:t>Сервер терминалов </w:t>
      </w:r>
      <w:r w:rsidRPr="00122BD5">
        <w:rPr>
          <w:rFonts w:ascii="Times New Roman" w:eastAsia="Times New Roman" w:hAnsi="Times New Roman" w:cs="Times New Roman"/>
          <w:spacing w:val="3"/>
          <w:sz w:val="24"/>
          <w:szCs w:val="24"/>
          <w:lang w:val="ru-RU"/>
        </w:rPr>
        <w:t>— распределенное представление данных.</w:t>
      </w:r>
    </w:p>
    <w:p w14:paraId="62F0114D" w14:textId="77777777" w:rsidR="00122BD5" w:rsidRPr="00122BD5" w:rsidRDefault="00122BD5" w:rsidP="00122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Файл-сервер </w:t>
      </w:r>
      <w:r w:rsidRPr="00122BD5">
        <w:rPr>
          <w:rFonts w:ascii="Times New Roman" w:eastAsia="Times New Roman" w:hAnsi="Times New Roman" w:cs="Times New Roman"/>
          <w:spacing w:val="3"/>
          <w:sz w:val="24"/>
          <w:szCs w:val="24"/>
          <w:lang w:val="ru-RU"/>
        </w:rPr>
        <w:t>— доступ к удаленной базе данных и файловым ресурсам.</w:t>
      </w:r>
    </w:p>
    <w:p w14:paraId="2ED4AE7C" w14:textId="77777777" w:rsidR="00122BD5" w:rsidRPr="00122BD5" w:rsidRDefault="00122BD5" w:rsidP="00122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Сервер БД </w:t>
      </w:r>
      <w:r w:rsidRPr="00122BD5">
        <w:rPr>
          <w:rFonts w:ascii="Times New Roman" w:eastAsia="Times New Roman" w:hAnsi="Times New Roman" w:cs="Times New Roman"/>
          <w:spacing w:val="3"/>
          <w:sz w:val="24"/>
          <w:szCs w:val="24"/>
          <w:lang w:val="ru-RU"/>
        </w:rPr>
        <w:t>— удаленное представление данных.</w:t>
      </w:r>
    </w:p>
    <w:p w14:paraId="30369A06" w14:textId="77777777" w:rsidR="00122BD5" w:rsidRPr="00122BD5" w:rsidRDefault="00122BD5" w:rsidP="00122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Сервер приложений </w:t>
      </w:r>
      <w:r w:rsidRPr="00122BD5">
        <w:rPr>
          <w:rFonts w:ascii="Times New Roman" w:eastAsia="Times New Roman" w:hAnsi="Times New Roman" w:cs="Times New Roman"/>
          <w:spacing w:val="3"/>
          <w:sz w:val="24"/>
          <w:szCs w:val="24"/>
          <w:lang w:val="ru-RU"/>
        </w:rPr>
        <w:t>— удаленное приложение.</w:t>
      </w:r>
    </w:p>
    <w:p w14:paraId="39BF9CE4"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Клиент</w:t>
      </w:r>
      <w:r w:rsidRPr="00122BD5">
        <w:rPr>
          <w:rFonts w:ascii="Times New Roman" w:eastAsia="Times New Roman" w:hAnsi="Times New Roman" w:cs="Times New Roman"/>
          <w:spacing w:val="3"/>
          <w:sz w:val="24"/>
          <w:szCs w:val="24"/>
          <w:lang w:val="ru-RU"/>
        </w:rPr>
        <w:t> – это браузер, но встречаются и исключения (в тех случаях, когда один веб-сервер (ВС1) выполняет запрос к другому (ВС2), роль клиента играет веб-сервер ВС1). В классической ситуации (когда роль клиента выполняет браузер) для того, чтобы пользователь увидел графический интерфейс приложения в окне браузера, последний должен обработать полученный ответ веб-сервера, в котором будет содержаться информация, реализованная с применением HTML, CSS, JS (самые используемые технологии). Именно эти технологии «дают понять» браузеру, как именно необходимо «отрисовать» все, что он получил в ответе.</w:t>
      </w:r>
    </w:p>
    <w:p w14:paraId="06F29FF6"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Веб-сервер </w:t>
      </w:r>
      <w:r w:rsidRPr="00122BD5">
        <w:rPr>
          <w:rFonts w:ascii="Times New Roman" w:eastAsia="Times New Roman" w:hAnsi="Times New Roman" w:cs="Times New Roman"/>
          <w:spacing w:val="3"/>
          <w:sz w:val="24"/>
          <w:szCs w:val="24"/>
          <w:lang w:val="ru-RU"/>
        </w:rPr>
        <w:t>– это сервер, принимающий HTTP-запросы от клиентов и выдающий им HTTP-ответы. Веб-сервером называют как программное обеспечение, выполняющее функции веб-сервера, так и непосредственно компьютер, на котором это программное обеспечение работает. Наиболее распространенными видами ПО веб-серверов являются Apache, IIS и NGINX. На веб-сервере функционирует тестируемое приложение, которое может быть реализовано с применением самых разнообразных языков программирования: PHP, Python, Ruby, Java, Perl и пр.</w:t>
      </w:r>
    </w:p>
    <w:p w14:paraId="24EF5EA2"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База данных </w:t>
      </w:r>
      <w:r w:rsidRPr="00122BD5">
        <w:rPr>
          <w:rFonts w:ascii="Times New Roman" w:eastAsia="Times New Roman" w:hAnsi="Times New Roman" w:cs="Times New Roman"/>
          <w:spacing w:val="3"/>
          <w:sz w:val="24"/>
          <w:szCs w:val="24"/>
          <w:lang w:val="ru-RU"/>
        </w:rPr>
        <w:t xml:space="preserve">фактически не является частью веб-сервера, но большинство приложений просто не могут выполнять все возложенные на них функции без нее, так как именно в базе данных хранится вся динамическая информация приложения (учетные, пользовательские данные и </w:t>
      </w:r>
      <w:proofErr w:type="spellStart"/>
      <w:r w:rsidRPr="00122BD5">
        <w:rPr>
          <w:rFonts w:ascii="Times New Roman" w:eastAsia="Times New Roman" w:hAnsi="Times New Roman" w:cs="Times New Roman"/>
          <w:spacing w:val="3"/>
          <w:sz w:val="24"/>
          <w:szCs w:val="24"/>
          <w:lang w:val="ru-RU"/>
        </w:rPr>
        <w:t>пр</w:t>
      </w:r>
      <w:proofErr w:type="spellEnd"/>
      <w:r w:rsidRPr="00122BD5">
        <w:rPr>
          <w:rFonts w:ascii="Times New Roman" w:eastAsia="Times New Roman" w:hAnsi="Times New Roman" w:cs="Times New Roman"/>
          <w:spacing w:val="3"/>
          <w:sz w:val="24"/>
          <w:szCs w:val="24"/>
          <w:lang w:val="ru-RU"/>
        </w:rPr>
        <w:t>).</w:t>
      </w:r>
    </w:p>
    <w:p w14:paraId="0E0E4485"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База данных </w:t>
      </w:r>
      <w:proofErr w:type="gramStart"/>
      <w:r w:rsidRPr="00122BD5">
        <w:rPr>
          <w:rFonts w:ascii="Times New Roman" w:eastAsia="Times New Roman" w:hAnsi="Times New Roman" w:cs="Times New Roman"/>
          <w:spacing w:val="3"/>
          <w:sz w:val="24"/>
          <w:szCs w:val="24"/>
          <w:lang w:val="ru-RU"/>
        </w:rPr>
        <w:t>- это</w:t>
      </w:r>
      <w:proofErr w:type="gramEnd"/>
      <w:r w:rsidRPr="00122BD5">
        <w:rPr>
          <w:rFonts w:ascii="Times New Roman" w:eastAsia="Times New Roman" w:hAnsi="Times New Roman" w:cs="Times New Roman"/>
          <w:spacing w:val="3"/>
          <w:sz w:val="24"/>
          <w:szCs w:val="24"/>
          <w:lang w:val="ru-RU"/>
        </w:rPr>
        <w:t xml:space="preserve"> информационная модель, позволяющая упорядоченно хранить данные об объекте или группе объектов, обладающих набором свойств, которые можно </w:t>
      </w:r>
      <w:proofErr w:type="spellStart"/>
      <w:r w:rsidRPr="00122BD5">
        <w:rPr>
          <w:rFonts w:ascii="Times New Roman" w:eastAsia="Times New Roman" w:hAnsi="Times New Roman" w:cs="Times New Roman"/>
          <w:spacing w:val="3"/>
          <w:sz w:val="24"/>
          <w:szCs w:val="24"/>
          <w:lang w:val="ru-RU"/>
        </w:rPr>
        <w:t>категоризировать</w:t>
      </w:r>
      <w:proofErr w:type="spellEnd"/>
      <w:r w:rsidRPr="00122BD5">
        <w:rPr>
          <w:rFonts w:ascii="Times New Roman" w:eastAsia="Times New Roman" w:hAnsi="Times New Roman" w:cs="Times New Roman"/>
          <w:spacing w:val="3"/>
          <w:sz w:val="24"/>
          <w:szCs w:val="24"/>
          <w:lang w:val="ru-RU"/>
        </w:rPr>
        <w:t xml:space="preserve">. Базы данных функционируют под управлением так называемых систем управления базами данных (далее – СУБД). Самыми популярными СУБД являются MySQL, MS SQL Server, </w:t>
      </w:r>
      <w:proofErr w:type="spellStart"/>
      <w:r w:rsidRPr="00122BD5">
        <w:rPr>
          <w:rFonts w:ascii="Times New Roman" w:eastAsia="Times New Roman" w:hAnsi="Times New Roman" w:cs="Times New Roman"/>
          <w:spacing w:val="3"/>
          <w:sz w:val="24"/>
          <w:szCs w:val="24"/>
          <w:lang w:val="ru-RU"/>
        </w:rPr>
        <w:t>PostgreSQL</w:t>
      </w:r>
      <w:proofErr w:type="spellEnd"/>
      <w:r w:rsidRPr="00122BD5">
        <w:rPr>
          <w:rFonts w:ascii="Times New Roman" w:eastAsia="Times New Roman" w:hAnsi="Times New Roman" w:cs="Times New Roman"/>
          <w:spacing w:val="3"/>
          <w:sz w:val="24"/>
          <w:szCs w:val="24"/>
          <w:lang w:val="ru-RU"/>
        </w:rPr>
        <w:t>, Oracle (все – клиент-серверные).</w:t>
      </w:r>
    </w:p>
    <w:p w14:paraId="546769B9"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b/>
          <w:bCs/>
          <w:spacing w:val="3"/>
          <w:sz w:val="24"/>
          <w:szCs w:val="24"/>
          <w:lang w:val="ru-RU"/>
        </w:rPr>
        <w:t>Трехзвенная архитектура - </w:t>
      </w:r>
      <w:r w:rsidRPr="00122BD5">
        <w:rPr>
          <w:rFonts w:ascii="Times New Roman" w:eastAsia="Times New Roman" w:hAnsi="Times New Roman" w:cs="Times New Roman"/>
          <w:spacing w:val="3"/>
          <w:sz w:val="24"/>
          <w:szCs w:val="24"/>
          <w:lang w:val="ru-RU"/>
        </w:rPr>
        <w:t>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w:t>
      </w:r>
    </w:p>
    <w:p w14:paraId="1E4FBC05"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Третьим звеном в трехзвенной архитектуре становится сервер приложений, т.е. компоненты распределяются следующим образом:</w:t>
      </w:r>
    </w:p>
    <w:p w14:paraId="73ECCF2D" w14:textId="77777777" w:rsidR="00122BD5" w:rsidRPr="00122BD5" w:rsidRDefault="00122BD5" w:rsidP="00122BD5">
      <w:pPr>
        <w:numPr>
          <w:ilvl w:val="0"/>
          <w:numId w:val="2"/>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Представление данных — на стороне клиента.</w:t>
      </w:r>
    </w:p>
    <w:p w14:paraId="5ED4D680" w14:textId="77777777" w:rsidR="00122BD5" w:rsidRPr="00122BD5" w:rsidRDefault="00122BD5" w:rsidP="00122BD5">
      <w:pPr>
        <w:numPr>
          <w:ilvl w:val="0"/>
          <w:numId w:val="2"/>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Прикладной компонент — на выделенном сервере приложений (как вариант, выполняющем функции промежуточного ПО).</w:t>
      </w:r>
    </w:p>
    <w:p w14:paraId="2635CEBC" w14:textId="77777777" w:rsidR="00122BD5" w:rsidRPr="00122BD5" w:rsidRDefault="00122BD5" w:rsidP="00122BD5">
      <w:pPr>
        <w:numPr>
          <w:ilvl w:val="0"/>
          <w:numId w:val="2"/>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Управление ресурсами — на сервере БД, который и представляет запрашиваемые данные.</w:t>
      </w:r>
    </w:p>
    <w:p w14:paraId="7948BACA" w14:textId="109DBBEC"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C115D8">
        <w:rPr>
          <w:rFonts w:ascii="Times New Roman" w:eastAsia="Times New Roman" w:hAnsi="Times New Roman" w:cs="Times New Roman"/>
          <w:noProof/>
          <w:spacing w:val="3"/>
          <w:sz w:val="24"/>
          <w:szCs w:val="24"/>
          <w:lang w:val="ru-RU"/>
        </w:rPr>
        <w:lastRenderedPageBreak/>
        <w:drawing>
          <wp:inline distT="0" distB="0" distL="0" distR="0" wp14:anchorId="3AA3590C" wp14:editId="7B769E24">
            <wp:extent cx="5733415" cy="253365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533650"/>
                    </a:xfrm>
                    <a:prstGeom prst="rect">
                      <a:avLst/>
                    </a:prstGeom>
                    <a:noFill/>
                    <a:ln>
                      <a:noFill/>
                    </a:ln>
                  </pic:spPr>
                </pic:pic>
              </a:graphicData>
            </a:graphic>
          </wp:inline>
        </w:drawing>
      </w:r>
      <w:r w:rsidRPr="00122BD5">
        <w:rPr>
          <w:rFonts w:ascii="Times New Roman" w:eastAsia="Times New Roman" w:hAnsi="Times New Roman" w:cs="Times New Roman"/>
          <w:spacing w:val="3"/>
          <w:sz w:val="24"/>
          <w:szCs w:val="24"/>
          <w:lang w:val="ru-RU"/>
        </w:rPr>
        <w:br/>
        <w:t>Трехзвенная архитектура может быть расширена до </w:t>
      </w:r>
      <w:r w:rsidRPr="00122BD5">
        <w:rPr>
          <w:rFonts w:ascii="Times New Roman" w:eastAsia="Times New Roman" w:hAnsi="Times New Roman" w:cs="Times New Roman"/>
          <w:b/>
          <w:bCs/>
          <w:spacing w:val="3"/>
          <w:sz w:val="24"/>
          <w:szCs w:val="24"/>
          <w:lang w:val="ru-RU"/>
        </w:rPr>
        <w:t>многозвенной (N-</w:t>
      </w:r>
      <w:proofErr w:type="spellStart"/>
      <w:r w:rsidRPr="00122BD5">
        <w:rPr>
          <w:rFonts w:ascii="Times New Roman" w:eastAsia="Times New Roman" w:hAnsi="Times New Roman" w:cs="Times New Roman"/>
          <w:b/>
          <w:bCs/>
          <w:spacing w:val="3"/>
          <w:sz w:val="24"/>
          <w:szCs w:val="24"/>
          <w:lang w:val="ru-RU"/>
        </w:rPr>
        <w:t>tier</w:t>
      </w:r>
      <w:proofErr w:type="spellEnd"/>
      <w:r w:rsidRPr="00122BD5">
        <w:rPr>
          <w:rFonts w:ascii="Times New Roman" w:eastAsia="Times New Roman" w:hAnsi="Times New Roman" w:cs="Times New Roman"/>
          <w:b/>
          <w:bCs/>
          <w:spacing w:val="3"/>
          <w:sz w:val="24"/>
          <w:szCs w:val="24"/>
          <w:lang w:val="ru-RU"/>
        </w:rPr>
        <w:t>, Multi-</w:t>
      </w:r>
      <w:proofErr w:type="spellStart"/>
      <w:r w:rsidRPr="00122BD5">
        <w:rPr>
          <w:rFonts w:ascii="Times New Roman" w:eastAsia="Times New Roman" w:hAnsi="Times New Roman" w:cs="Times New Roman"/>
          <w:b/>
          <w:bCs/>
          <w:spacing w:val="3"/>
          <w:sz w:val="24"/>
          <w:szCs w:val="24"/>
          <w:lang w:val="ru-RU"/>
        </w:rPr>
        <w:t>tier</w:t>
      </w:r>
      <w:proofErr w:type="spellEnd"/>
      <w:r w:rsidRPr="00122BD5">
        <w:rPr>
          <w:rFonts w:ascii="Times New Roman" w:eastAsia="Times New Roman" w:hAnsi="Times New Roman" w:cs="Times New Roman"/>
          <w:b/>
          <w:bCs/>
          <w:spacing w:val="3"/>
          <w:sz w:val="24"/>
          <w:szCs w:val="24"/>
          <w:lang w:val="ru-RU"/>
        </w:rPr>
        <w:t>) </w:t>
      </w:r>
      <w:r w:rsidRPr="00122BD5">
        <w:rPr>
          <w:rFonts w:ascii="Times New Roman" w:eastAsia="Times New Roman" w:hAnsi="Times New Roman" w:cs="Times New Roman"/>
          <w:spacing w:val="3"/>
          <w:sz w:val="24"/>
          <w:szCs w:val="24"/>
          <w:lang w:val="ru-RU"/>
        </w:rPr>
        <w:t>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14:paraId="7632D5EF" w14:textId="330025A6"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C115D8">
        <w:rPr>
          <w:rFonts w:ascii="Times New Roman" w:eastAsia="Times New Roman" w:hAnsi="Times New Roman" w:cs="Times New Roman"/>
          <w:noProof/>
          <w:spacing w:val="3"/>
          <w:sz w:val="24"/>
          <w:szCs w:val="24"/>
          <w:lang w:val="ru-RU"/>
        </w:rPr>
        <w:drawing>
          <wp:inline distT="0" distB="0" distL="0" distR="0" wp14:anchorId="279BF654" wp14:editId="3D6DA92E">
            <wp:extent cx="5733415" cy="467423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74235"/>
                    </a:xfrm>
                    <a:prstGeom prst="rect">
                      <a:avLst/>
                    </a:prstGeom>
                    <a:noFill/>
                    <a:ln>
                      <a:noFill/>
                    </a:ln>
                  </pic:spPr>
                </pic:pic>
              </a:graphicData>
            </a:graphic>
          </wp:inline>
        </w:drawing>
      </w:r>
    </w:p>
    <w:p w14:paraId="17462A16"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14:paraId="79C955FF" w14:textId="77777777" w:rsidR="00122BD5" w:rsidRPr="00122BD5" w:rsidRDefault="00122BD5" w:rsidP="00122BD5">
      <w:pPr>
        <w:shd w:val="clear" w:color="auto" w:fill="FFFFFF"/>
        <w:spacing w:after="204"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lastRenderedPageBreak/>
        <w:t xml:space="preserve">Трехзвенная архитектура сложнее, </w:t>
      </w:r>
      <w:proofErr w:type="gramStart"/>
      <w:r w:rsidRPr="00122BD5">
        <w:rPr>
          <w:rFonts w:ascii="Times New Roman" w:eastAsia="Times New Roman" w:hAnsi="Times New Roman" w:cs="Times New Roman"/>
          <w:spacing w:val="3"/>
          <w:sz w:val="24"/>
          <w:szCs w:val="24"/>
          <w:lang w:val="ru-RU"/>
        </w:rPr>
        <w:t>но, благодаря тому, что</w:t>
      </w:r>
      <w:proofErr w:type="gramEnd"/>
      <w:r w:rsidRPr="00122BD5">
        <w:rPr>
          <w:rFonts w:ascii="Times New Roman" w:eastAsia="Times New Roman" w:hAnsi="Times New Roman" w:cs="Times New Roman"/>
          <w:spacing w:val="3"/>
          <w:sz w:val="24"/>
          <w:szCs w:val="24"/>
          <w:lang w:val="ru-RU"/>
        </w:rPr>
        <w:t xml:space="preserve"> функции распределены между серверами второго и третьего уровня, эта архитектура предоставляет:</w:t>
      </w:r>
    </w:p>
    <w:p w14:paraId="3BF506D5" w14:textId="77777777" w:rsidR="00122BD5" w:rsidRPr="00122BD5" w:rsidRDefault="00122BD5" w:rsidP="00122BD5">
      <w:pPr>
        <w:numPr>
          <w:ilvl w:val="0"/>
          <w:numId w:val="3"/>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Высокую степень гибкости и масштабируемости.</w:t>
      </w:r>
    </w:p>
    <w:p w14:paraId="4213E222" w14:textId="77777777" w:rsidR="00122BD5" w:rsidRPr="00122BD5" w:rsidRDefault="00122BD5" w:rsidP="00122BD5">
      <w:pPr>
        <w:numPr>
          <w:ilvl w:val="0"/>
          <w:numId w:val="3"/>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Высокую безопасность (т.к. защиту можно определить для каждого сервиса или уровня).</w:t>
      </w:r>
    </w:p>
    <w:p w14:paraId="0FD71A81" w14:textId="13030BED" w:rsidR="00122BD5" w:rsidRDefault="00122BD5" w:rsidP="00122BD5">
      <w:pPr>
        <w:numPr>
          <w:ilvl w:val="0"/>
          <w:numId w:val="3"/>
        </w:numPr>
        <w:shd w:val="clear" w:color="auto" w:fill="FFFFFF"/>
        <w:spacing w:before="100" w:beforeAutospacing="1" w:after="100" w:afterAutospacing="1" w:line="240" w:lineRule="auto"/>
        <w:rPr>
          <w:rFonts w:ascii="Times New Roman" w:eastAsia="Times New Roman" w:hAnsi="Times New Roman" w:cs="Times New Roman"/>
          <w:spacing w:val="3"/>
          <w:sz w:val="24"/>
          <w:szCs w:val="24"/>
          <w:lang w:val="ru-RU"/>
        </w:rPr>
      </w:pPr>
      <w:r w:rsidRPr="00122BD5">
        <w:rPr>
          <w:rFonts w:ascii="Times New Roman" w:eastAsia="Times New Roman" w:hAnsi="Times New Roman" w:cs="Times New Roman"/>
          <w:spacing w:val="3"/>
          <w:sz w:val="24"/>
          <w:szCs w:val="24"/>
          <w:lang w:val="ru-RU"/>
        </w:rPr>
        <w:t>Высокую производительность (т.к. задачи распределены между серверами)</w:t>
      </w:r>
    </w:p>
    <w:p w14:paraId="6BF8A953" w14:textId="77777777" w:rsidR="003832FB" w:rsidRPr="003832FB" w:rsidRDefault="003832FB" w:rsidP="003832FB">
      <w:pPr>
        <w:pStyle w:val="3"/>
        <w:shd w:val="clear" w:color="auto" w:fill="FFFFFF"/>
        <w:spacing w:before="240" w:after="240"/>
        <w:rPr>
          <w:b/>
          <w:bCs/>
          <w:color w:val="333333"/>
        </w:rPr>
      </w:pPr>
      <w:r w:rsidRPr="003832FB">
        <w:rPr>
          <w:b/>
          <w:bCs/>
          <w:color w:val="333333"/>
        </w:rPr>
        <w:t>Многоуровневая архитектура (N-</w:t>
      </w:r>
      <w:proofErr w:type="spellStart"/>
      <w:r w:rsidRPr="003832FB">
        <w:rPr>
          <w:b/>
          <w:bCs/>
          <w:color w:val="333333"/>
        </w:rPr>
        <w:t>Tier</w:t>
      </w:r>
      <w:proofErr w:type="spellEnd"/>
      <w:r w:rsidRPr="003832FB">
        <w:rPr>
          <w:b/>
          <w:bCs/>
          <w:color w:val="333333"/>
        </w:rPr>
        <w:t>)</w:t>
      </w:r>
    </w:p>
    <w:p w14:paraId="3D84BCB4"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t>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w:t>
      </w:r>
    </w:p>
    <w:p w14:paraId="2848206E"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t>По сути, предыдущий вариант, трёхуровневая архитектура – не более, чем частный случай многоуровневой архитектуры.</w:t>
      </w:r>
    </w:p>
    <w:p w14:paraId="7210EA09" w14:textId="4EC77473" w:rsidR="003832FB" w:rsidRDefault="003832FB" w:rsidP="003832FB">
      <w:pPr>
        <w:shd w:val="clear" w:color="auto" w:fill="F7F7F7"/>
        <w:rPr>
          <w:color w:val="333333"/>
          <w:sz w:val="21"/>
          <w:szCs w:val="21"/>
        </w:rPr>
      </w:pPr>
      <w:r>
        <w:rPr>
          <w:noProof/>
          <w:color w:val="333333"/>
          <w:sz w:val="21"/>
          <w:szCs w:val="21"/>
        </w:rPr>
        <w:drawing>
          <wp:inline distT="0" distB="0" distL="0" distR="0" wp14:anchorId="2F9E6E42" wp14:editId="5ABE3A17">
            <wp:extent cx="5715000" cy="3676650"/>
            <wp:effectExtent l="0" t="0" r="0" b="0"/>
            <wp:docPr id="37" name="Рисунок 37" descr="Многоуровневая архитектура «клиент-сервер» (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ногоуровневая архитектура «клиент-сервер» (N-T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14:paraId="0DEF3F74" w14:textId="77777777" w:rsidR="003832FB" w:rsidRDefault="003832FB" w:rsidP="003832FB">
      <w:pPr>
        <w:pStyle w:val="a6"/>
        <w:shd w:val="clear" w:color="auto" w:fill="F7F7F7"/>
        <w:spacing w:before="0" w:beforeAutospacing="0" w:after="0" w:afterAutospacing="0" w:line="432" w:lineRule="atLeast"/>
        <w:rPr>
          <w:rFonts w:ascii="Arial" w:hAnsi="Arial" w:cs="Arial"/>
          <w:color w:val="24292E"/>
        </w:rPr>
      </w:pPr>
      <w:r>
        <w:rPr>
          <w:rStyle w:val="aa"/>
          <w:rFonts w:ascii="Arial" w:hAnsi="Arial" w:cs="Arial"/>
          <w:color w:val="24292E"/>
          <w:bdr w:val="none" w:sz="0" w:space="0" w:color="auto" w:frame="1"/>
        </w:rPr>
        <w:t>Рис. 5. Многоуровневая архитектура «клиент-сервер» (N-</w:t>
      </w:r>
      <w:proofErr w:type="spellStart"/>
      <w:r>
        <w:rPr>
          <w:rStyle w:val="aa"/>
          <w:rFonts w:ascii="Arial" w:hAnsi="Arial" w:cs="Arial"/>
          <w:color w:val="24292E"/>
          <w:bdr w:val="none" w:sz="0" w:space="0" w:color="auto" w:frame="1"/>
        </w:rPr>
        <w:t>Tier</w:t>
      </w:r>
      <w:proofErr w:type="spellEnd"/>
      <w:r>
        <w:rPr>
          <w:rStyle w:val="aa"/>
          <w:rFonts w:ascii="Arial" w:hAnsi="Arial" w:cs="Arial"/>
          <w:color w:val="24292E"/>
          <w:bdr w:val="none" w:sz="0" w:space="0" w:color="auto" w:frame="1"/>
        </w:rPr>
        <w:t>).</w:t>
      </w:r>
    </w:p>
    <w:p w14:paraId="2E61F313"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t>Преимуществом многоуровневой архитектуры является гибкость предоставления услуг, которые могут являться комбинацией работы различных приложений серверов разных уровней и элементов этих приложений.</w:t>
      </w:r>
    </w:p>
    <w:p w14:paraId="544D6696" w14:textId="77777777" w:rsidR="003832FB" w:rsidRDefault="003832FB" w:rsidP="003832FB">
      <w:pPr>
        <w:pStyle w:val="a6"/>
        <w:shd w:val="clear" w:color="auto" w:fill="FFFFFF"/>
        <w:spacing w:before="0" w:beforeAutospacing="0" w:after="450" w:afterAutospacing="0" w:line="432" w:lineRule="atLeast"/>
        <w:rPr>
          <w:rFonts w:ascii="Arial" w:hAnsi="Arial" w:cs="Arial"/>
          <w:color w:val="24292E"/>
        </w:rPr>
      </w:pPr>
      <w:r>
        <w:rPr>
          <w:rFonts w:ascii="Arial" w:hAnsi="Arial" w:cs="Arial"/>
          <w:color w:val="24292E"/>
        </w:rPr>
        <w:lastRenderedPageBreak/>
        <w:t>Очевидным недостатком является сложность, многокомпонентность такой архитектуры.</w:t>
      </w:r>
    </w:p>
    <w:p w14:paraId="76190C2D" w14:textId="70B7BFFE" w:rsidR="009F3C94" w:rsidRPr="009F3C94" w:rsidRDefault="005D6D4C" w:rsidP="003832FB">
      <w:pPr>
        <w:pStyle w:val="a6"/>
        <w:shd w:val="clear" w:color="auto" w:fill="FFFFFF"/>
        <w:spacing w:before="0" w:beforeAutospacing="0" w:after="450" w:afterAutospacing="0" w:line="432" w:lineRule="atLeast"/>
        <w:rPr>
          <w:color w:val="FF0000"/>
        </w:rPr>
      </w:pPr>
      <w:r w:rsidRPr="00C115D8">
        <w:br/>
      </w:r>
      <w:r w:rsidRPr="009F3C94">
        <w:t>15.Опишите отличия двухзвенной архитектуры от н-</w:t>
      </w:r>
      <w:proofErr w:type="spellStart"/>
      <w:r w:rsidRPr="009F3C94">
        <w:t>звенной</w:t>
      </w:r>
      <w:proofErr w:type="spellEnd"/>
      <w:r w:rsidRPr="009F3C94">
        <w:t xml:space="preserve">. </w:t>
      </w:r>
      <w:r w:rsidRPr="009F3C94">
        <w:br/>
        <w:t>16.Опишите достоинства н-</w:t>
      </w:r>
      <w:proofErr w:type="spellStart"/>
      <w:r w:rsidRPr="009F3C94">
        <w:t>звенной</w:t>
      </w:r>
      <w:proofErr w:type="spellEnd"/>
      <w:r w:rsidRPr="009F3C94">
        <w:t xml:space="preserve"> архитектуры. </w:t>
      </w:r>
      <w:r w:rsidR="009F3C94" w:rsidRPr="009F3C94">
        <w:t>(для 15 и 16)</w:t>
      </w:r>
    </w:p>
    <w:p w14:paraId="4A7668A1" w14:textId="77777777" w:rsidR="009F3C94" w:rsidRPr="009F3C94" w:rsidRDefault="009F3C94" w:rsidP="009F3C94">
      <w:pPr>
        <w:shd w:val="clear" w:color="auto" w:fill="FFFFFF"/>
        <w:spacing w:before="100" w:beforeAutospacing="1" w:after="100" w:afterAutospacing="1" w:line="240" w:lineRule="auto"/>
        <w:rPr>
          <w:rFonts w:eastAsia="Times New Roman"/>
          <w:color w:val="4C4C4C"/>
          <w:sz w:val="24"/>
          <w:szCs w:val="24"/>
          <w:lang w:val="ru-RU"/>
        </w:rPr>
      </w:pPr>
      <w:r w:rsidRPr="009F3C94">
        <w:rPr>
          <w:rFonts w:eastAsia="Times New Roman"/>
          <w:color w:val="4C4C4C"/>
          <w:sz w:val="24"/>
          <w:szCs w:val="24"/>
          <w:lang w:val="ru-RU"/>
        </w:rPr>
        <w:t>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14:paraId="3B98CEC4" w14:textId="290368BC" w:rsidR="009F3C94" w:rsidRPr="009F3C94" w:rsidRDefault="009F3C94" w:rsidP="009F3C94">
      <w:pPr>
        <w:shd w:val="clear" w:color="auto" w:fill="FFFFFF"/>
        <w:spacing w:before="100" w:beforeAutospacing="1" w:after="100" w:afterAutospacing="1" w:line="240" w:lineRule="auto"/>
        <w:rPr>
          <w:rFonts w:eastAsia="Times New Roman"/>
          <w:color w:val="4C4C4C"/>
          <w:sz w:val="24"/>
          <w:szCs w:val="24"/>
          <w:lang w:val="ru-RU"/>
        </w:rPr>
      </w:pPr>
      <w:r>
        <w:rPr>
          <w:rFonts w:eastAsia="Times New Roman"/>
          <w:color w:val="4C4C4C"/>
          <w:sz w:val="24"/>
          <w:szCs w:val="24"/>
          <w:lang w:val="ru-RU"/>
        </w:rPr>
        <w:t>(</w:t>
      </w:r>
      <w:r w:rsidRPr="009F3C94">
        <w:rPr>
          <w:rFonts w:eastAsia="Times New Roman"/>
          <w:color w:val="4C4C4C"/>
          <w:sz w:val="24"/>
          <w:szCs w:val="24"/>
          <w:lang w:val="ru-RU"/>
        </w:rPr>
        <w:t>Трех</w:t>
      </w:r>
      <w:r>
        <w:rPr>
          <w:rFonts w:eastAsia="Times New Roman"/>
          <w:color w:val="4C4C4C"/>
          <w:sz w:val="24"/>
          <w:szCs w:val="24"/>
          <w:lang w:val="ru-RU"/>
        </w:rPr>
        <w:t>-)</w:t>
      </w:r>
      <w:r>
        <w:rPr>
          <w:rFonts w:eastAsia="Times New Roman"/>
          <w:color w:val="4C4C4C"/>
          <w:sz w:val="24"/>
          <w:szCs w:val="24"/>
          <w:lang w:val="en-US"/>
        </w:rPr>
        <w:t>n</w:t>
      </w:r>
      <w:r w:rsidRPr="009F3C94">
        <w:rPr>
          <w:rFonts w:eastAsia="Times New Roman"/>
          <w:color w:val="4C4C4C"/>
          <w:sz w:val="24"/>
          <w:szCs w:val="24"/>
          <w:lang w:val="ru-RU"/>
        </w:rPr>
        <w:t>-</w:t>
      </w:r>
      <w:proofErr w:type="spellStart"/>
      <w:r w:rsidRPr="009F3C94">
        <w:rPr>
          <w:rFonts w:eastAsia="Times New Roman"/>
          <w:color w:val="4C4C4C"/>
          <w:sz w:val="24"/>
          <w:szCs w:val="24"/>
          <w:lang w:val="ru-RU"/>
        </w:rPr>
        <w:t>звенная</w:t>
      </w:r>
      <w:proofErr w:type="spellEnd"/>
      <w:r w:rsidRPr="009F3C94">
        <w:rPr>
          <w:rFonts w:eastAsia="Times New Roman"/>
          <w:color w:val="4C4C4C"/>
          <w:sz w:val="24"/>
          <w:szCs w:val="24"/>
          <w:lang w:val="ru-RU"/>
        </w:rPr>
        <w:t xml:space="preserve"> архитектура сложнее, но благодаря тому, что функции распределены между серверами второго и </w:t>
      </w:r>
      <w:r>
        <w:rPr>
          <w:rFonts w:eastAsia="Times New Roman"/>
          <w:color w:val="4C4C4C"/>
          <w:sz w:val="24"/>
          <w:szCs w:val="24"/>
          <w:lang w:val="en-US"/>
        </w:rPr>
        <w:t>n</w:t>
      </w:r>
      <w:r w:rsidRPr="009F3C94">
        <w:rPr>
          <w:rFonts w:eastAsia="Times New Roman"/>
          <w:color w:val="4C4C4C"/>
          <w:sz w:val="24"/>
          <w:szCs w:val="24"/>
          <w:lang w:val="ru-RU"/>
        </w:rPr>
        <w:t xml:space="preserve"> уровня, эта архитектура представляет:</w:t>
      </w:r>
    </w:p>
    <w:p w14:paraId="70410CB7" w14:textId="77777777" w:rsidR="009F3C94" w:rsidRPr="009F3C94" w:rsidRDefault="009F3C94" w:rsidP="009F3C94">
      <w:pPr>
        <w:numPr>
          <w:ilvl w:val="0"/>
          <w:numId w:val="24"/>
        </w:numPr>
        <w:shd w:val="clear" w:color="auto" w:fill="FFFFFF"/>
        <w:spacing w:before="100" w:beforeAutospacing="1" w:after="100" w:afterAutospacing="1" w:line="240" w:lineRule="auto"/>
        <w:rPr>
          <w:rFonts w:eastAsia="Times New Roman"/>
          <w:color w:val="4C4C4C"/>
          <w:sz w:val="24"/>
          <w:szCs w:val="24"/>
          <w:lang w:val="ru-RU"/>
        </w:rPr>
      </w:pPr>
      <w:r w:rsidRPr="009F3C94">
        <w:rPr>
          <w:rFonts w:eastAsia="Times New Roman"/>
          <w:color w:val="4C4C4C"/>
          <w:sz w:val="24"/>
          <w:szCs w:val="24"/>
          <w:lang w:val="ru-RU"/>
        </w:rPr>
        <w:t>Высокую степень гибкости и масштабируемости.</w:t>
      </w:r>
    </w:p>
    <w:p w14:paraId="0A91CEAE" w14:textId="77777777" w:rsidR="009F3C94" w:rsidRPr="009F3C94" w:rsidRDefault="009F3C94" w:rsidP="009F3C94">
      <w:pPr>
        <w:numPr>
          <w:ilvl w:val="0"/>
          <w:numId w:val="24"/>
        </w:numPr>
        <w:shd w:val="clear" w:color="auto" w:fill="FFFFFF"/>
        <w:spacing w:before="100" w:beforeAutospacing="1" w:after="100" w:afterAutospacing="1" w:line="240" w:lineRule="auto"/>
        <w:rPr>
          <w:rFonts w:eastAsia="Times New Roman"/>
          <w:color w:val="4C4C4C"/>
          <w:sz w:val="24"/>
          <w:szCs w:val="24"/>
          <w:lang w:val="ru-RU"/>
        </w:rPr>
      </w:pPr>
      <w:r w:rsidRPr="009F3C94">
        <w:rPr>
          <w:rFonts w:eastAsia="Times New Roman"/>
          <w:color w:val="4C4C4C"/>
          <w:sz w:val="24"/>
          <w:szCs w:val="24"/>
          <w:lang w:val="ru-RU"/>
        </w:rPr>
        <w:t>Высокую безопасность (т.к. защиту можно определить для каждого сервиса или уровня).</w:t>
      </w:r>
    </w:p>
    <w:p w14:paraId="16B2A8FA" w14:textId="77777777" w:rsidR="009F3C94" w:rsidRPr="009F3C94" w:rsidRDefault="009F3C94" w:rsidP="009F3C94">
      <w:pPr>
        <w:numPr>
          <w:ilvl w:val="0"/>
          <w:numId w:val="24"/>
        </w:numPr>
        <w:shd w:val="clear" w:color="auto" w:fill="FFFFFF"/>
        <w:spacing w:before="100" w:beforeAutospacing="1" w:after="100" w:afterAutospacing="1" w:line="240" w:lineRule="auto"/>
        <w:rPr>
          <w:rFonts w:eastAsia="Times New Roman"/>
          <w:color w:val="4C4C4C"/>
          <w:sz w:val="24"/>
          <w:szCs w:val="24"/>
          <w:lang w:val="ru-RU"/>
        </w:rPr>
      </w:pPr>
      <w:r w:rsidRPr="009F3C94">
        <w:rPr>
          <w:rFonts w:eastAsia="Times New Roman"/>
          <w:color w:val="4C4C4C"/>
          <w:sz w:val="24"/>
          <w:szCs w:val="24"/>
          <w:lang w:val="ru-RU"/>
        </w:rPr>
        <w:t>Высокую производительность (т.к. задачи распределены между серверами).</w:t>
      </w:r>
    </w:p>
    <w:p w14:paraId="0C615574" w14:textId="77777777" w:rsidR="009F3C94" w:rsidRPr="009F3C94" w:rsidRDefault="009F3C94" w:rsidP="008B438E">
      <w:pPr>
        <w:rPr>
          <w:rFonts w:ascii="Times New Roman" w:hAnsi="Times New Roman" w:cs="Times New Roman"/>
          <w:color w:val="FF0000"/>
          <w:sz w:val="24"/>
          <w:szCs w:val="24"/>
          <w:lang w:val="ru-RU"/>
        </w:rPr>
      </w:pPr>
    </w:p>
    <w:p w14:paraId="1625001A" w14:textId="39F5238B" w:rsidR="00E13821" w:rsidRDefault="005D6D4C" w:rsidP="008B438E">
      <w:pPr>
        <w:rPr>
          <w:rFonts w:ascii="Times New Roman" w:hAnsi="Times New Roman" w:cs="Times New Roman"/>
          <w:color w:val="FF0000"/>
          <w:sz w:val="24"/>
          <w:szCs w:val="24"/>
        </w:rPr>
      </w:pPr>
      <w:r w:rsidRPr="00C115D8">
        <w:rPr>
          <w:rFonts w:ascii="Times New Roman" w:hAnsi="Times New Roman" w:cs="Times New Roman"/>
          <w:color w:val="FF0000"/>
          <w:sz w:val="24"/>
          <w:szCs w:val="24"/>
        </w:rPr>
        <w:br/>
      </w:r>
      <w:r w:rsidRPr="009F3C94">
        <w:rPr>
          <w:rFonts w:ascii="Times New Roman" w:hAnsi="Times New Roman" w:cs="Times New Roman"/>
          <w:sz w:val="24"/>
          <w:szCs w:val="24"/>
        </w:rPr>
        <w:t xml:space="preserve">17.Опишите несколько различных сервисов. </w:t>
      </w:r>
    </w:p>
    <w:p w14:paraId="0846E940" w14:textId="2B09E469" w:rsidR="00690E95" w:rsidRPr="00DA332C" w:rsidRDefault="00690E95" w:rsidP="008B438E">
      <w:pPr>
        <w:rPr>
          <w:rFonts w:ascii="Times New Roman" w:hAnsi="Times New Roman" w:cs="Times New Roman"/>
          <w:color w:val="FF0000"/>
          <w:sz w:val="24"/>
          <w:szCs w:val="24"/>
          <w:lang w:val="ru-RU"/>
        </w:rPr>
      </w:pPr>
      <w:r w:rsidRPr="00690E95">
        <w:rPr>
          <w:lang w:val="en-US"/>
        </w:rPr>
        <w:t>World</w:t>
      </w:r>
      <w:r w:rsidRPr="00DA332C">
        <w:rPr>
          <w:lang w:val="ru-RU"/>
        </w:rPr>
        <w:t xml:space="preserve"> </w:t>
      </w:r>
      <w:r w:rsidRPr="00690E95">
        <w:rPr>
          <w:lang w:val="en-US"/>
        </w:rPr>
        <w:t>Wide</w:t>
      </w:r>
      <w:r w:rsidRPr="00DA332C">
        <w:rPr>
          <w:lang w:val="ru-RU"/>
        </w:rPr>
        <w:t xml:space="preserve"> </w:t>
      </w:r>
      <w:r w:rsidRPr="00690E95">
        <w:rPr>
          <w:lang w:val="en-US"/>
        </w:rPr>
        <w:t>Web</w:t>
      </w:r>
      <w:r w:rsidRPr="00DA332C">
        <w:rPr>
          <w:lang w:val="ru-RU"/>
        </w:rPr>
        <w:t xml:space="preserve">, </w:t>
      </w:r>
      <w:r w:rsidRPr="00690E95">
        <w:rPr>
          <w:lang w:val="en-US"/>
        </w:rPr>
        <w:t>E</w:t>
      </w:r>
      <w:r w:rsidRPr="00DA332C">
        <w:rPr>
          <w:lang w:val="ru-RU"/>
        </w:rPr>
        <w:t>-</w:t>
      </w:r>
      <w:r w:rsidRPr="00690E95">
        <w:rPr>
          <w:lang w:val="en-US"/>
        </w:rPr>
        <w:t>mail</w:t>
      </w:r>
      <w:r w:rsidRPr="00DA332C">
        <w:rPr>
          <w:lang w:val="ru-RU"/>
        </w:rPr>
        <w:t xml:space="preserve">, </w:t>
      </w:r>
      <w:r w:rsidRPr="00690E95">
        <w:rPr>
          <w:lang w:val="en-US"/>
        </w:rPr>
        <w:t>Usenet</w:t>
      </w:r>
      <w:r w:rsidRPr="00DA332C">
        <w:rPr>
          <w:lang w:val="ru-RU"/>
        </w:rPr>
        <w:t xml:space="preserve">, </w:t>
      </w:r>
      <w:r w:rsidRPr="00690E95">
        <w:rPr>
          <w:lang w:val="en-US"/>
        </w:rPr>
        <w:t>News</w:t>
      </w:r>
      <w:r w:rsidRPr="00DA332C">
        <w:rPr>
          <w:lang w:val="ru-RU"/>
        </w:rPr>
        <w:t xml:space="preserve">, </w:t>
      </w:r>
      <w:r w:rsidRPr="00690E95">
        <w:rPr>
          <w:lang w:val="en-US"/>
        </w:rPr>
        <w:t>FTP</w:t>
      </w:r>
      <w:r w:rsidRPr="00DA332C">
        <w:rPr>
          <w:lang w:val="ru-RU"/>
        </w:rPr>
        <w:t xml:space="preserve">, </w:t>
      </w:r>
      <w:r w:rsidRPr="00690E95">
        <w:rPr>
          <w:lang w:val="en-US"/>
        </w:rPr>
        <w:t>ICQ</w:t>
      </w:r>
      <w:r w:rsidRPr="00DA332C">
        <w:rPr>
          <w:lang w:val="ru-RU"/>
        </w:rPr>
        <w:t xml:space="preserve">, </w:t>
      </w:r>
      <w:r w:rsidRPr="00690E95">
        <w:rPr>
          <w:lang w:val="en-US"/>
        </w:rPr>
        <w:t>Gopher</w:t>
      </w:r>
    </w:p>
    <w:p w14:paraId="1B1C442D" w14:textId="26703170" w:rsidR="00E13821" w:rsidRPr="00DA332C" w:rsidRDefault="00E13821" w:rsidP="008B438E">
      <w:pPr>
        <w:rPr>
          <w:rFonts w:ascii="Times New Roman" w:hAnsi="Times New Roman" w:cs="Times New Roman"/>
          <w:sz w:val="24"/>
          <w:szCs w:val="24"/>
          <w:lang w:val="ru-RU"/>
        </w:rPr>
      </w:pPr>
    </w:p>
    <w:p w14:paraId="47186ACB" w14:textId="24819ACC" w:rsidR="00E13821" w:rsidRPr="00E13821" w:rsidRDefault="005D6D4C" w:rsidP="008B438E">
      <w:pPr>
        <w:rPr>
          <w:rFonts w:ascii="Times New Roman" w:hAnsi="Times New Roman" w:cs="Times New Roman"/>
          <w:sz w:val="24"/>
          <w:szCs w:val="24"/>
        </w:rPr>
      </w:pPr>
      <w:r w:rsidRPr="00E13821">
        <w:rPr>
          <w:rFonts w:ascii="Times New Roman" w:hAnsi="Times New Roman" w:cs="Times New Roman"/>
          <w:sz w:val="24"/>
          <w:szCs w:val="24"/>
        </w:rPr>
        <w:t xml:space="preserve">18.Что такое прокси-сервер и как он классифицируется? </w:t>
      </w:r>
    </w:p>
    <w:p w14:paraId="552D4FAA" w14:textId="2E523A50" w:rsidR="00E13821" w:rsidRPr="00E13821" w:rsidRDefault="00E13821" w:rsidP="008B438E">
      <w:pPr>
        <w:rPr>
          <w:rFonts w:ascii="Times New Roman" w:hAnsi="Times New Roman" w:cs="Times New Roman"/>
          <w:sz w:val="24"/>
          <w:szCs w:val="24"/>
          <w:shd w:val="clear" w:color="auto" w:fill="FFFFFF"/>
        </w:rPr>
      </w:pPr>
      <w:r w:rsidRPr="00E13821">
        <w:rPr>
          <w:rFonts w:ascii="Times New Roman" w:hAnsi="Times New Roman" w:cs="Times New Roman"/>
          <w:sz w:val="24"/>
          <w:szCs w:val="24"/>
          <w:shd w:val="clear" w:color="auto" w:fill="FFFFFF"/>
        </w:rPr>
        <w:t xml:space="preserve">Прокси сервер </w:t>
      </w:r>
      <w:proofErr w:type="gramStart"/>
      <w:r w:rsidRPr="00E13821">
        <w:rPr>
          <w:rFonts w:ascii="Times New Roman" w:hAnsi="Times New Roman" w:cs="Times New Roman"/>
          <w:sz w:val="24"/>
          <w:szCs w:val="24"/>
          <w:shd w:val="clear" w:color="auto" w:fill="FFFFFF"/>
        </w:rPr>
        <w:t>- это</w:t>
      </w:r>
      <w:proofErr w:type="gramEnd"/>
      <w:r w:rsidRPr="00E13821">
        <w:rPr>
          <w:rFonts w:ascii="Times New Roman" w:hAnsi="Times New Roman" w:cs="Times New Roman"/>
          <w:sz w:val="24"/>
          <w:szCs w:val="24"/>
          <w:shd w:val="clear" w:color="auto" w:fill="FFFFFF"/>
        </w:rPr>
        <w:t xml:space="preserve"> элемент сетевой инфраструктуры, который выполняет роль посредника между клиентским компьютером (терминал, браузер, приложение), находящимся во внутренней сети и другим сервером, который живёт во внешней сети или наоборот.</w:t>
      </w:r>
    </w:p>
    <w:p w14:paraId="7F06235E" w14:textId="77777777" w:rsidR="00E13821" w:rsidRPr="00E13821" w:rsidRDefault="00E13821" w:rsidP="00E13821">
      <w:pPr>
        <w:spacing w:after="480"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Прокси сервер может применяться для решения следующих задач:</w:t>
      </w:r>
    </w:p>
    <w:p w14:paraId="2987C52F" w14:textId="77777777" w:rsidR="00E13821" w:rsidRPr="00E13821" w:rsidRDefault="00E13821" w:rsidP="00E13821">
      <w:pPr>
        <w:numPr>
          <w:ilvl w:val="0"/>
          <w:numId w:val="5"/>
        </w:numPr>
        <w:spacing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усиление безопасности</w:t>
      </w:r>
    </w:p>
    <w:p w14:paraId="58A4759D" w14:textId="77777777" w:rsidR="00E13821" w:rsidRPr="00E13821" w:rsidRDefault="00E13821" w:rsidP="00E13821">
      <w:pPr>
        <w:numPr>
          <w:ilvl w:val="0"/>
          <w:numId w:val="5"/>
        </w:numPr>
        <w:spacing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защита приватности</w:t>
      </w:r>
    </w:p>
    <w:p w14:paraId="3840E433" w14:textId="77777777" w:rsidR="00E13821" w:rsidRPr="00E13821" w:rsidRDefault="00E13821" w:rsidP="00E13821">
      <w:pPr>
        <w:numPr>
          <w:ilvl w:val="0"/>
          <w:numId w:val="5"/>
        </w:numPr>
        <w:spacing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балансировка нагрузки на посещаемый ресурс</w:t>
      </w:r>
    </w:p>
    <w:p w14:paraId="1D29C961" w14:textId="77777777" w:rsidR="00E13821" w:rsidRPr="00E13821" w:rsidRDefault="00E13821" w:rsidP="00E13821">
      <w:pPr>
        <w:spacing w:after="480"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Прокси сервера бывают двух видов:</w:t>
      </w:r>
    </w:p>
    <w:p w14:paraId="671F4D40" w14:textId="77777777" w:rsidR="00E13821" w:rsidRPr="00E13821" w:rsidRDefault="00E13821" w:rsidP="00E13821">
      <w:pPr>
        <w:numPr>
          <w:ilvl w:val="0"/>
          <w:numId w:val="6"/>
        </w:numPr>
        <w:spacing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b/>
          <w:bCs/>
          <w:sz w:val="24"/>
          <w:szCs w:val="24"/>
          <w:bdr w:val="none" w:sz="0" w:space="0" w:color="auto" w:frame="1"/>
          <w:lang w:val="ru-RU"/>
        </w:rPr>
        <w:t>Прямой (</w:t>
      </w:r>
      <w:proofErr w:type="spellStart"/>
      <w:r w:rsidRPr="00E13821">
        <w:rPr>
          <w:rFonts w:ascii="Times New Roman" w:eastAsia="Times New Roman" w:hAnsi="Times New Roman" w:cs="Times New Roman"/>
          <w:b/>
          <w:bCs/>
          <w:sz w:val="24"/>
          <w:szCs w:val="24"/>
          <w:bdr w:val="none" w:sz="0" w:space="0" w:color="auto" w:frame="1"/>
          <w:lang w:val="ru-RU"/>
        </w:rPr>
        <w:t>Forward</w:t>
      </w:r>
      <w:proofErr w:type="spellEnd"/>
      <w:r w:rsidRPr="00E13821">
        <w:rPr>
          <w:rFonts w:ascii="Times New Roman" w:eastAsia="Times New Roman" w:hAnsi="Times New Roman" w:cs="Times New Roman"/>
          <w:b/>
          <w:bCs/>
          <w:sz w:val="24"/>
          <w:szCs w:val="24"/>
          <w:bdr w:val="none" w:sz="0" w:space="0" w:color="auto" w:frame="1"/>
          <w:lang w:val="ru-RU"/>
        </w:rPr>
        <w:t>)</w:t>
      </w:r>
      <w:r w:rsidRPr="00E13821">
        <w:rPr>
          <w:rFonts w:ascii="Times New Roman" w:eastAsia="Times New Roman" w:hAnsi="Times New Roman" w:cs="Times New Roman"/>
          <w:sz w:val="24"/>
          <w:szCs w:val="24"/>
          <w:lang w:val="ru-RU"/>
        </w:rPr>
        <w:t xml:space="preserve"> - прямой прокси </w:t>
      </w:r>
      <w:proofErr w:type="gramStart"/>
      <w:r w:rsidRPr="00E13821">
        <w:rPr>
          <w:rFonts w:ascii="Times New Roman" w:eastAsia="Times New Roman" w:hAnsi="Times New Roman" w:cs="Times New Roman"/>
          <w:sz w:val="24"/>
          <w:szCs w:val="24"/>
          <w:lang w:val="ru-RU"/>
        </w:rPr>
        <w:t>- это</w:t>
      </w:r>
      <w:proofErr w:type="gramEnd"/>
      <w:r w:rsidRPr="00E13821">
        <w:rPr>
          <w:rFonts w:ascii="Times New Roman" w:eastAsia="Times New Roman" w:hAnsi="Times New Roman" w:cs="Times New Roman"/>
          <w:sz w:val="24"/>
          <w:szCs w:val="24"/>
          <w:lang w:val="ru-RU"/>
        </w:rPr>
        <w:t xml:space="preserve"> такой промежуточный сервер, которых находится между клиентом и сервером назначения, которому обращается клиент. Чтобы получить контент с сервера назначения, клиент отправляет запрос прокси-серверу с указанием сервера назначения в качестве цели, а прокси запрашивает контент и возвращает его клиенту. Клиент должен </w:t>
      </w:r>
      <w:r w:rsidRPr="00E13821">
        <w:rPr>
          <w:rFonts w:ascii="Times New Roman" w:eastAsia="Times New Roman" w:hAnsi="Times New Roman" w:cs="Times New Roman"/>
          <w:sz w:val="24"/>
          <w:szCs w:val="24"/>
          <w:lang w:val="ru-RU"/>
        </w:rPr>
        <w:lastRenderedPageBreak/>
        <w:t>быть специально настроен (например, можно указать прокси в браузере) для использования такого прокси для доступа к другим сайтам.</w:t>
      </w:r>
    </w:p>
    <w:p w14:paraId="36E3873D" w14:textId="19501CE0" w:rsidR="00E13821" w:rsidRPr="00E13821" w:rsidRDefault="00E13821" w:rsidP="00E13821">
      <w:pPr>
        <w:spacing w:line="240" w:lineRule="auto"/>
        <w:rPr>
          <w:rFonts w:ascii="Times New Roman" w:eastAsia="Times New Roman" w:hAnsi="Times New Roman" w:cs="Times New Roman"/>
          <w:sz w:val="24"/>
          <w:szCs w:val="24"/>
          <w:lang w:val="ru-RU"/>
        </w:rPr>
      </w:pPr>
      <w:r w:rsidRPr="00E13821">
        <w:rPr>
          <w:rFonts w:ascii="Times New Roman" w:eastAsia="Times New Roman" w:hAnsi="Times New Roman" w:cs="Times New Roman"/>
          <w:noProof/>
          <w:sz w:val="24"/>
          <w:szCs w:val="24"/>
          <w:bdr w:val="none" w:sz="0" w:space="0" w:color="auto" w:frame="1"/>
          <w:lang w:val="ru-RU"/>
        </w:rPr>
        <w:drawing>
          <wp:inline distT="0" distB="0" distL="0" distR="0" wp14:anchorId="60395836" wp14:editId="7E0ED00A">
            <wp:extent cx="5733415" cy="2614930"/>
            <wp:effectExtent l="0" t="0" r="635" b="0"/>
            <wp:docPr id="12" name="Рисунок 12" descr="Прямой прокси">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ямой прокси">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14930"/>
                    </a:xfrm>
                    <a:prstGeom prst="rect">
                      <a:avLst/>
                    </a:prstGeom>
                    <a:noFill/>
                    <a:ln>
                      <a:noFill/>
                    </a:ln>
                  </pic:spPr>
                </pic:pic>
              </a:graphicData>
            </a:graphic>
          </wp:inline>
        </w:drawing>
      </w:r>
    </w:p>
    <w:p w14:paraId="51C7F3B8" w14:textId="77777777" w:rsidR="00E13821" w:rsidRPr="00E13821" w:rsidRDefault="00E13821" w:rsidP="00E13821">
      <w:pPr>
        <w:numPr>
          <w:ilvl w:val="0"/>
          <w:numId w:val="7"/>
        </w:numPr>
        <w:spacing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b/>
          <w:bCs/>
          <w:sz w:val="24"/>
          <w:szCs w:val="24"/>
          <w:bdr w:val="none" w:sz="0" w:space="0" w:color="auto" w:frame="1"/>
          <w:lang w:val="ru-RU"/>
        </w:rPr>
        <w:t>Обратный (</w:t>
      </w:r>
      <w:proofErr w:type="spellStart"/>
      <w:r w:rsidRPr="00E13821">
        <w:rPr>
          <w:rFonts w:ascii="Times New Roman" w:eastAsia="Times New Roman" w:hAnsi="Times New Roman" w:cs="Times New Roman"/>
          <w:b/>
          <w:bCs/>
          <w:sz w:val="24"/>
          <w:szCs w:val="24"/>
          <w:bdr w:val="none" w:sz="0" w:space="0" w:color="auto" w:frame="1"/>
          <w:lang w:val="ru-RU"/>
        </w:rPr>
        <w:t>Reverse</w:t>
      </w:r>
      <w:proofErr w:type="spellEnd"/>
      <w:r w:rsidRPr="00E13821">
        <w:rPr>
          <w:rFonts w:ascii="Times New Roman" w:eastAsia="Times New Roman" w:hAnsi="Times New Roman" w:cs="Times New Roman"/>
          <w:b/>
          <w:bCs/>
          <w:sz w:val="24"/>
          <w:szCs w:val="24"/>
          <w:bdr w:val="none" w:sz="0" w:space="0" w:color="auto" w:frame="1"/>
          <w:lang w:val="ru-RU"/>
        </w:rPr>
        <w:t>)</w:t>
      </w:r>
      <w:r w:rsidRPr="00E13821">
        <w:rPr>
          <w:rFonts w:ascii="Times New Roman" w:eastAsia="Times New Roman" w:hAnsi="Times New Roman" w:cs="Times New Roman"/>
          <w:sz w:val="24"/>
          <w:szCs w:val="24"/>
          <w:lang w:val="ru-RU"/>
        </w:rPr>
        <w:t> - обратный прокси, напротив, выглядит для клиента, как обычный веб-сервер. Никаких специальных настроек на клиенте не требуется. Клиент делает обычные запросы на получение контента, которые отправляются в пространство имен обратного прокси. Затем прокси решает, куда отправить эти запросы, и возвращает контент так, как если бы он и был сервером назначения.</w:t>
      </w:r>
    </w:p>
    <w:p w14:paraId="7EDDBB66" w14:textId="0B5CEB9E" w:rsidR="00E13821" w:rsidRPr="00E13821" w:rsidRDefault="00E13821" w:rsidP="00E13821">
      <w:pPr>
        <w:spacing w:line="240" w:lineRule="auto"/>
        <w:rPr>
          <w:rFonts w:ascii="Times New Roman" w:eastAsia="Times New Roman" w:hAnsi="Times New Roman" w:cs="Times New Roman"/>
          <w:sz w:val="24"/>
          <w:szCs w:val="24"/>
          <w:lang w:val="ru-RU"/>
        </w:rPr>
      </w:pPr>
      <w:r w:rsidRPr="00E13821">
        <w:rPr>
          <w:rFonts w:ascii="Times New Roman" w:eastAsia="Times New Roman" w:hAnsi="Times New Roman" w:cs="Times New Roman"/>
          <w:noProof/>
          <w:sz w:val="24"/>
          <w:szCs w:val="24"/>
          <w:bdr w:val="none" w:sz="0" w:space="0" w:color="auto" w:frame="1"/>
          <w:lang w:val="ru-RU"/>
        </w:rPr>
        <w:drawing>
          <wp:inline distT="0" distB="0" distL="0" distR="0" wp14:anchorId="12FA08A1" wp14:editId="54F30D95">
            <wp:extent cx="5733415" cy="2611120"/>
            <wp:effectExtent l="0" t="0" r="635" b="0"/>
            <wp:docPr id="11" name="Рисунок 11" descr="Обратный прокси">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ратный прокси">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611120"/>
                    </a:xfrm>
                    <a:prstGeom prst="rect">
                      <a:avLst/>
                    </a:prstGeom>
                    <a:noFill/>
                    <a:ln>
                      <a:noFill/>
                    </a:ln>
                  </pic:spPr>
                </pic:pic>
              </a:graphicData>
            </a:graphic>
          </wp:inline>
        </w:drawing>
      </w:r>
    </w:p>
    <w:p w14:paraId="2AF06A0A" w14:textId="77777777" w:rsidR="005D6D4C" w:rsidRDefault="00E13821" w:rsidP="005D6D4C">
      <w:pPr>
        <w:spacing w:after="480" w:line="240" w:lineRule="auto"/>
        <w:textAlignment w:val="baseline"/>
        <w:rPr>
          <w:rFonts w:ascii="Times New Roman" w:eastAsia="Times New Roman" w:hAnsi="Times New Roman" w:cs="Times New Roman"/>
          <w:sz w:val="24"/>
          <w:szCs w:val="24"/>
          <w:lang w:val="ru-RU"/>
        </w:rPr>
      </w:pPr>
      <w:r w:rsidRPr="00E13821">
        <w:rPr>
          <w:rFonts w:ascii="Times New Roman" w:eastAsia="Times New Roman" w:hAnsi="Times New Roman" w:cs="Times New Roman"/>
          <w:sz w:val="24"/>
          <w:szCs w:val="24"/>
          <w:lang w:val="ru-RU"/>
        </w:rPr>
        <w:t>Типичным примером использования обратного прокси-сервера является предоставление пользователям в Интернете доступа к серверу, который находится за межсетевым экраном. Обратные прокси-серверы также можно использовать для балансировки нагрузки между несколькими внутренними серверами или для обеспечения кэширования для более медленного внутреннего сервера. Кроме того, обратные прокси-серверы можно использовать просто для переноса нескольких серверов в одно и то же пространство URL.</w:t>
      </w:r>
    </w:p>
    <w:p w14:paraId="04CD9BD3" w14:textId="77777777" w:rsidR="00743F1C" w:rsidRPr="00690E95" w:rsidRDefault="005D6D4C" w:rsidP="005D6D4C">
      <w:pPr>
        <w:spacing w:after="480" w:line="240" w:lineRule="auto"/>
        <w:textAlignment w:val="baseline"/>
        <w:rPr>
          <w:rFonts w:ascii="Times New Roman" w:hAnsi="Times New Roman" w:cs="Times New Roman"/>
          <w:sz w:val="24"/>
          <w:szCs w:val="24"/>
        </w:rPr>
      </w:pPr>
      <w:r w:rsidRPr="00690E95">
        <w:rPr>
          <w:rFonts w:ascii="Times New Roman" w:hAnsi="Times New Roman" w:cs="Times New Roman"/>
          <w:sz w:val="24"/>
          <w:szCs w:val="24"/>
        </w:rPr>
        <w:t xml:space="preserve">19.Раскройте и классифицируйте понятие масштабируемость. </w:t>
      </w:r>
    </w:p>
    <w:p w14:paraId="42805451" w14:textId="27DBBC7C" w:rsidR="00743F1C" w:rsidRPr="00690E95" w:rsidRDefault="00743F1C" w:rsidP="005D6D4C">
      <w:pPr>
        <w:spacing w:after="480" w:line="240" w:lineRule="auto"/>
        <w:textAlignment w:val="baseline"/>
      </w:pPr>
      <w:r w:rsidRPr="00690E95">
        <w:lastRenderedPageBreak/>
        <w:t>Масштабируемость — способность устройства увеличивать свои возможности путем наращивания числа функциональных блоков, выполняющих одни и те же задачи</w:t>
      </w:r>
    </w:p>
    <w:p w14:paraId="33DAB0B2" w14:textId="0CF0A369" w:rsidR="00743F1C" w:rsidRPr="00690E95" w:rsidRDefault="00743F1C" w:rsidP="005D6D4C">
      <w:pPr>
        <w:spacing w:after="480" w:line="240" w:lineRule="auto"/>
        <w:textAlignment w:val="baseline"/>
        <w:rPr>
          <w:rFonts w:ascii="Times New Roman" w:hAnsi="Times New Roman" w:cs="Times New Roman"/>
          <w:sz w:val="24"/>
          <w:szCs w:val="24"/>
        </w:rPr>
      </w:pPr>
      <w:r w:rsidRPr="00690E95">
        <w:rPr>
          <w:b/>
          <w:bCs/>
          <w:sz w:val="20"/>
          <w:szCs w:val="20"/>
          <w:shd w:val="clear" w:color="auto" w:fill="FBFBFB"/>
        </w:rPr>
        <w:t>Горизонтальное</w:t>
      </w:r>
      <w:r w:rsidRPr="00690E95">
        <w:rPr>
          <w:sz w:val="20"/>
          <w:szCs w:val="20"/>
          <w:shd w:val="clear" w:color="auto" w:fill="FBFBFB"/>
        </w:rPr>
        <w:t> </w:t>
      </w:r>
      <w:r w:rsidRPr="00690E95">
        <w:rPr>
          <w:b/>
          <w:bCs/>
          <w:sz w:val="20"/>
          <w:szCs w:val="20"/>
          <w:shd w:val="clear" w:color="auto" w:fill="FBFBFB"/>
        </w:rPr>
        <w:t>и</w:t>
      </w:r>
      <w:r w:rsidRPr="00690E95">
        <w:rPr>
          <w:sz w:val="20"/>
          <w:szCs w:val="20"/>
          <w:shd w:val="clear" w:color="auto" w:fill="FBFBFB"/>
        </w:rPr>
        <w:t> </w:t>
      </w:r>
      <w:r w:rsidRPr="00690E95">
        <w:rPr>
          <w:b/>
          <w:bCs/>
          <w:sz w:val="20"/>
          <w:szCs w:val="20"/>
          <w:shd w:val="clear" w:color="auto" w:fill="FBFBFB"/>
        </w:rPr>
        <w:t>вертикальное</w:t>
      </w:r>
      <w:r w:rsidRPr="00690E95">
        <w:rPr>
          <w:sz w:val="20"/>
          <w:szCs w:val="20"/>
          <w:shd w:val="clear" w:color="auto" w:fill="FBFBFB"/>
        </w:rPr>
        <w:t> </w:t>
      </w:r>
      <w:r w:rsidRPr="00690E95">
        <w:rPr>
          <w:b/>
          <w:bCs/>
          <w:sz w:val="20"/>
          <w:szCs w:val="20"/>
          <w:shd w:val="clear" w:color="auto" w:fill="FBFBFB"/>
        </w:rPr>
        <w:t>масштабирование</w:t>
      </w:r>
      <w:r w:rsidRPr="00690E95">
        <w:rPr>
          <w:sz w:val="20"/>
          <w:szCs w:val="20"/>
          <w:shd w:val="clear" w:color="auto" w:fill="FBFBFB"/>
        </w:rPr>
        <w:t> веб приложений. </w:t>
      </w:r>
      <w:r w:rsidRPr="00690E95">
        <w:rPr>
          <w:b/>
          <w:bCs/>
          <w:sz w:val="20"/>
          <w:szCs w:val="20"/>
          <w:shd w:val="clear" w:color="auto" w:fill="FBFBFB"/>
        </w:rPr>
        <w:t>Вертикальное</w:t>
      </w:r>
      <w:r w:rsidRPr="00690E95">
        <w:rPr>
          <w:sz w:val="20"/>
          <w:szCs w:val="20"/>
          <w:shd w:val="clear" w:color="auto" w:fill="FBFBFB"/>
        </w:rPr>
        <w:t> </w:t>
      </w:r>
      <w:r w:rsidRPr="00690E95">
        <w:rPr>
          <w:b/>
          <w:bCs/>
          <w:sz w:val="20"/>
          <w:szCs w:val="20"/>
          <w:shd w:val="clear" w:color="auto" w:fill="FBFBFB"/>
        </w:rPr>
        <w:t>масштабирование</w:t>
      </w:r>
      <w:r w:rsidRPr="00690E95">
        <w:rPr>
          <w:sz w:val="20"/>
          <w:szCs w:val="20"/>
          <w:shd w:val="clear" w:color="auto" w:fill="FBFBFB"/>
        </w:rPr>
        <w:t xml:space="preserve"> — </w:t>
      </w:r>
      <w:proofErr w:type="spellStart"/>
      <w:r w:rsidRPr="00690E95">
        <w:rPr>
          <w:sz w:val="20"/>
          <w:szCs w:val="20"/>
          <w:shd w:val="clear" w:color="auto" w:fill="FBFBFB"/>
        </w:rPr>
        <w:t>scaling</w:t>
      </w:r>
      <w:proofErr w:type="spellEnd"/>
      <w:r w:rsidRPr="00690E95">
        <w:rPr>
          <w:sz w:val="20"/>
          <w:szCs w:val="20"/>
          <w:shd w:val="clear" w:color="auto" w:fill="FBFBFB"/>
        </w:rPr>
        <w:t xml:space="preserve"> </w:t>
      </w:r>
      <w:proofErr w:type="spellStart"/>
      <w:r w:rsidRPr="00690E95">
        <w:rPr>
          <w:sz w:val="20"/>
          <w:szCs w:val="20"/>
          <w:shd w:val="clear" w:color="auto" w:fill="FBFBFB"/>
        </w:rPr>
        <w:t>up</w:t>
      </w:r>
      <w:proofErr w:type="spellEnd"/>
      <w:r w:rsidRPr="00690E95">
        <w:rPr>
          <w:sz w:val="20"/>
          <w:szCs w:val="20"/>
          <w:shd w:val="clear" w:color="auto" w:fill="FBFBFB"/>
        </w:rPr>
        <w:t xml:space="preserve"> — увеличение количества доступных для ПО ресурсов за счет увеличения мощности применяемых с серверов. </w:t>
      </w:r>
      <w:r w:rsidRPr="00690E95">
        <w:rPr>
          <w:b/>
          <w:bCs/>
          <w:sz w:val="20"/>
          <w:szCs w:val="20"/>
          <w:shd w:val="clear" w:color="auto" w:fill="FBFBFB"/>
        </w:rPr>
        <w:t>Горизонтальное</w:t>
      </w:r>
      <w:r w:rsidRPr="00690E95">
        <w:rPr>
          <w:sz w:val="20"/>
          <w:szCs w:val="20"/>
          <w:shd w:val="clear" w:color="auto" w:fill="FBFBFB"/>
        </w:rPr>
        <w:t> </w:t>
      </w:r>
      <w:r w:rsidRPr="00690E95">
        <w:rPr>
          <w:b/>
          <w:bCs/>
          <w:sz w:val="20"/>
          <w:szCs w:val="20"/>
          <w:shd w:val="clear" w:color="auto" w:fill="FBFBFB"/>
        </w:rPr>
        <w:t>масштабирование</w:t>
      </w:r>
      <w:r w:rsidRPr="00690E95">
        <w:rPr>
          <w:sz w:val="20"/>
          <w:szCs w:val="20"/>
          <w:shd w:val="clear" w:color="auto" w:fill="FBFBFB"/>
        </w:rPr>
        <w:t xml:space="preserve"> — </w:t>
      </w:r>
      <w:proofErr w:type="spellStart"/>
      <w:r w:rsidRPr="00690E95">
        <w:rPr>
          <w:sz w:val="20"/>
          <w:szCs w:val="20"/>
          <w:shd w:val="clear" w:color="auto" w:fill="FBFBFB"/>
        </w:rPr>
        <w:t>scaling</w:t>
      </w:r>
      <w:proofErr w:type="spellEnd"/>
      <w:r w:rsidRPr="00690E95">
        <w:rPr>
          <w:sz w:val="20"/>
          <w:szCs w:val="20"/>
          <w:shd w:val="clear" w:color="auto" w:fill="FBFBFB"/>
        </w:rPr>
        <w:t xml:space="preserve"> </w:t>
      </w:r>
      <w:proofErr w:type="spellStart"/>
      <w:r w:rsidRPr="00690E95">
        <w:rPr>
          <w:sz w:val="20"/>
          <w:szCs w:val="20"/>
          <w:shd w:val="clear" w:color="auto" w:fill="FBFBFB"/>
        </w:rPr>
        <w:t>out</w:t>
      </w:r>
      <w:proofErr w:type="spellEnd"/>
      <w:r w:rsidRPr="00690E95">
        <w:rPr>
          <w:sz w:val="20"/>
          <w:szCs w:val="20"/>
          <w:shd w:val="clear" w:color="auto" w:fill="FBFBFB"/>
        </w:rPr>
        <w:t xml:space="preserve"> — увеличение количества </w:t>
      </w:r>
      <w:proofErr w:type="spellStart"/>
      <w:r w:rsidRPr="00690E95">
        <w:rPr>
          <w:sz w:val="20"/>
          <w:szCs w:val="20"/>
          <w:shd w:val="clear" w:color="auto" w:fill="FBFBFB"/>
        </w:rPr>
        <w:t>нод</w:t>
      </w:r>
      <w:proofErr w:type="spellEnd"/>
      <w:r w:rsidRPr="00690E95">
        <w:rPr>
          <w:sz w:val="20"/>
          <w:szCs w:val="20"/>
          <w:shd w:val="clear" w:color="auto" w:fill="FBFBFB"/>
        </w:rPr>
        <w:t xml:space="preserve">, объединенных в кластер серверов при нехватке CPU, памяти или дискового пространства. И то и другое является инфраструктурными решениями. Они требуются в разных </w:t>
      </w:r>
      <w:proofErr w:type="gramStart"/>
      <w:r w:rsidRPr="00690E95">
        <w:rPr>
          <w:sz w:val="20"/>
          <w:szCs w:val="20"/>
          <w:shd w:val="clear" w:color="auto" w:fill="FBFBFB"/>
        </w:rPr>
        <w:t>ситуациях</w:t>
      </w:r>
      <w:proofErr w:type="gramEnd"/>
      <w:r w:rsidRPr="00690E95">
        <w:rPr>
          <w:sz w:val="20"/>
          <w:szCs w:val="20"/>
          <w:shd w:val="clear" w:color="auto" w:fill="FBFBFB"/>
        </w:rPr>
        <w:t xml:space="preserve"> когда веб проект растет.</w:t>
      </w:r>
    </w:p>
    <w:p w14:paraId="7C26FF3B" w14:textId="77777777" w:rsidR="00743F1C" w:rsidRDefault="005D6D4C" w:rsidP="005D6D4C">
      <w:pPr>
        <w:spacing w:after="480" w:line="240" w:lineRule="auto"/>
        <w:textAlignment w:val="baseline"/>
        <w:rPr>
          <w:rFonts w:ascii="Times New Roman" w:hAnsi="Times New Roman" w:cs="Times New Roman"/>
          <w:sz w:val="24"/>
          <w:szCs w:val="24"/>
        </w:rPr>
      </w:pPr>
      <w:r w:rsidRPr="00E13821">
        <w:rPr>
          <w:rFonts w:ascii="Times New Roman" w:hAnsi="Times New Roman" w:cs="Times New Roman"/>
          <w:sz w:val="24"/>
          <w:szCs w:val="24"/>
        </w:rPr>
        <w:t xml:space="preserve">20.Что такое протокол передачи данных и сетевой протокол? </w:t>
      </w:r>
    </w:p>
    <w:p w14:paraId="6EACD5C8" w14:textId="77777777" w:rsidR="00743F1C" w:rsidRDefault="00743F1C" w:rsidP="005D6D4C">
      <w:pPr>
        <w:spacing w:after="480" w:line="240" w:lineRule="auto"/>
        <w:textAlignment w:val="baseline"/>
      </w:pPr>
      <w:r>
        <w:t>Протокол передачи данных — набор определённых правил или соглашений интерфейса логического уровня, который определяет обмен данными между различными программами.</w:t>
      </w:r>
    </w:p>
    <w:p w14:paraId="092AEAF8" w14:textId="77777777" w:rsidR="00743F1C" w:rsidRPr="00743F1C" w:rsidRDefault="00743F1C" w:rsidP="00743F1C">
      <w:pPr>
        <w:shd w:val="clear" w:color="auto" w:fill="FBFBFB"/>
        <w:spacing w:line="330" w:lineRule="atLeast"/>
        <w:rPr>
          <w:rFonts w:eastAsia="Times New Roman"/>
          <w:color w:val="333333"/>
          <w:sz w:val="24"/>
          <w:szCs w:val="24"/>
          <w:lang w:val="ru-RU"/>
        </w:rPr>
      </w:pPr>
      <w:r w:rsidRPr="00743F1C">
        <w:rPr>
          <w:rFonts w:eastAsia="Times New Roman"/>
          <w:color w:val="333333"/>
          <w:sz w:val="24"/>
          <w:szCs w:val="24"/>
          <w:lang w:val="ru-RU"/>
        </w:rPr>
        <w:t>Сетевой протокол — набор правил и действий (очерёдности действий), позволяющий осуществлять соединение и обмен данными между двумя и более включёнными в сеть системами.</w:t>
      </w:r>
    </w:p>
    <w:p w14:paraId="4E84D082" w14:textId="77777777" w:rsidR="00743F1C" w:rsidRPr="00743F1C" w:rsidRDefault="00743F1C" w:rsidP="00743F1C">
      <w:pPr>
        <w:shd w:val="clear" w:color="auto" w:fill="FBFBFB"/>
        <w:spacing w:line="330" w:lineRule="atLeast"/>
        <w:rPr>
          <w:rFonts w:eastAsia="Times New Roman"/>
          <w:color w:val="333333"/>
          <w:sz w:val="24"/>
          <w:szCs w:val="24"/>
          <w:lang w:val="ru-RU"/>
        </w:rPr>
      </w:pPr>
      <w:r w:rsidRPr="00743F1C">
        <w:rPr>
          <w:rFonts w:eastAsia="Times New Roman"/>
          <w:color w:val="333333"/>
          <w:sz w:val="24"/>
          <w:szCs w:val="24"/>
          <w:lang w:val="ru-RU"/>
        </w:rPr>
        <w:t>Стандартизированный протокол позволяет разрабатывать интерфейсы (на физическом или прикладном уровне), не привязанные к конкретной аппаратной или программной платформе. OSI &amp; TCP/IP.</w:t>
      </w:r>
    </w:p>
    <w:p w14:paraId="558967B7" w14:textId="583FEFB4" w:rsidR="00E13821" w:rsidRPr="005D6D4C" w:rsidRDefault="005D6D4C" w:rsidP="005D6D4C">
      <w:pPr>
        <w:spacing w:after="480" w:line="240" w:lineRule="auto"/>
        <w:textAlignment w:val="baseline"/>
        <w:rPr>
          <w:rFonts w:ascii="Times New Roman" w:hAnsi="Times New Roman" w:cs="Times New Roman"/>
          <w:color w:val="FF0000"/>
          <w:sz w:val="24"/>
          <w:szCs w:val="24"/>
        </w:rPr>
      </w:pPr>
      <w:r w:rsidRPr="00E13821">
        <w:rPr>
          <w:rFonts w:ascii="Times New Roman" w:hAnsi="Times New Roman" w:cs="Times New Roman"/>
          <w:sz w:val="24"/>
          <w:szCs w:val="24"/>
        </w:rPr>
        <w:t xml:space="preserve">21.Опишите классификацию протоколов. </w:t>
      </w:r>
      <w:r w:rsidR="00E13821">
        <w:rPr>
          <w:rFonts w:ascii="Times New Roman" w:hAnsi="Times New Roman" w:cs="Times New Roman"/>
          <w:sz w:val="24"/>
          <w:szCs w:val="24"/>
          <w:lang w:val="ru-RU"/>
        </w:rPr>
        <w:t>(для 20 и 21)</w:t>
      </w:r>
    </w:p>
    <w:p w14:paraId="66DA5F26" w14:textId="1F811C06" w:rsidR="00E13821" w:rsidRDefault="00E13821" w:rsidP="008B438E">
      <w:pPr>
        <w:rPr>
          <w:rFonts w:ascii="Times New Roman" w:hAnsi="Times New Roman" w:cs="Times New Roman"/>
          <w:sz w:val="24"/>
          <w:szCs w:val="24"/>
        </w:rPr>
      </w:pPr>
      <w:r>
        <w:rPr>
          <w:noProof/>
        </w:rPr>
        <w:drawing>
          <wp:inline distT="0" distB="0" distL="0" distR="0" wp14:anchorId="371CC3C8" wp14:editId="09A06728">
            <wp:extent cx="5495925" cy="27817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178" cy="2782885"/>
                    </a:xfrm>
                    <a:prstGeom prst="rect">
                      <a:avLst/>
                    </a:prstGeom>
                  </pic:spPr>
                </pic:pic>
              </a:graphicData>
            </a:graphic>
          </wp:inline>
        </w:drawing>
      </w:r>
    </w:p>
    <w:p w14:paraId="293A7629" w14:textId="77777777" w:rsidR="00DA332C" w:rsidRDefault="005D6D4C" w:rsidP="008B438E">
      <w:pPr>
        <w:rPr>
          <w:rFonts w:ascii="Times New Roman" w:hAnsi="Times New Roman" w:cs="Times New Roman"/>
          <w:color w:val="FF0000"/>
          <w:sz w:val="24"/>
          <w:szCs w:val="24"/>
        </w:rPr>
      </w:pPr>
      <w:r w:rsidRPr="00C115D8">
        <w:rPr>
          <w:rFonts w:ascii="Times New Roman" w:hAnsi="Times New Roman" w:cs="Times New Roman"/>
          <w:color w:val="FF0000"/>
          <w:sz w:val="24"/>
          <w:szCs w:val="24"/>
        </w:rPr>
        <w:t xml:space="preserve">22.Опишите кратко две основные, в настоящее время, сетевые модели. </w:t>
      </w:r>
    </w:p>
    <w:p w14:paraId="029E440F" w14:textId="77777777" w:rsidR="00650721" w:rsidRDefault="00DA332C" w:rsidP="008B438E">
      <w:r>
        <w:t xml:space="preserve">Стандартный стек протоколов (сетевая модель OSI) содержит 7 уровней (от физического уровня передачи бит до уровня протоколов приложений, подобных протоколам HTTP и IMAP). Каждый уровень пользуется функциональностью </w:t>
      </w:r>
      <w:r>
        <w:lastRenderedPageBreak/>
        <w:t>предыдущего («нижележащего») уровня передачи данных и, в свою очередь, предоставляет нужную функциональность следующему («вышележащему») уровню.</w:t>
      </w:r>
    </w:p>
    <w:p w14:paraId="722FE8A8" w14:textId="2B15EED4" w:rsidR="00DA332C" w:rsidRDefault="00650721" w:rsidP="008B438E">
      <w:pPr>
        <w:rPr>
          <w:rFonts w:ascii="Times New Roman" w:hAnsi="Times New Roman" w:cs="Times New Roman"/>
          <w:color w:val="FF0000"/>
          <w:sz w:val="24"/>
          <w:szCs w:val="24"/>
        </w:rPr>
      </w:pPr>
      <w:r>
        <w:rPr>
          <w:rFonts w:ascii="Source Sans Pro" w:hAnsi="Source Sans Pro"/>
          <w:color w:val="333333"/>
          <w:sz w:val="21"/>
          <w:szCs w:val="21"/>
          <w:shd w:val="clear" w:color="auto" w:fill="FFFFFF"/>
        </w:rPr>
        <w:t>TCP/IP ссылается на огромное количество протоколов, описание которых находится в документах под названием </w:t>
      </w:r>
      <w:hyperlink r:id="rId17" w:tgtFrame="_blank" w:history="1">
        <w:r>
          <w:rPr>
            <w:rStyle w:val="a8"/>
            <w:rFonts w:ascii="Source Sans Pro" w:hAnsi="Source Sans Pro"/>
            <w:color w:val="3C8DBC"/>
            <w:sz w:val="21"/>
            <w:szCs w:val="21"/>
            <w:shd w:val="clear" w:color="auto" w:fill="FFFFFF"/>
          </w:rPr>
          <w:t>RFC</w:t>
        </w:r>
      </w:hyperlink>
      <w:r>
        <w:rPr>
          <w:rFonts w:ascii="Source Sans Pro" w:hAnsi="Source Sans Pro"/>
          <w:color w:val="333333"/>
          <w:sz w:val="21"/>
          <w:szCs w:val="21"/>
          <w:shd w:val="clear" w:color="auto" w:fill="FFFFFF"/>
        </w:rPr>
        <w:t>. Они находятся в свободном доступе в Интернете. Протоколы и правила были разделены на категории – уровни. Каждый уровень обладает своим набором функций, или сервисов, реализующихся за счет протоколов этого уровня.</w:t>
      </w:r>
      <w:r w:rsidR="005D6D4C" w:rsidRPr="00C115D8">
        <w:rPr>
          <w:rFonts w:ascii="Times New Roman" w:hAnsi="Times New Roman" w:cs="Times New Roman"/>
          <w:color w:val="FF0000"/>
          <w:sz w:val="24"/>
          <w:szCs w:val="24"/>
        </w:rPr>
        <w:br/>
        <w:t>23.Назовите основные прикладные протоколы, используемые в сети Интернет.</w:t>
      </w:r>
    </w:p>
    <w:p w14:paraId="35FC7A52" w14:textId="450598C5" w:rsidR="00122BD5" w:rsidRPr="00C115D8" w:rsidRDefault="00F24520" w:rsidP="008B438E">
      <w:pPr>
        <w:rPr>
          <w:rFonts w:ascii="Times New Roman" w:hAnsi="Times New Roman" w:cs="Times New Roman"/>
          <w:sz w:val="24"/>
          <w:szCs w:val="24"/>
        </w:rPr>
      </w:pPr>
      <w:r>
        <w:rPr>
          <w:rFonts w:ascii="Verdana" w:hAnsi="Verdana"/>
          <w:color w:val="000000"/>
          <w:sz w:val="18"/>
          <w:szCs w:val="18"/>
          <w:shd w:val="clear" w:color="auto" w:fill="FFFFFF"/>
          <w:lang w:val="ru-RU"/>
        </w:rPr>
        <w:t>П</w:t>
      </w:r>
      <w:proofErr w:type="spellStart"/>
      <w:r>
        <w:rPr>
          <w:rFonts w:ascii="Verdana" w:hAnsi="Verdana"/>
          <w:color w:val="000000"/>
          <w:sz w:val="18"/>
          <w:szCs w:val="18"/>
          <w:shd w:val="clear" w:color="auto" w:fill="FFFFFF"/>
        </w:rPr>
        <w:t>ротокол</w:t>
      </w:r>
      <w:proofErr w:type="spellEnd"/>
      <w:r>
        <w:rPr>
          <w:rFonts w:ascii="Verdana" w:hAnsi="Verdana"/>
          <w:color w:val="000000"/>
          <w:sz w:val="18"/>
          <w:szCs w:val="18"/>
          <w:shd w:val="clear" w:color="auto" w:fill="FFFFFF"/>
        </w:rPr>
        <w:t xml:space="preserve"> передачи файлов (File Transfer Protocol, FTP), протокол эмуляции терминала </w:t>
      </w:r>
      <w:proofErr w:type="spellStart"/>
      <w:r>
        <w:rPr>
          <w:rFonts w:ascii="Verdana" w:hAnsi="Verdana"/>
          <w:color w:val="000000"/>
          <w:sz w:val="18"/>
          <w:szCs w:val="18"/>
          <w:shd w:val="clear" w:color="auto" w:fill="FFFFFF"/>
        </w:rPr>
        <w:t>telnet</w:t>
      </w:r>
      <w:proofErr w:type="spellEnd"/>
      <w:r>
        <w:rPr>
          <w:rFonts w:ascii="Verdana" w:hAnsi="Verdana"/>
          <w:color w:val="000000"/>
          <w:sz w:val="18"/>
          <w:szCs w:val="18"/>
          <w:shd w:val="clear" w:color="auto" w:fill="FFFFFF"/>
        </w:rPr>
        <w:t>, простой протокол передачи почты (Simple Mail Transfer Protocol, SMTP), протокол передачи гипертекста (</w:t>
      </w:r>
      <w:proofErr w:type="spellStart"/>
      <w:r>
        <w:rPr>
          <w:rFonts w:ascii="Verdana" w:hAnsi="Verdana"/>
          <w:color w:val="000000"/>
          <w:sz w:val="18"/>
          <w:szCs w:val="18"/>
          <w:shd w:val="clear" w:color="auto" w:fill="FFFFFF"/>
        </w:rPr>
        <w:t>Hypertext</w:t>
      </w:r>
      <w:proofErr w:type="spellEnd"/>
      <w:r>
        <w:rPr>
          <w:rFonts w:ascii="Verdana" w:hAnsi="Verdana"/>
          <w:color w:val="000000"/>
          <w:sz w:val="18"/>
          <w:szCs w:val="18"/>
          <w:shd w:val="clear" w:color="auto" w:fill="FFFFFF"/>
        </w:rPr>
        <w:t xml:space="preserve"> Transfer Protocol, HTTP)</w:t>
      </w:r>
    </w:p>
    <w:p w14:paraId="7B28B14A" w14:textId="77777777" w:rsidR="00122BD5" w:rsidRPr="00C115D8" w:rsidRDefault="00122BD5" w:rsidP="008B438E">
      <w:pPr>
        <w:rPr>
          <w:rFonts w:ascii="Times New Roman" w:hAnsi="Times New Roman" w:cs="Times New Roman"/>
          <w:sz w:val="24"/>
          <w:szCs w:val="24"/>
        </w:rPr>
      </w:pPr>
    </w:p>
    <w:p w14:paraId="319B0DC2" w14:textId="3DD427E0"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24.Опишите и определите понятия "толстый" и "тонкий" клиент. </w:t>
      </w:r>
    </w:p>
    <w:p w14:paraId="0F0A928C" w14:textId="08A7744A" w:rsidR="00C115D8" w:rsidRPr="00C115D8" w:rsidRDefault="00C115D8" w:rsidP="008B438E">
      <w:pPr>
        <w:rPr>
          <w:rFonts w:ascii="Times New Roman" w:hAnsi="Times New Roman" w:cs="Times New Roman"/>
          <w:sz w:val="24"/>
          <w:szCs w:val="24"/>
          <w:shd w:val="clear" w:color="auto" w:fill="FFFFFF"/>
        </w:rPr>
      </w:pPr>
      <w:r w:rsidRPr="00C115D8">
        <w:rPr>
          <w:rFonts w:ascii="Times New Roman" w:hAnsi="Times New Roman" w:cs="Times New Roman"/>
          <w:b/>
          <w:bCs/>
          <w:sz w:val="24"/>
          <w:szCs w:val="24"/>
          <w:shd w:val="clear" w:color="auto" w:fill="FFFFFF"/>
        </w:rPr>
        <w:t>Толстый</w:t>
      </w:r>
      <w:r w:rsidRPr="00C115D8">
        <w:rPr>
          <w:rFonts w:ascii="Times New Roman" w:hAnsi="Times New Roman" w:cs="Times New Roman"/>
          <w:sz w:val="24"/>
          <w:szCs w:val="24"/>
          <w:shd w:val="clear" w:color="auto" w:fill="FFFFFF"/>
        </w:rPr>
        <w:t> </w:t>
      </w:r>
      <w:r w:rsidRPr="00C115D8">
        <w:rPr>
          <w:rFonts w:ascii="Times New Roman" w:hAnsi="Times New Roman" w:cs="Times New Roman"/>
          <w:b/>
          <w:bCs/>
          <w:sz w:val="24"/>
          <w:szCs w:val="24"/>
          <w:shd w:val="clear" w:color="auto" w:fill="FFFFFF"/>
        </w:rPr>
        <w:t>клиент</w:t>
      </w:r>
      <w:r w:rsidRPr="00C115D8">
        <w:rPr>
          <w:rFonts w:ascii="Times New Roman" w:hAnsi="Times New Roman" w:cs="Times New Roman"/>
          <w:sz w:val="24"/>
          <w:szCs w:val="24"/>
          <w:shd w:val="clear" w:color="auto" w:fill="FFFFFF"/>
        </w:rPr>
        <w:t> — </w:t>
      </w:r>
      <w:r w:rsidRPr="00C115D8">
        <w:rPr>
          <w:rFonts w:ascii="Times New Roman" w:hAnsi="Times New Roman" w:cs="Times New Roman"/>
          <w:b/>
          <w:bCs/>
          <w:sz w:val="24"/>
          <w:szCs w:val="24"/>
          <w:shd w:val="clear" w:color="auto" w:fill="FFFFFF"/>
        </w:rPr>
        <w:t>клиент</w:t>
      </w:r>
      <w:r w:rsidRPr="00C115D8">
        <w:rPr>
          <w:rFonts w:ascii="Times New Roman" w:hAnsi="Times New Roman" w:cs="Times New Roman"/>
          <w:sz w:val="24"/>
          <w:szCs w:val="24"/>
          <w:shd w:val="clear" w:color="auto" w:fill="FFFFFF"/>
        </w:rPr>
        <w:t>, выполняющий запрашиваемые со стороны пользователя манипуляции независимо от ведущего </w:t>
      </w:r>
      <w:r w:rsidRPr="00C115D8">
        <w:rPr>
          <w:rFonts w:ascii="Times New Roman" w:hAnsi="Times New Roman" w:cs="Times New Roman"/>
          <w:b/>
          <w:bCs/>
          <w:sz w:val="24"/>
          <w:szCs w:val="24"/>
          <w:shd w:val="clear" w:color="auto" w:fill="FFFFFF"/>
        </w:rPr>
        <w:t>сервера</w:t>
      </w:r>
      <w:r w:rsidRPr="00C115D8">
        <w:rPr>
          <w:rFonts w:ascii="Times New Roman" w:hAnsi="Times New Roman" w:cs="Times New Roman"/>
          <w:sz w:val="24"/>
          <w:szCs w:val="24"/>
          <w:shd w:val="clear" w:color="auto" w:fill="FFFFFF"/>
        </w:rPr>
        <w:t>. Основной </w:t>
      </w:r>
      <w:r w:rsidRPr="00C115D8">
        <w:rPr>
          <w:rFonts w:ascii="Times New Roman" w:hAnsi="Times New Roman" w:cs="Times New Roman"/>
          <w:b/>
          <w:bCs/>
          <w:sz w:val="24"/>
          <w:szCs w:val="24"/>
          <w:shd w:val="clear" w:color="auto" w:fill="FFFFFF"/>
        </w:rPr>
        <w:t>сервер</w:t>
      </w:r>
      <w:r w:rsidRPr="00C115D8">
        <w:rPr>
          <w:rFonts w:ascii="Times New Roman" w:hAnsi="Times New Roman" w:cs="Times New Roman"/>
          <w:sz w:val="24"/>
          <w:szCs w:val="24"/>
          <w:shd w:val="clear" w:color="auto" w:fill="FFFFFF"/>
        </w:rPr>
        <w:t> в такой вариации системной </w:t>
      </w:r>
      <w:r w:rsidRPr="00C115D8">
        <w:rPr>
          <w:rFonts w:ascii="Times New Roman" w:hAnsi="Times New Roman" w:cs="Times New Roman"/>
          <w:b/>
          <w:bCs/>
          <w:sz w:val="24"/>
          <w:szCs w:val="24"/>
          <w:shd w:val="clear" w:color="auto" w:fill="FFFFFF"/>
        </w:rPr>
        <w:t>архитектуры</w:t>
      </w:r>
      <w:r w:rsidRPr="00C115D8">
        <w:rPr>
          <w:rFonts w:ascii="Times New Roman" w:hAnsi="Times New Roman" w:cs="Times New Roman"/>
          <w:sz w:val="24"/>
          <w:szCs w:val="24"/>
          <w:shd w:val="clear" w:color="auto" w:fill="FFFFFF"/>
        </w:rPr>
        <w:t> может применяться как особое хранилище информации, обработка и конечное предоставление которых просто переносится на локальную машину пользователя.</w:t>
      </w:r>
    </w:p>
    <w:p w14:paraId="1B24F9D3" w14:textId="3EB8E105" w:rsidR="00C115D8" w:rsidRPr="00C115D8" w:rsidRDefault="00C115D8" w:rsidP="008B438E">
      <w:pPr>
        <w:rPr>
          <w:rFonts w:ascii="Times New Roman" w:hAnsi="Times New Roman" w:cs="Times New Roman"/>
          <w:sz w:val="24"/>
          <w:szCs w:val="24"/>
        </w:rPr>
      </w:pPr>
      <w:r w:rsidRPr="00C115D8">
        <w:rPr>
          <w:rFonts w:ascii="Times New Roman" w:hAnsi="Times New Roman" w:cs="Times New Roman"/>
          <w:b/>
          <w:bCs/>
          <w:sz w:val="24"/>
          <w:szCs w:val="24"/>
          <w:shd w:val="clear" w:color="auto" w:fill="FBFBFB"/>
        </w:rPr>
        <w:t>Тонкий</w:t>
      </w:r>
      <w:r w:rsidRPr="00C115D8">
        <w:rPr>
          <w:rFonts w:ascii="Times New Roman" w:hAnsi="Times New Roman" w:cs="Times New Roman"/>
          <w:sz w:val="24"/>
          <w:szCs w:val="24"/>
          <w:shd w:val="clear" w:color="auto" w:fill="FBFBFB"/>
        </w:rPr>
        <w:t> </w:t>
      </w:r>
      <w:r w:rsidRPr="00C115D8">
        <w:rPr>
          <w:rFonts w:ascii="Times New Roman" w:hAnsi="Times New Roman" w:cs="Times New Roman"/>
          <w:b/>
          <w:bCs/>
          <w:sz w:val="24"/>
          <w:szCs w:val="24"/>
          <w:shd w:val="clear" w:color="auto" w:fill="FBFBFB"/>
        </w:rPr>
        <w:t>клиент</w:t>
      </w:r>
      <w:r w:rsidRPr="00C115D8">
        <w:rPr>
          <w:rFonts w:ascii="Times New Roman" w:hAnsi="Times New Roman" w:cs="Times New Roman"/>
          <w:sz w:val="24"/>
          <w:szCs w:val="24"/>
          <w:shd w:val="clear" w:color="auto" w:fill="FBFBFB"/>
        </w:rPr>
        <w:t xml:space="preserve"> (англ. </w:t>
      </w:r>
      <w:proofErr w:type="spellStart"/>
      <w:r w:rsidRPr="00C115D8">
        <w:rPr>
          <w:rFonts w:ascii="Times New Roman" w:hAnsi="Times New Roman" w:cs="Times New Roman"/>
          <w:sz w:val="24"/>
          <w:szCs w:val="24"/>
          <w:shd w:val="clear" w:color="auto" w:fill="FBFBFB"/>
        </w:rPr>
        <w:t>thin</w:t>
      </w:r>
      <w:proofErr w:type="spellEnd"/>
      <w:r w:rsidRPr="00C115D8">
        <w:rPr>
          <w:rFonts w:ascii="Times New Roman" w:hAnsi="Times New Roman" w:cs="Times New Roman"/>
          <w:sz w:val="24"/>
          <w:szCs w:val="24"/>
          <w:shd w:val="clear" w:color="auto" w:fill="FBFBFB"/>
        </w:rPr>
        <w:t xml:space="preserve"> </w:t>
      </w:r>
      <w:proofErr w:type="spellStart"/>
      <w:r w:rsidRPr="00C115D8">
        <w:rPr>
          <w:rFonts w:ascii="Times New Roman" w:hAnsi="Times New Roman" w:cs="Times New Roman"/>
          <w:sz w:val="24"/>
          <w:szCs w:val="24"/>
          <w:shd w:val="clear" w:color="auto" w:fill="FBFBFB"/>
        </w:rPr>
        <w:t>client</w:t>
      </w:r>
      <w:proofErr w:type="spellEnd"/>
      <w:r w:rsidRPr="00C115D8">
        <w:rPr>
          <w:rFonts w:ascii="Times New Roman" w:hAnsi="Times New Roman" w:cs="Times New Roman"/>
          <w:sz w:val="24"/>
          <w:szCs w:val="24"/>
          <w:shd w:val="clear" w:color="auto" w:fill="FBFBFB"/>
        </w:rPr>
        <w:t>) в компьютерных технологиях — бездисковый компьютер-</w:t>
      </w:r>
      <w:r w:rsidRPr="00C115D8">
        <w:rPr>
          <w:rFonts w:ascii="Times New Roman" w:hAnsi="Times New Roman" w:cs="Times New Roman"/>
          <w:b/>
          <w:bCs/>
          <w:sz w:val="24"/>
          <w:szCs w:val="24"/>
          <w:shd w:val="clear" w:color="auto" w:fill="FBFBFB"/>
        </w:rPr>
        <w:t>клиент</w:t>
      </w:r>
      <w:r w:rsidRPr="00C115D8">
        <w:rPr>
          <w:rFonts w:ascii="Times New Roman" w:hAnsi="Times New Roman" w:cs="Times New Roman"/>
          <w:sz w:val="24"/>
          <w:szCs w:val="24"/>
          <w:shd w:val="clear" w:color="auto" w:fill="FBFBFB"/>
        </w:rPr>
        <w:t> в сетях с </w:t>
      </w:r>
      <w:r w:rsidRPr="00C115D8">
        <w:rPr>
          <w:rFonts w:ascii="Times New Roman" w:hAnsi="Times New Roman" w:cs="Times New Roman"/>
          <w:b/>
          <w:bCs/>
          <w:sz w:val="24"/>
          <w:szCs w:val="24"/>
          <w:shd w:val="clear" w:color="auto" w:fill="FBFBFB"/>
        </w:rPr>
        <w:t>клиент</w:t>
      </w:r>
      <w:r w:rsidRPr="00C115D8">
        <w:rPr>
          <w:rFonts w:ascii="Times New Roman" w:hAnsi="Times New Roman" w:cs="Times New Roman"/>
          <w:sz w:val="24"/>
          <w:szCs w:val="24"/>
          <w:shd w:val="clear" w:color="auto" w:fill="FBFBFB"/>
        </w:rPr>
        <w:t>-серверной или терминальной </w:t>
      </w:r>
      <w:r w:rsidRPr="00C115D8">
        <w:rPr>
          <w:rFonts w:ascii="Times New Roman" w:hAnsi="Times New Roman" w:cs="Times New Roman"/>
          <w:b/>
          <w:bCs/>
          <w:sz w:val="24"/>
          <w:szCs w:val="24"/>
          <w:shd w:val="clear" w:color="auto" w:fill="FBFBFB"/>
        </w:rPr>
        <w:t>архитектурой</w:t>
      </w:r>
      <w:r w:rsidRPr="00C115D8">
        <w:rPr>
          <w:rFonts w:ascii="Times New Roman" w:hAnsi="Times New Roman" w:cs="Times New Roman"/>
          <w:sz w:val="24"/>
          <w:szCs w:val="24"/>
          <w:shd w:val="clear" w:color="auto" w:fill="FBFBFB"/>
        </w:rPr>
        <w:t>, который переносит все или большую часть задач по обработке информации на </w:t>
      </w:r>
      <w:r w:rsidRPr="00C115D8">
        <w:rPr>
          <w:rFonts w:ascii="Times New Roman" w:hAnsi="Times New Roman" w:cs="Times New Roman"/>
          <w:b/>
          <w:bCs/>
          <w:sz w:val="24"/>
          <w:szCs w:val="24"/>
          <w:shd w:val="clear" w:color="auto" w:fill="FBFBFB"/>
        </w:rPr>
        <w:t>сервер</w:t>
      </w:r>
      <w:r w:rsidRPr="00C115D8">
        <w:rPr>
          <w:rFonts w:ascii="Times New Roman" w:hAnsi="Times New Roman" w:cs="Times New Roman"/>
          <w:sz w:val="24"/>
          <w:szCs w:val="24"/>
          <w:shd w:val="clear" w:color="auto" w:fill="FBFBFB"/>
        </w:rPr>
        <w:t> (</w:t>
      </w:r>
      <w:proofErr w:type="gramStart"/>
      <w:r w:rsidRPr="00C115D8">
        <w:rPr>
          <w:rFonts w:ascii="Times New Roman" w:hAnsi="Times New Roman" w:cs="Times New Roman"/>
          <w:sz w:val="24"/>
          <w:szCs w:val="24"/>
          <w:shd w:val="clear" w:color="auto" w:fill="FBFBFB"/>
        </w:rPr>
        <w:t>Wikipedia )</w:t>
      </w:r>
      <w:proofErr w:type="gramEnd"/>
      <w:r w:rsidRPr="00C115D8">
        <w:rPr>
          <w:rFonts w:ascii="Times New Roman" w:hAnsi="Times New Roman" w:cs="Times New Roman"/>
          <w:sz w:val="24"/>
          <w:szCs w:val="24"/>
          <w:shd w:val="clear" w:color="auto" w:fill="FBFBFB"/>
        </w:rPr>
        <w:t>. Если проще, то </w:t>
      </w:r>
      <w:r w:rsidRPr="00C115D8">
        <w:rPr>
          <w:rFonts w:ascii="Times New Roman" w:hAnsi="Times New Roman" w:cs="Times New Roman"/>
          <w:b/>
          <w:bCs/>
          <w:sz w:val="24"/>
          <w:szCs w:val="24"/>
          <w:shd w:val="clear" w:color="auto" w:fill="FBFBFB"/>
        </w:rPr>
        <w:t>тонкий</w:t>
      </w:r>
      <w:r w:rsidRPr="00C115D8">
        <w:rPr>
          <w:rFonts w:ascii="Times New Roman" w:hAnsi="Times New Roman" w:cs="Times New Roman"/>
          <w:sz w:val="24"/>
          <w:szCs w:val="24"/>
          <w:shd w:val="clear" w:color="auto" w:fill="FBFBFB"/>
        </w:rPr>
        <w:t> </w:t>
      </w:r>
      <w:r w:rsidRPr="00C115D8">
        <w:rPr>
          <w:rFonts w:ascii="Times New Roman" w:hAnsi="Times New Roman" w:cs="Times New Roman"/>
          <w:b/>
          <w:bCs/>
          <w:sz w:val="24"/>
          <w:szCs w:val="24"/>
          <w:shd w:val="clear" w:color="auto" w:fill="FBFBFB"/>
        </w:rPr>
        <w:t>клиент</w:t>
      </w:r>
      <w:r w:rsidRPr="00C115D8">
        <w:rPr>
          <w:rFonts w:ascii="Times New Roman" w:hAnsi="Times New Roman" w:cs="Times New Roman"/>
          <w:sz w:val="24"/>
          <w:szCs w:val="24"/>
          <w:shd w:val="clear" w:color="auto" w:fill="FBFBFB"/>
        </w:rPr>
        <w:t xml:space="preserve"> – это </w:t>
      </w:r>
      <w:proofErr w:type="spellStart"/>
      <w:r w:rsidRPr="00C115D8">
        <w:rPr>
          <w:rFonts w:ascii="Times New Roman" w:hAnsi="Times New Roman" w:cs="Times New Roman"/>
          <w:sz w:val="24"/>
          <w:szCs w:val="24"/>
          <w:shd w:val="clear" w:color="auto" w:fill="FBFBFB"/>
        </w:rPr>
        <w:t>недокомьютер</w:t>
      </w:r>
      <w:proofErr w:type="spellEnd"/>
      <w:r w:rsidRPr="00C115D8">
        <w:rPr>
          <w:rFonts w:ascii="Times New Roman" w:hAnsi="Times New Roman" w:cs="Times New Roman"/>
          <w:sz w:val="24"/>
          <w:szCs w:val="24"/>
          <w:shd w:val="clear" w:color="auto" w:fill="FBFBFB"/>
        </w:rPr>
        <w:t>, который загружает легкую операционную систему (обычно используется Linux, в обзоре возьмем это за априори) и соединяется с терминальным </w:t>
      </w:r>
      <w:r w:rsidRPr="00C115D8">
        <w:rPr>
          <w:rFonts w:ascii="Times New Roman" w:hAnsi="Times New Roman" w:cs="Times New Roman"/>
          <w:b/>
          <w:bCs/>
          <w:sz w:val="24"/>
          <w:szCs w:val="24"/>
          <w:shd w:val="clear" w:color="auto" w:fill="FBFBFB"/>
        </w:rPr>
        <w:t>сервером</w:t>
      </w:r>
      <w:r w:rsidRPr="00C115D8">
        <w:rPr>
          <w:rFonts w:ascii="Times New Roman" w:hAnsi="Times New Roman" w:cs="Times New Roman"/>
          <w:sz w:val="24"/>
          <w:szCs w:val="24"/>
          <w:shd w:val="clear" w:color="auto" w:fill="FBFBFB"/>
        </w:rPr>
        <w:t>. Обычно </w:t>
      </w:r>
      <w:r w:rsidRPr="00C115D8">
        <w:rPr>
          <w:rFonts w:ascii="Times New Roman" w:hAnsi="Times New Roman" w:cs="Times New Roman"/>
          <w:b/>
          <w:bCs/>
          <w:sz w:val="24"/>
          <w:szCs w:val="24"/>
          <w:shd w:val="clear" w:color="auto" w:fill="FBFBFB"/>
        </w:rPr>
        <w:t>тонкие</w:t>
      </w:r>
      <w:r w:rsidRPr="00C115D8">
        <w:rPr>
          <w:rFonts w:ascii="Times New Roman" w:hAnsi="Times New Roman" w:cs="Times New Roman"/>
          <w:sz w:val="24"/>
          <w:szCs w:val="24"/>
          <w:shd w:val="clear" w:color="auto" w:fill="FBFBFB"/>
        </w:rPr>
        <w:t> </w:t>
      </w:r>
      <w:r w:rsidRPr="00C115D8">
        <w:rPr>
          <w:rFonts w:ascii="Times New Roman" w:hAnsi="Times New Roman" w:cs="Times New Roman"/>
          <w:b/>
          <w:bCs/>
          <w:sz w:val="24"/>
          <w:szCs w:val="24"/>
          <w:shd w:val="clear" w:color="auto" w:fill="FBFBFB"/>
        </w:rPr>
        <w:t>клиенты</w:t>
      </w:r>
      <w:r w:rsidRPr="00C115D8">
        <w:rPr>
          <w:rFonts w:ascii="Times New Roman" w:hAnsi="Times New Roman" w:cs="Times New Roman"/>
          <w:sz w:val="24"/>
          <w:szCs w:val="24"/>
          <w:shd w:val="clear" w:color="auto" w:fill="FBFBFB"/>
        </w:rPr>
        <w:t> создаются для экономии на железе и ПО, в редких случаях по иным соображениям</w:t>
      </w:r>
    </w:p>
    <w:p w14:paraId="0099D46B" w14:textId="77777777" w:rsidR="00C115D8" w:rsidRPr="00C115D8" w:rsidRDefault="00C115D8" w:rsidP="008B438E">
      <w:pPr>
        <w:rPr>
          <w:rFonts w:ascii="Times New Roman" w:hAnsi="Times New Roman" w:cs="Times New Roman"/>
          <w:sz w:val="24"/>
          <w:szCs w:val="24"/>
        </w:rPr>
      </w:pPr>
    </w:p>
    <w:p w14:paraId="52F45080" w14:textId="16B0BA2E"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25.Опишите сходства и различия "толстого" и "тонкого" клиентов. </w:t>
      </w:r>
      <w:r w:rsidRPr="00C115D8">
        <w:rPr>
          <w:rFonts w:ascii="Times New Roman" w:hAnsi="Times New Roman" w:cs="Times New Roman"/>
          <w:sz w:val="24"/>
          <w:szCs w:val="24"/>
        </w:rPr>
        <w:br/>
      </w:r>
      <w:r w:rsidR="00122BD5" w:rsidRPr="00C115D8">
        <w:rPr>
          <w:rFonts w:ascii="Times New Roman" w:hAnsi="Times New Roman" w:cs="Times New Roman"/>
          <w:noProof/>
          <w:sz w:val="24"/>
          <w:szCs w:val="24"/>
        </w:rPr>
        <w:drawing>
          <wp:inline distT="0" distB="0" distL="0" distR="0" wp14:anchorId="14E330B5" wp14:editId="326C40FD">
            <wp:extent cx="5733415" cy="2875915"/>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875915"/>
                    </a:xfrm>
                    <a:prstGeom prst="rect">
                      <a:avLst/>
                    </a:prstGeom>
                  </pic:spPr>
                </pic:pic>
              </a:graphicData>
            </a:graphic>
          </wp:inline>
        </w:drawing>
      </w:r>
    </w:p>
    <w:p w14:paraId="67EF31DA" w14:textId="77777777" w:rsidR="00122BD5" w:rsidRPr="00C115D8" w:rsidRDefault="00122BD5" w:rsidP="008B438E">
      <w:pPr>
        <w:rPr>
          <w:rFonts w:ascii="Times New Roman" w:hAnsi="Times New Roman" w:cs="Times New Roman"/>
          <w:sz w:val="24"/>
          <w:szCs w:val="24"/>
        </w:rPr>
      </w:pPr>
    </w:p>
    <w:p w14:paraId="3D2CF422" w14:textId="77777777" w:rsid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26.Что такое архитектура программного обеспечения? </w:t>
      </w:r>
    </w:p>
    <w:p w14:paraId="702C2872" w14:textId="77777777" w:rsidR="00C115D8" w:rsidRPr="00C115D8" w:rsidRDefault="00C115D8" w:rsidP="00C115D8">
      <w:pPr>
        <w:shd w:val="clear" w:color="auto" w:fill="FFFFFF"/>
        <w:spacing w:before="120" w:after="120" w:line="240" w:lineRule="auto"/>
        <w:rPr>
          <w:rFonts w:eastAsia="Times New Roman"/>
          <w:color w:val="202122"/>
          <w:sz w:val="21"/>
          <w:szCs w:val="21"/>
          <w:lang w:val="ru-RU"/>
        </w:rPr>
      </w:pPr>
      <w:r w:rsidRPr="00C115D8">
        <w:rPr>
          <w:rFonts w:eastAsia="Times New Roman"/>
          <w:b/>
          <w:bCs/>
          <w:color w:val="202122"/>
          <w:sz w:val="21"/>
          <w:szCs w:val="21"/>
          <w:lang w:val="ru-RU"/>
        </w:rPr>
        <w:lastRenderedPageBreak/>
        <w:t>Архитектура программного обеспечения</w:t>
      </w:r>
      <w:r w:rsidRPr="00C115D8">
        <w:rPr>
          <w:rFonts w:eastAsia="Times New Roman"/>
          <w:color w:val="202122"/>
          <w:sz w:val="21"/>
          <w:szCs w:val="21"/>
          <w:lang w:val="ru-RU"/>
        </w:rPr>
        <w:t> (</w:t>
      </w:r>
      <w:hyperlink r:id="rId19" w:tooltip="Английский язык" w:history="1">
        <w:r w:rsidRPr="00C115D8">
          <w:rPr>
            <w:rFonts w:eastAsia="Times New Roman"/>
            <w:color w:val="0645AD"/>
            <w:sz w:val="21"/>
            <w:szCs w:val="21"/>
            <w:u w:val="single"/>
            <w:lang w:val="ru-RU"/>
          </w:rPr>
          <w:t>англ.</w:t>
        </w:r>
      </w:hyperlink>
      <w:r w:rsidRPr="00C115D8">
        <w:rPr>
          <w:rFonts w:eastAsia="Times New Roman"/>
          <w:color w:val="202122"/>
          <w:sz w:val="21"/>
          <w:szCs w:val="21"/>
          <w:lang w:val="ru-RU"/>
        </w:rPr>
        <w:t> </w:t>
      </w:r>
      <w:r w:rsidRPr="00C115D8">
        <w:rPr>
          <w:rFonts w:eastAsia="Times New Roman"/>
          <w:i/>
          <w:iCs/>
          <w:color w:val="202122"/>
          <w:sz w:val="21"/>
          <w:szCs w:val="21"/>
          <w:lang w:val="en"/>
        </w:rPr>
        <w:t>software</w:t>
      </w:r>
      <w:r w:rsidRPr="00C115D8">
        <w:rPr>
          <w:rFonts w:eastAsia="Times New Roman"/>
          <w:i/>
          <w:iCs/>
          <w:color w:val="202122"/>
          <w:sz w:val="21"/>
          <w:szCs w:val="21"/>
          <w:lang w:val="ru-RU"/>
        </w:rPr>
        <w:t xml:space="preserve"> </w:t>
      </w:r>
      <w:r w:rsidRPr="00C115D8">
        <w:rPr>
          <w:rFonts w:eastAsia="Times New Roman"/>
          <w:i/>
          <w:iCs/>
          <w:color w:val="202122"/>
          <w:sz w:val="21"/>
          <w:szCs w:val="21"/>
          <w:lang w:val="en"/>
        </w:rPr>
        <w:t>architecture</w:t>
      </w:r>
      <w:r w:rsidRPr="00C115D8">
        <w:rPr>
          <w:rFonts w:eastAsia="Times New Roman"/>
          <w:color w:val="202122"/>
          <w:sz w:val="21"/>
          <w:szCs w:val="21"/>
          <w:lang w:val="ru-RU"/>
        </w:rPr>
        <w:t>) — совокупность важнейших решений об организации программной системы. Архитектура включает:</w:t>
      </w:r>
    </w:p>
    <w:p w14:paraId="216A8B62" w14:textId="77777777" w:rsid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27.Что включает в себя понятие архитектуры программного обеспечения? </w:t>
      </w:r>
    </w:p>
    <w:p w14:paraId="5A20608B" w14:textId="77777777" w:rsidR="00C115D8" w:rsidRPr="00C115D8" w:rsidRDefault="00C115D8" w:rsidP="00C115D8">
      <w:pPr>
        <w:numPr>
          <w:ilvl w:val="0"/>
          <w:numId w:val="4"/>
        </w:numPr>
        <w:shd w:val="clear" w:color="auto" w:fill="FFFFFF"/>
        <w:spacing w:before="100" w:beforeAutospacing="1" w:after="24" w:line="240" w:lineRule="auto"/>
        <w:ind w:left="1104"/>
        <w:rPr>
          <w:rFonts w:eastAsia="Times New Roman"/>
          <w:color w:val="202122"/>
          <w:sz w:val="21"/>
          <w:szCs w:val="21"/>
          <w:lang w:val="ru-RU"/>
        </w:rPr>
      </w:pPr>
      <w:r w:rsidRPr="00C115D8">
        <w:rPr>
          <w:rFonts w:eastAsia="Times New Roman"/>
          <w:color w:val="202122"/>
          <w:sz w:val="21"/>
          <w:szCs w:val="21"/>
          <w:lang w:val="ru-RU"/>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2724A258" w14:textId="77777777" w:rsidR="00C115D8" w:rsidRPr="00C115D8" w:rsidRDefault="00C115D8" w:rsidP="00C115D8">
      <w:pPr>
        <w:numPr>
          <w:ilvl w:val="0"/>
          <w:numId w:val="4"/>
        </w:numPr>
        <w:shd w:val="clear" w:color="auto" w:fill="FFFFFF"/>
        <w:spacing w:before="100" w:beforeAutospacing="1" w:after="24" w:line="240" w:lineRule="auto"/>
        <w:ind w:left="1104"/>
        <w:rPr>
          <w:rFonts w:eastAsia="Times New Roman"/>
          <w:color w:val="202122"/>
          <w:sz w:val="21"/>
          <w:szCs w:val="21"/>
          <w:lang w:val="ru-RU"/>
        </w:rPr>
      </w:pPr>
      <w:r w:rsidRPr="00C115D8">
        <w:rPr>
          <w:rFonts w:eastAsia="Times New Roman"/>
          <w:color w:val="202122"/>
          <w:sz w:val="21"/>
          <w:szCs w:val="21"/>
          <w:lang w:val="ru-RU"/>
        </w:rPr>
        <w:t>соединение выбранных элементов структуры и поведения во всё более крупные системы;</w:t>
      </w:r>
    </w:p>
    <w:p w14:paraId="4374C862" w14:textId="77777777" w:rsidR="00C115D8" w:rsidRPr="00C115D8" w:rsidRDefault="00C115D8" w:rsidP="00C115D8">
      <w:pPr>
        <w:numPr>
          <w:ilvl w:val="0"/>
          <w:numId w:val="4"/>
        </w:numPr>
        <w:shd w:val="clear" w:color="auto" w:fill="FFFFFF"/>
        <w:spacing w:before="100" w:beforeAutospacing="1" w:after="24" w:line="240" w:lineRule="auto"/>
        <w:ind w:left="1104"/>
        <w:rPr>
          <w:rFonts w:eastAsia="Times New Roman"/>
          <w:color w:val="202122"/>
          <w:sz w:val="21"/>
          <w:szCs w:val="21"/>
          <w:lang w:val="ru-RU"/>
        </w:rPr>
      </w:pPr>
      <w:r w:rsidRPr="00C115D8">
        <w:rPr>
          <w:rFonts w:eastAsia="Times New Roman"/>
          <w:color w:val="202122"/>
          <w:sz w:val="21"/>
          <w:szCs w:val="21"/>
          <w:lang w:val="ru-RU"/>
        </w:rPr>
        <w:t>архитектурный стиль, который направляет всю организацию — все элементы, их интерфейсы, их сотрудничество и их соединение</w:t>
      </w:r>
    </w:p>
    <w:p w14:paraId="2CB1AC8A" w14:textId="0F71E0BB" w:rsid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28.Что такое паттерн проектирования? </w:t>
      </w:r>
    </w:p>
    <w:p w14:paraId="06484BC1" w14:textId="50787CCB" w:rsidR="00C115D8" w:rsidRDefault="00C115D8" w:rsidP="008B438E">
      <w:pPr>
        <w:rPr>
          <w:rFonts w:ascii="Times New Roman" w:hAnsi="Times New Roman" w:cs="Times New Roman"/>
          <w:sz w:val="24"/>
          <w:szCs w:val="24"/>
        </w:rPr>
      </w:pPr>
      <w:r>
        <w:rPr>
          <w:color w:val="333333"/>
          <w:shd w:val="clear" w:color="auto" w:fill="FFFFFF"/>
        </w:rPr>
        <w:t>Шаблон </w:t>
      </w:r>
      <w:r>
        <w:rPr>
          <w:b/>
          <w:bCs/>
          <w:color w:val="333333"/>
          <w:shd w:val="clear" w:color="auto" w:fill="FFFFFF"/>
        </w:rPr>
        <w:t>проектирования</w:t>
      </w:r>
      <w:r>
        <w:rPr>
          <w:color w:val="333333"/>
          <w:shd w:val="clear" w:color="auto" w:fill="FFFFFF"/>
        </w:rPr>
        <w:t> или </w:t>
      </w:r>
      <w:r>
        <w:rPr>
          <w:b/>
          <w:bCs/>
          <w:color w:val="333333"/>
          <w:shd w:val="clear" w:color="auto" w:fill="FFFFFF"/>
        </w:rPr>
        <w:t>паттерн</w:t>
      </w:r>
      <w:r>
        <w:rPr>
          <w:color w:val="333333"/>
          <w:shd w:val="clear" w:color="auto" w:fill="FFFFFF"/>
        </w:rPr>
        <w:t xml:space="preserve"> (англ. </w:t>
      </w:r>
      <w:proofErr w:type="spellStart"/>
      <w:r>
        <w:rPr>
          <w:color w:val="333333"/>
          <w:shd w:val="clear" w:color="auto" w:fill="FFFFFF"/>
        </w:rPr>
        <w:t>design</w:t>
      </w:r>
      <w:proofErr w:type="spellEnd"/>
      <w:r>
        <w:rPr>
          <w:color w:val="333333"/>
          <w:shd w:val="clear" w:color="auto" w:fill="FFFFFF"/>
        </w:rPr>
        <w:t> </w:t>
      </w:r>
      <w:proofErr w:type="spellStart"/>
      <w:r>
        <w:rPr>
          <w:b/>
          <w:bCs/>
          <w:color w:val="333333"/>
          <w:shd w:val="clear" w:color="auto" w:fill="FFFFFF"/>
        </w:rPr>
        <w:t>pattern</w:t>
      </w:r>
      <w:proofErr w:type="spellEnd"/>
      <w:r>
        <w:rPr>
          <w:color w:val="333333"/>
          <w:shd w:val="clear" w:color="auto" w:fill="FFFFFF"/>
        </w:rPr>
        <w:t>) в разработке программного обеспечения — повторяемая архитектурная конструкция, представляющая собой решение проблемы </w:t>
      </w:r>
      <w:r>
        <w:rPr>
          <w:b/>
          <w:bCs/>
          <w:color w:val="333333"/>
          <w:shd w:val="clear" w:color="auto" w:fill="FFFFFF"/>
        </w:rPr>
        <w:t>проектирования</w:t>
      </w:r>
      <w:r>
        <w:rPr>
          <w:color w:val="333333"/>
          <w:shd w:val="clear" w:color="auto" w:fill="FFFFFF"/>
        </w:rPr>
        <w:t> </w:t>
      </w:r>
      <w:r>
        <w:rPr>
          <w:b/>
          <w:bCs/>
          <w:color w:val="333333"/>
          <w:shd w:val="clear" w:color="auto" w:fill="FFFFFF"/>
        </w:rPr>
        <w:t>в</w:t>
      </w:r>
      <w:r>
        <w:rPr>
          <w:color w:val="333333"/>
          <w:shd w:val="clear" w:color="auto" w:fill="FFFFFF"/>
        </w:rPr>
        <w:t> рамках некоторого часто возникающего контекста. Обычно шаблон не является законченным образцом, который может быть прямо преобразован в код; это лишь пример решения задачи, который можно использовать в различных ситуациях.</w:t>
      </w:r>
    </w:p>
    <w:p w14:paraId="61779DB9" w14:textId="3734F92F"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29.Опишите кратко паттерн проектирования MVC. </w:t>
      </w:r>
    </w:p>
    <w:p w14:paraId="551B7942" w14:textId="77777777" w:rsidR="00690E95" w:rsidRDefault="00122BD5" w:rsidP="008B438E">
      <w:pPr>
        <w:rPr>
          <w:rFonts w:ascii="Times New Roman" w:hAnsi="Times New Roman" w:cs="Times New Roman"/>
          <w:color w:val="FF0000"/>
          <w:sz w:val="24"/>
          <w:szCs w:val="24"/>
        </w:rPr>
      </w:pPr>
      <w:r w:rsidRPr="00C115D8">
        <w:rPr>
          <w:rFonts w:ascii="Times New Roman" w:hAnsi="Times New Roman" w:cs="Times New Roman"/>
          <w:noProof/>
          <w:sz w:val="24"/>
          <w:szCs w:val="24"/>
        </w:rPr>
        <w:drawing>
          <wp:inline distT="0" distB="0" distL="0" distR="0" wp14:anchorId="4E4D4FC2" wp14:editId="3E5A82FC">
            <wp:extent cx="5733415" cy="3176270"/>
            <wp:effectExtent l="0" t="0" r="63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176270"/>
                    </a:xfrm>
                    <a:prstGeom prst="rect">
                      <a:avLst/>
                    </a:prstGeom>
                  </pic:spPr>
                </pic:pic>
              </a:graphicData>
            </a:graphic>
          </wp:inline>
        </w:drawing>
      </w:r>
    </w:p>
    <w:p w14:paraId="1CFBC097" w14:textId="77777777" w:rsidR="00690E95" w:rsidRDefault="00690E95" w:rsidP="008B438E">
      <w:r>
        <w:t>Model-View-</w:t>
      </w:r>
      <w:proofErr w:type="spellStart"/>
      <w:r>
        <w:t>Controller</w:t>
      </w:r>
      <w:proofErr w:type="spellEnd"/>
      <w:r>
        <w:t xml:space="preserve"> (MVC, «Модель-Представление-Контроллер»,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Модель (Model) предоставляет данные и реагирует на команды контроллера, изменяя своё состояние. Представление (View) отвечает за отображение данных модели пользователю, реагируя на изменения модели. Контроллер (</w:t>
      </w:r>
      <w:proofErr w:type="spellStart"/>
      <w:r>
        <w:t>Controller</w:t>
      </w:r>
      <w:proofErr w:type="spellEnd"/>
      <w:r>
        <w:t>) интерпретирует действия пользователя, оповещая модель о необходимости изменений.</w:t>
      </w:r>
    </w:p>
    <w:p w14:paraId="6360E188" w14:textId="3C301E00" w:rsidR="00690E95" w:rsidRPr="00690E95" w:rsidRDefault="005D6D4C" w:rsidP="008B438E">
      <w:pPr>
        <w:rPr>
          <w:rFonts w:ascii="Times New Roman" w:hAnsi="Times New Roman" w:cs="Times New Roman"/>
          <w:color w:val="FF0000"/>
          <w:sz w:val="24"/>
          <w:szCs w:val="24"/>
        </w:rPr>
      </w:pPr>
      <w:r w:rsidRPr="00C115D8">
        <w:rPr>
          <w:rFonts w:ascii="Times New Roman" w:hAnsi="Times New Roman" w:cs="Times New Roman"/>
          <w:sz w:val="24"/>
          <w:szCs w:val="24"/>
        </w:rPr>
        <w:lastRenderedPageBreak/>
        <w:br/>
      </w:r>
      <w:r w:rsidRPr="00C115D8">
        <w:rPr>
          <w:rFonts w:ascii="Times New Roman" w:hAnsi="Times New Roman" w:cs="Times New Roman"/>
          <w:color w:val="FF0000"/>
          <w:sz w:val="24"/>
          <w:szCs w:val="24"/>
        </w:rPr>
        <w:t xml:space="preserve">30.Опишите признаки использования подхода MVC. </w:t>
      </w:r>
    </w:p>
    <w:p w14:paraId="70992173" w14:textId="01182B7D" w:rsidR="00690E95" w:rsidRDefault="00690E95">
      <w:pPr>
        <w:rPr>
          <w:rFonts w:ascii="Times New Roman" w:hAnsi="Times New Roman" w:cs="Times New Roman"/>
          <w:sz w:val="24"/>
          <w:szCs w:val="24"/>
        </w:rPr>
      </w:pPr>
      <w:r>
        <w:rPr>
          <w:rFonts w:ascii="Times New Roman" w:hAnsi="Times New Roman" w:cs="Times New Roman"/>
          <w:sz w:val="24"/>
          <w:szCs w:val="24"/>
        </w:rPr>
        <w:br w:type="page"/>
      </w:r>
    </w:p>
    <w:p w14:paraId="18E4CE1A" w14:textId="3DA53B14"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31.Опишите кратко паттерн проектирования MVP. </w:t>
      </w:r>
    </w:p>
    <w:p w14:paraId="64284C4C" w14:textId="77777777" w:rsidR="00690E95" w:rsidRDefault="00122BD5" w:rsidP="008B438E">
      <w:pPr>
        <w:rPr>
          <w:rFonts w:ascii="Times New Roman" w:hAnsi="Times New Roman" w:cs="Times New Roman"/>
          <w:color w:val="FF0000"/>
          <w:sz w:val="24"/>
          <w:szCs w:val="24"/>
        </w:rPr>
      </w:pPr>
      <w:r w:rsidRPr="00C115D8">
        <w:rPr>
          <w:rFonts w:ascii="Times New Roman" w:hAnsi="Times New Roman" w:cs="Times New Roman"/>
          <w:noProof/>
          <w:sz w:val="24"/>
          <w:szCs w:val="24"/>
        </w:rPr>
        <w:drawing>
          <wp:inline distT="0" distB="0" distL="0" distR="0" wp14:anchorId="17A2EFDD" wp14:editId="3789C78F">
            <wp:extent cx="5733415" cy="255968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559685"/>
                    </a:xfrm>
                    <a:prstGeom prst="rect">
                      <a:avLst/>
                    </a:prstGeom>
                  </pic:spPr>
                </pic:pic>
              </a:graphicData>
            </a:graphic>
          </wp:inline>
        </w:drawing>
      </w:r>
    </w:p>
    <w:p w14:paraId="254C5058" w14:textId="5A6C7C0B" w:rsidR="00690E95" w:rsidRDefault="00690E95" w:rsidP="008B438E">
      <w:r>
        <w:t>Model-View-</w:t>
      </w:r>
      <w:proofErr w:type="spellStart"/>
      <w:r>
        <w:t>Presenter</w:t>
      </w:r>
      <w:proofErr w:type="spellEnd"/>
      <w:r>
        <w:t xml:space="preserve"> — шаблон проектирования, производный от MVC, который используется в основном для построения пользовательского интерфейса. Элемент </w:t>
      </w:r>
      <w:proofErr w:type="spellStart"/>
      <w:r>
        <w:t>Presenter</w:t>
      </w:r>
      <w:proofErr w:type="spellEnd"/>
      <w:r>
        <w:t xml:space="preserve"> в данном шаблоне берёт на себя функциональность посредника (аналогично контроллеру в MVC) и отвечает за управление событиями пользовательского интерфейса (например, использование мыши) так же, как в других шаблонах обычно отвечает представление</w:t>
      </w:r>
    </w:p>
    <w:p w14:paraId="0EDF9CC6" w14:textId="77777777" w:rsidR="00690E95" w:rsidRDefault="00690E95" w:rsidP="008B438E">
      <w:pPr>
        <w:rPr>
          <w:rFonts w:ascii="Times New Roman" w:hAnsi="Times New Roman" w:cs="Times New Roman"/>
          <w:color w:val="FF0000"/>
          <w:sz w:val="24"/>
          <w:szCs w:val="24"/>
        </w:rPr>
      </w:pPr>
    </w:p>
    <w:p w14:paraId="43FC4C77" w14:textId="7903E3EF" w:rsidR="00122BD5" w:rsidRPr="00C115D8" w:rsidRDefault="005D6D4C" w:rsidP="008B438E">
      <w:pPr>
        <w:rPr>
          <w:rFonts w:ascii="Times New Roman" w:hAnsi="Times New Roman" w:cs="Times New Roman"/>
          <w:sz w:val="24"/>
          <w:szCs w:val="24"/>
        </w:rPr>
      </w:pPr>
      <w:r w:rsidRPr="00C115D8">
        <w:rPr>
          <w:rFonts w:ascii="Times New Roman" w:hAnsi="Times New Roman" w:cs="Times New Roman"/>
          <w:color w:val="FF0000"/>
          <w:sz w:val="24"/>
          <w:szCs w:val="24"/>
        </w:rPr>
        <w:t xml:space="preserve">32.Опишите признаки использования подхода MVP. </w:t>
      </w:r>
      <w:r w:rsidRPr="00C115D8">
        <w:rPr>
          <w:rFonts w:ascii="Times New Roman" w:hAnsi="Times New Roman" w:cs="Times New Roman"/>
          <w:sz w:val="24"/>
          <w:szCs w:val="24"/>
        </w:rPr>
        <w:br/>
        <w:t xml:space="preserve">33.Опишите кратко паттерн проектирования MVVM. </w:t>
      </w:r>
    </w:p>
    <w:p w14:paraId="6A69D12F" w14:textId="77777777" w:rsidR="00690E95" w:rsidRDefault="00122BD5" w:rsidP="008B438E">
      <w:pPr>
        <w:rPr>
          <w:rFonts w:ascii="Times New Roman" w:hAnsi="Times New Roman" w:cs="Times New Roman"/>
          <w:color w:val="FF0000"/>
          <w:sz w:val="24"/>
          <w:szCs w:val="24"/>
        </w:rPr>
      </w:pPr>
      <w:r w:rsidRPr="00C115D8">
        <w:rPr>
          <w:rFonts w:ascii="Times New Roman" w:hAnsi="Times New Roman" w:cs="Times New Roman"/>
          <w:noProof/>
          <w:sz w:val="24"/>
          <w:szCs w:val="24"/>
        </w:rPr>
        <w:drawing>
          <wp:inline distT="0" distB="0" distL="0" distR="0" wp14:anchorId="7C5756BA" wp14:editId="625FD6A0">
            <wp:extent cx="5733415" cy="3004820"/>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04820"/>
                    </a:xfrm>
                    <a:prstGeom prst="rect">
                      <a:avLst/>
                    </a:prstGeom>
                  </pic:spPr>
                </pic:pic>
              </a:graphicData>
            </a:graphic>
          </wp:inline>
        </w:drawing>
      </w:r>
    </w:p>
    <w:p w14:paraId="5A34D0CA" w14:textId="63AA0721" w:rsidR="00C115D8" w:rsidRDefault="00690E95" w:rsidP="008B438E">
      <w:pPr>
        <w:rPr>
          <w:rFonts w:ascii="Times New Roman" w:hAnsi="Times New Roman" w:cs="Times New Roman"/>
          <w:color w:val="FF0000"/>
          <w:sz w:val="24"/>
          <w:szCs w:val="24"/>
        </w:rPr>
      </w:pPr>
      <w:r>
        <w:t>Model-View-</w:t>
      </w:r>
      <w:proofErr w:type="spellStart"/>
      <w:r>
        <w:t>ViewModel</w:t>
      </w:r>
      <w:proofErr w:type="spellEnd"/>
      <w:r>
        <w:t xml:space="preserve"> (MVVM) — шаблон проектирования архитектуры приложения. Представлен в 2005 году Джоном </w:t>
      </w:r>
      <w:proofErr w:type="spellStart"/>
      <w:r>
        <w:t>Госсманом</w:t>
      </w:r>
      <w:proofErr w:type="spellEnd"/>
      <w:r>
        <w:t xml:space="preserve"> (John </w:t>
      </w:r>
      <w:proofErr w:type="spellStart"/>
      <w:r>
        <w:t>Gossman</w:t>
      </w:r>
      <w:proofErr w:type="spellEnd"/>
      <w:r>
        <w:t xml:space="preserve">) как модификация шаблона </w:t>
      </w:r>
      <w:proofErr w:type="spellStart"/>
      <w:r>
        <w:t>Presentation</w:t>
      </w:r>
      <w:proofErr w:type="spellEnd"/>
      <w:r>
        <w:t xml:space="preserve"> Model. Ориентирован на современные платформы разработки, такие как Windows </w:t>
      </w:r>
      <w:proofErr w:type="spellStart"/>
      <w:r>
        <w:t>Presentation</w:t>
      </w:r>
      <w:proofErr w:type="spellEnd"/>
      <w:r>
        <w:t xml:space="preserve"> Foundation, </w:t>
      </w:r>
      <w:proofErr w:type="spellStart"/>
      <w:r>
        <w:t>Silverlight</w:t>
      </w:r>
      <w:proofErr w:type="spellEnd"/>
      <w:r>
        <w:t xml:space="preserve"> от компании Microsoft, ZK </w:t>
      </w:r>
      <w:proofErr w:type="spellStart"/>
      <w:r>
        <w:t>framework</w:t>
      </w:r>
      <w:proofErr w:type="spellEnd"/>
      <w:r>
        <w:t>.</w:t>
      </w:r>
      <w:r w:rsidR="005D6D4C" w:rsidRPr="00C115D8">
        <w:rPr>
          <w:rFonts w:ascii="Times New Roman" w:hAnsi="Times New Roman" w:cs="Times New Roman"/>
          <w:sz w:val="24"/>
          <w:szCs w:val="24"/>
        </w:rPr>
        <w:br/>
      </w:r>
      <w:r w:rsidR="005D6D4C" w:rsidRPr="00C115D8">
        <w:rPr>
          <w:rFonts w:ascii="Times New Roman" w:hAnsi="Times New Roman" w:cs="Times New Roman"/>
          <w:color w:val="FF0000"/>
          <w:sz w:val="24"/>
          <w:szCs w:val="24"/>
        </w:rPr>
        <w:t xml:space="preserve">34.Опишите признаки использования подхода MVVM. </w:t>
      </w:r>
    </w:p>
    <w:p w14:paraId="7680228A" w14:textId="1321F422" w:rsidR="00DA3396" w:rsidRDefault="00DA3396">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26074215" w14:textId="64F0E6B3" w:rsidR="005A49C6" w:rsidRPr="005A49C6" w:rsidRDefault="005A49C6" w:rsidP="005A49C6">
      <w:pPr>
        <w:jc w:val="center"/>
        <w:rPr>
          <w:rFonts w:ascii="Times New Roman" w:hAnsi="Times New Roman" w:cs="Times New Roman"/>
          <w:sz w:val="32"/>
          <w:szCs w:val="32"/>
        </w:rPr>
      </w:pPr>
      <w:r w:rsidRPr="005A49C6">
        <w:rPr>
          <w:rFonts w:ascii="Times New Roman" w:hAnsi="Times New Roman" w:cs="Times New Roman"/>
          <w:sz w:val="32"/>
          <w:szCs w:val="32"/>
          <w:lang w:val="ru-RU"/>
        </w:rPr>
        <w:lastRenderedPageBreak/>
        <w:t>\\\</w:t>
      </w:r>
      <w:r w:rsidRPr="005A49C6">
        <w:rPr>
          <w:rFonts w:ascii="Times New Roman" w:hAnsi="Times New Roman" w:cs="Times New Roman"/>
          <w:sz w:val="32"/>
          <w:szCs w:val="32"/>
          <w:lang w:val="en-US"/>
        </w:rPr>
        <w:t>WELCOME</w:t>
      </w:r>
      <w:r w:rsidRPr="00DA3396">
        <w:rPr>
          <w:rFonts w:ascii="Times New Roman" w:hAnsi="Times New Roman" w:cs="Times New Roman"/>
          <w:sz w:val="32"/>
          <w:szCs w:val="32"/>
          <w:lang w:val="ru-RU"/>
        </w:rPr>
        <w:t xml:space="preserve"> </w:t>
      </w:r>
      <w:r w:rsidRPr="005A49C6">
        <w:rPr>
          <w:rFonts w:ascii="Times New Roman" w:hAnsi="Times New Roman" w:cs="Times New Roman"/>
          <w:sz w:val="32"/>
          <w:szCs w:val="32"/>
          <w:lang w:val="en-US"/>
        </w:rPr>
        <w:t>TO</w:t>
      </w:r>
      <w:r w:rsidRPr="00DA3396">
        <w:rPr>
          <w:rFonts w:ascii="Times New Roman" w:hAnsi="Times New Roman" w:cs="Times New Roman"/>
          <w:sz w:val="32"/>
          <w:szCs w:val="32"/>
          <w:lang w:val="ru-RU"/>
        </w:rPr>
        <w:t xml:space="preserve"> </w:t>
      </w:r>
      <w:r w:rsidRPr="005A49C6">
        <w:rPr>
          <w:rFonts w:ascii="Times New Roman" w:hAnsi="Times New Roman" w:cs="Times New Roman"/>
          <w:sz w:val="32"/>
          <w:szCs w:val="32"/>
          <w:lang w:val="en-US"/>
        </w:rPr>
        <w:t>DUHOTA</w:t>
      </w:r>
      <w:r w:rsidRPr="00DA3396">
        <w:rPr>
          <w:rFonts w:ascii="Times New Roman" w:hAnsi="Times New Roman" w:cs="Times New Roman"/>
          <w:sz w:val="32"/>
          <w:szCs w:val="32"/>
          <w:lang w:val="ru-RU"/>
        </w:rPr>
        <w:t>///</w:t>
      </w:r>
    </w:p>
    <w:p w14:paraId="79E8F51F" w14:textId="77777777" w:rsidR="00DA339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35.Кратко опишите историю развития языка программирования PHP. </w:t>
      </w:r>
    </w:p>
    <w:p w14:paraId="0E255C89" w14:textId="1CF836B7" w:rsidR="00DA3396" w:rsidRDefault="00DA3396" w:rsidP="00DA3396">
      <w:pPr>
        <w:jc w:val="center"/>
        <w:rPr>
          <w:rFonts w:ascii="Times New Roman" w:hAnsi="Times New Roman" w:cs="Times New Roman"/>
          <w:sz w:val="24"/>
          <w:szCs w:val="24"/>
        </w:rPr>
      </w:pPr>
      <w:r>
        <w:rPr>
          <w:noProof/>
        </w:rPr>
        <w:drawing>
          <wp:inline distT="0" distB="0" distL="0" distR="0" wp14:anchorId="7957C871" wp14:editId="5467E8A5">
            <wp:extent cx="5076825" cy="2874937"/>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464" cy="2880962"/>
                    </a:xfrm>
                    <a:prstGeom prst="rect">
                      <a:avLst/>
                    </a:prstGeom>
                  </pic:spPr>
                </pic:pic>
              </a:graphicData>
            </a:graphic>
          </wp:inline>
        </w:drawing>
      </w:r>
    </w:p>
    <w:p w14:paraId="78363BC7" w14:textId="670B6BB5" w:rsidR="00DA339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36.Опишите что такое файл php.ini в рамках языка программирования PHP. </w:t>
      </w:r>
    </w:p>
    <w:p w14:paraId="44962720" w14:textId="3C15122F" w:rsidR="00DA3396" w:rsidRDefault="00DA3396" w:rsidP="008B438E">
      <w:pPr>
        <w:rPr>
          <w:color w:val="333333"/>
          <w:shd w:val="clear" w:color="auto" w:fill="FFFFFF"/>
        </w:rPr>
      </w:pPr>
      <w:r>
        <w:rPr>
          <w:color w:val="333333"/>
          <w:shd w:val="clear" w:color="auto" w:fill="FFFFFF"/>
        </w:rPr>
        <w:t>Файл «</w:t>
      </w:r>
      <w:r>
        <w:rPr>
          <w:b/>
          <w:bCs/>
          <w:color w:val="333333"/>
          <w:shd w:val="clear" w:color="auto" w:fill="FFFFFF"/>
        </w:rPr>
        <w:t>php</w:t>
      </w:r>
      <w:r>
        <w:rPr>
          <w:color w:val="333333"/>
          <w:shd w:val="clear" w:color="auto" w:fill="FFFFFF"/>
        </w:rPr>
        <w:t>.</w:t>
      </w:r>
      <w:r>
        <w:rPr>
          <w:b/>
          <w:bCs/>
          <w:color w:val="333333"/>
          <w:shd w:val="clear" w:color="auto" w:fill="FFFFFF"/>
        </w:rPr>
        <w:t>ini</w:t>
      </w:r>
      <w:r>
        <w:rPr>
          <w:color w:val="333333"/>
          <w:shd w:val="clear" w:color="auto" w:fill="FFFFFF"/>
        </w:rPr>
        <w:t>» — </w:t>
      </w:r>
      <w:r>
        <w:rPr>
          <w:b/>
          <w:bCs/>
          <w:color w:val="333333"/>
          <w:shd w:val="clear" w:color="auto" w:fill="FFFFFF"/>
        </w:rPr>
        <w:t>это</w:t>
      </w:r>
      <w:r>
        <w:rPr>
          <w:color w:val="333333"/>
          <w:shd w:val="clear" w:color="auto" w:fill="FFFFFF"/>
        </w:rPr>
        <w:t> текстовый файл с настройками </w:t>
      </w:r>
      <w:r>
        <w:rPr>
          <w:b/>
          <w:bCs/>
          <w:color w:val="333333"/>
          <w:shd w:val="clear" w:color="auto" w:fill="FFFFFF"/>
        </w:rPr>
        <w:t>PHP</w:t>
      </w:r>
      <w:r>
        <w:rPr>
          <w:color w:val="333333"/>
          <w:shd w:val="clear" w:color="auto" w:fill="FFFFFF"/>
        </w:rPr>
        <w:t>. </w:t>
      </w:r>
      <w:r>
        <w:rPr>
          <w:b/>
          <w:bCs/>
          <w:color w:val="333333"/>
          <w:shd w:val="clear" w:color="auto" w:fill="FFFFFF"/>
        </w:rPr>
        <w:t>Php</w:t>
      </w:r>
      <w:r>
        <w:rPr>
          <w:color w:val="333333"/>
          <w:shd w:val="clear" w:color="auto" w:fill="FFFFFF"/>
        </w:rPr>
        <w:t>.</w:t>
      </w:r>
      <w:r>
        <w:rPr>
          <w:b/>
          <w:bCs/>
          <w:color w:val="333333"/>
          <w:shd w:val="clear" w:color="auto" w:fill="FFFFFF"/>
        </w:rPr>
        <w:t>ini</w:t>
      </w:r>
      <w:r>
        <w:rPr>
          <w:color w:val="333333"/>
          <w:shd w:val="clear" w:color="auto" w:fill="FFFFFF"/>
        </w:rPr>
        <w:t xml:space="preserve"> содержит набор директив, каждая </w:t>
      </w:r>
      <w:proofErr w:type="gramStart"/>
      <w:r>
        <w:rPr>
          <w:color w:val="333333"/>
          <w:shd w:val="clear" w:color="auto" w:fill="FFFFFF"/>
        </w:rPr>
        <w:t>их</w:t>
      </w:r>
      <w:proofErr w:type="gramEnd"/>
      <w:r>
        <w:rPr>
          <w:color w:val="333333"/>
          <w:shd w:val="clear" w:color="auto" w:fill="FFFFFF"/>
        </w:rPr>
        <w:t xml:space="preserve"> которых пишется с новой строки и представляет собой пару ключ-значение, разделенные знаком равно.</w:t>
      </w:r>
    </w:p>
    <w:p w14:paraId="0F675691" w14:textId="3CF74776" w:rsidR="00DA3396" w:rsidRDefault="00DA3396" w:rsidP="008B438E">
      <w:pPr>
        <w:rPr>
          <w:rFonts w:ascii="Times New Roman" w:hAnsi="Times New Roman" w:cs="Times New Roman"/>
          <w:sz w:val="24"/>
          <w:szCs w:val="24"/>
        </w:rPr>
      </w:pPr>
    </w:p>
    <w:p w14:paraId="6288895E" w14:textId="77777777" w:rsidR="00230CD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37.Опишите кратко содержимое файла php.ini в рамках языка программирования PHP. Приведите конкретный пример. </w:t>
      </w:r>
    </w:p>
    <w:p w14:paraId="552A1B71" w14:textId="4B6BAD05" w:rsidR="00230CD9" w:rsidRDefault="00230CD9" w:rsidP="008B438E">
      <w:pPr>
        <w:rPr>
          <w:rFonts w:ascii="Times New Roman" w:hAnsi="Times New Roman" w:cs="Times New Roman"/>
          <w:sz w:val="24"/>
          <w:szCs w:val="24"/>
        </w:rPr>
      </w:pPr>
      <w:r>
        <w:rPr>
          <w:noProof/>
        </w:rPr>
        <w:drawing>
          <wp:inline distT="0" distB="0" distL="0" distR="0" wp14:anchorId="7CD97307" wp14:editId="3D549600">
            <wp:extent cx="5224254" cy="38766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659" cy="3879202"/>
                    </a:xfrm>
                    <a:prstGeom prst="rect">
                      <a:avLst/>
                    </a:prstGeom>
                  </pic:spPr>
                </pic:pic>
              </a:graphicData>
            </a:graphic>
          </wp:inline>
        </w:drawing>
      </w:r>
    </w:p>
    <w:p w14:paraId="2E16D9C9" w14:textId="57220153" w:rsidR="00230CD9" w:rsidRPr="00230CD9" w:rsidRDefault="005D6D4C" w:rsidP="008B438E">
      <w:pPr>
        <w:rPr>
          <w:rFonts w:ascii="Times New Roman" w:hAnsi="Times New Roman" w:cs="Times New Roman"/>
          <w:sz w:val="24"/>
          <w:szCs w:val="24"/>
          <w:lang w:val="ru-RU"/>
        </w:rPr>
      </w:pPr>
      <w:r w:rsidRPr="00C115D8">
        <w:rPr>
          <w:rFonts w:ascii="Times New Roman" w:hAnsi="Times New Roman" w:cs="Times New Roman"/>
          <w:sz w:val="24"/>
          <w:szCs w:val="24"/>
        </w:rPr>
        <w:lastRenderedPageBreak/>
        <w:t xml:space="preserve">38.Опишите как написать простую программу на PHP. </w:t>
      </w:r>
      <w:r w:rsidRPr="00C115D8">
        <w:rPr>
          <w:rFonts w:ascii="Times New Roman" w:hAnsi="Times New Roman" w:cs="Times New Roman"/>
          <w:sz w:val="24"/>
          <w:szCs w:val="24"/>
        </w:rPr>
        <w:br/>
        <w:t xml:space="preserve">39.Опишите комбинирование PHP и HTML. </w:t>
      </w:r>
      <w:r w:rsidR="00230CD9">
        <w:rPr>
          <w:rFonts w:ascii="Times New Roman" w:hAnsi="Times New Roman" w:cs="Times New Roman"/>
          <w:sz w:val="24"/>
          <w:szCs w:val="24"/>
          <w:lang w:val="ru-RU"/>
        </w:rPr>
        <w:t>(для 38-39)</w:t>
      </w:r>
    </w:p>
    <w:p w14:paraId="4E39C41E" w14:textId="19258E77" w:rsidR="00230CD9" w:rsidRDefault="00230CD9" w:rsidP="008B438E">
      <w:pPr>
        <w:rPr>
          <w:rFonts w:ascii="Times New Roman" w:hAnsi="Times New Roman" w:cs="Times New Roman"/>
          <w:sz w:val="24"/>
          <w:szCs w:val="24"/>
        </w:rPr>
      </w:pPr>
      <w:r>
        <w:rPr>
          <w:noProof/>
        </w:rPr>
        <w:drawing>
          <wp:inline distT="0" distB="0" distL="0" distR="0" wp14:anchorId="50D71D5B" wp14:editId="5F200ED3">
            <wp:extent cx="5733415" cy="3119120"/>
            <wp:effectExtent l="0" t="0" r="63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9120"/>
                    </a:xfrm>
                    <a:prstGeom prst="rect">
                      <a:avLst/>
                    </a:prstGeom>
                  </pic:spPr>
                </pic:pic>
              </a:graphicData>
            </a:graphic>
          </wp:inline>
        </w:drawing>
      </w:r>
    </w:p>
    <w:p w14:paraId="3F32B86B" w14:textId="77777777" w:rsidR="00230CD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40.Опишите основные правила, связанные с переменными в PHP. </w:t>
      </w:r>
    </w:p>
    <w:p w14:paraId="1680ADEE" w14:textId="33230055" w:rsidR="00230CD9" w:rsidRDefault="00230CD9" w:rsidP="00230CD9">
      <w:pPr>
        <w:jc w:val="center"/>
        <w:rPr>
          <w:rFonts w:ascii="Times New Roman" w:hAnsi="Times New Roman" w:cs="Times New Roman"/>
          <w:sz w:val="24"/>
          <w:szCs w:val="24"/>
        </w:rPr>
      </w:pPr>
      <w:r>
        <w:rPr>
          <w:noProof/>
        </w:rPr>
        <w:drawing>
          <wp:inline distT="0" distB="0" distL="0" distR="0" wp14:anchorId="60D08149" wp14:editId="2292C763">
            <wp:extent cx="5733415" cy="3976370"/>
            <wp:effectExtent l="0" t="0" r="63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976370"/>
                    </a:xfrm>
                    <a:prstGeom prst="rect">
                      <a:avLst/>
                    </a:prstGeom>
                  </pic:spPr>
                </pic:pic>
              </a:graphicData>
            </a:graphic>
          </wp:inline>
        </w:drawing>
      </w:r>
    </w:p>
    <w:p w14:paraId="0710940B" w14:textId="77777777" w:rsidR="00230CD9" w:rsidRDefault="00230CD9">
      <w:pPr>
        <w:rPr>
          <w:rFonts w:ascii="Times New Roman" w:hAnsi="Times New Roman" w:cs="Times New Roman"/>
          <w:sz w:val="24"/>
          <w:szCs w:val="24"/>
        </w:rPr>
      </w:pPr>
      <w:r>
        <w:rPr>
          <w:rFonts w:ascii="Times New Roman" w:hAnsi="Times New Roman" w:cs="Times New Roman"/>
          <w:sz w:val="24"/>
          <w:szCs w:val="24"/>
        </w:rPr>
        <w:br w:type="page"/>
      </w:r>
    </w:p>
    <w:p w14:paraId="44544391" w14:textId="77777777" w:rsidR="00230CD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41.Опишите основные типы данных в PHP. </w:t>
      </w:r>
    </w:p>
    <w:p w14:paraId="6F456FC6" w14:textId="48A78699" w:rsidR="00230CD9" w:rsidRDefault="00230CD9" w:rsidP="008B438E">
      <w:pPr>
        <w:rPr>
          <w:rFonts w:ascii="Times New Roman" w:hAnsi="Times New Roman" w:cs="Times New Roman"/>
          <w:sz w:val="24"/>
          <w:szCs w:val="24"/>
        </w:rPr>
      </w:pPr>
      <w:r>
        <w:rPr>
          <w:noProof/>
        </w:rPr>
        <w:drawing>
          <wp:inline distT="0" distB="0" distL="0" distR="0" wp14:anchorId="5DE37FE9" wp14:editId="6EBE4766">
            <wp:extent cx="5733415" cy="303085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30855"/>
                    </a:xfrm>
                    <a:prstGeom prst="rect">
                      <a:avLst/>
                    </a:prstGeom>
                  </pic:spPr>
                </pic:pic>
              </a:graphicData>
            </a:graphic>
          </wp:inline>
        </w:drawing>
      </w:r>
    </w:p>
    <w:p w14:paraId="7C29066A" w14:textId="77777777" w:rsidR="005F49B3"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42.Опишите основные функции для работы с переменными на уровне типов. </w:t>
      </w:r>
    </w:p>
    <w:p w14:paraId="7AAB4C55" w14:textId="755454CB" w:rsidR="005F49B3" w:rsidRDefault="005F49B3" w:rsidP="005F49B3">
      <w:pPr>
        <w:jc w:val="center"/>
        <w:rPr>
          <w:rFonts w:ascii="Times New Roman" w:hAnsi="Times New Roman" w:cs="Times New Roman"/>
          <w:sz w:val="24"/>
          <w:szCs w:val="24"/>
        </w:rPr>
      </w:pPr>
      <w:r>
        <w:rPr>
          <w:noProof/>
        </w:rPr>
        <w:drawing>
          <wp:inline distT="0" distB="0" distL="0" distR="0" wp14:anchorId="3F45F5CB" wp14:editId="3425E812">
            <wp:extent cx="5733415" cy="326136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1360"/>
                    </a:xfrm>
                    <a:prstGeom prst="rect">
                      <a:avLst/>
                    </a:prstGeom>
                  </pic:spPr>
                </pic:pic>
              </a:graphicData>
            </a:graphic>
          </wp:inline>
        </w:drawing>
      </w:r>
    </w:p>
    <w:p w14:paraId="3DFBCFDE" w14:textId="60DFE550" w:rsidR="005F49B3" w:rsidRDefault="005F49B3">
      <w:pPr>
        <w:rPr>
          <w:rFonts w:ascii="Times New Roman" w:hAnsi="Times New Roman" w:cs="Times New Roman"/>
          <w:sz w:val="24"/>
          <w:szCs w:val="24"/>
        </w:rPr>
      </w:pPr>
      <w:r>
        <w:rPr>
          <w:rFonts w:ascii="Times New Roman" w:hAnsi="Times New Roman" w:cs="Times New Roman"/>
          <w:sz w:val="24"/>
          <w:szCs w:val="24"/>
        </w:rPr>
        <w:br w:type="page"/>
      </w:r>
    </w:p>
    <w:p w14:paraId="4294B5EE" w14:textId="77777777" w:rsidR="005F49B3"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43.Опишите что такое и как используются предопределенные переменные в PHP. </w:t>
      </w:r>
    </w:p>
    <w:p w14:paraId="016FA786" w14:textId="13DF4CFC" w:rsidR="005F49B3" w:rsidRPr="005F49B3" w:rsidRDefault="005D6D4C" w:rsidP="008B438E">
      <w:pPr>
        <w:rPr>
          <w:rFonts w:ascii="Times New Roman" w:hAnsi="Times New Roman" w:cs="Times New Roman"/>
          <w:sz w:val="24"/>
          <w:szCs w:val="24"/>
          <w:lang w:val="ru-RU"/>
        </w:rPr>
      </w:pPr>
      <w:r w:rsidRPr="00C115D8">
        <w:rPr>
          <w:rFonts w:ascii="Times New Roman" w:hAnsi="Times New Roman" w:cs="Times New Roman"/>
          <w:sz w:val="24"/>
          <w:szCs w:val="24"/>
        </w:rPr>
        <w:t xml:space="preserve">44.Опишите что такое переменные переменных и приведите пример их использования. </w:t>
      </w:r>
      <w:r w:rsidR="005F49B3">
        <w:rPr>
          <w:rFonts w:ascii="Times New Roman" w:hAnsi="Times New Roman" w:cs="Times New Roman"/>
          <w:sz w:val="24"/>
          <w:szCs w:val="24"/>
          <w:lang w:val="ru-RU"/>
        </w:rPr>
        <w:t>(для 43-44)</w:t>
      </w:r>
    </w:p>
    <w:p w14:paraId="78A6D979" w14:textId="33F1EDC2" w:rsidR="005F49B3" w:rsidRDefault="005F49B3" w:rsidP="008B438E">
      <w:pPr>
        <w:rPr>
          <w:rFonts w:ascii="Times New Roman" w:hAnsi="Times New Roman" w:cs="Times New Roman"/>
          <w:sz w:val="24"/>
          <w:szCs w:val="24"/>
        </w:rPr>
      </w:pPr>
      <w:r>
        <w:rPr>
          <w:noProof/>
        </w:rPr>
        <w:drawing>
          <wp:inline distT="0" distB="0" distL="0" distR="0" wp14:anchorId="633AF1D5" wp14:editId="11EC80E4">
            <wp:extent cx="5733415" cy="39058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05885"/>
                    </a:xfrm>
                    <a:prstGeom prst="rect">
                      <a:avLst/>
                    </a:prstGeom>
                  </pic:spPr>
                </pic:pic>
              </a:graphicData>
            </a:graphic>
          </wp:inline>
        </w:drawing>
      </w:r>
    </w:p>
    <w:p w14:paraId="17775B86" w14:textId="77777777" w:rsidR="005F49B3"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45.Что такое выражение и приведите примеры выражений на PHP.</w:t>
      </w:r>
    </w:p>
    <w:p w14:paraId="458234D4" w14:textId="328E5175" w:rsidR="005F49B3" w:rsidRDefault="005F49B3" w:rsidP="008B438E">
      <w:pPr>
        <w:rPr>
          <w:rFonts w:ascii="Times New Roman" w:hAnsi="Times New Roman" w:cs="Times New Roman"/>
          <w:sz w:val="24"/>
          <w:szCs w:val="24"/>
        </w:rPr>
      </w:pPr>
      <w:r>
        <w:rPr>
          <w:noProof/>
        </w:rPr>
        <w:drawing>
          <wp:inline distT="0" distB="0" distL="0" distR="0" wp14:anchorId="18D7B3CF" wp14:editId="100BD17A">
            <wp:extent cx="5733415" cy="338201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382010"/>
                    </a:xfrm>
                    <a:prstGeom prst="rect">
                      <a:avLst/>
                    </a:prstGeom>
                  </pic:spPr>
                </pic:pic>
              </a:graphicData>
            </a:graphic>
          </wp:inline>
        </w:drawing>
      </w:r>
    </w:p>
    <w:p w14:paraId="5F8DEB62" w14:textId="77777777" w:rsidR="005F49B3" w:rsidRDefault="005F49B3">
      <w:pPr>
        <w:rPr>
          <w:rFonts w:ascii="Times New Roman" w:hAnsi="Times New Roman" w:cs="Times New Roman"/>
          <w:sz w:val="24"/>
          <w:szCs w:val="24"/>
        </w:rPr>
      </w:pPr>
      <w:r>
        <w:rPr>
          <w:rFonts w:ascii="Times New Roman" w:hAnsi="Times New Roman" w:cs="Times New Roman"/>
          <w:sz w:val="24"/>
          <w:szCs w:val="24"/>
        </w:rPr>
        <w:br w:type="page"/>
      </w:r>
    </w:p>
    <w:p w14:paraId="61CFC76E" w14:textId="35CF55FA" w:rsidR="00BE37A6" w:rsidRPr="00BE37A6" w:rsidRDefault="005D6D4C" w:rsidP="00BE37A6">
      <w:pPr>
        <w:rPr>
          <w:b/>
          <w:bCs/>
          <w:sz w:val="36"/>
          <w:szCs w:val="36"/>
        </w:rPr>
      </w:pPr>
      <w:r w:rsidRPr="00C115D8">
        <w:rPr>
          <w:rFonts w:ascii="Times New Roman" w:hAnsi="Times New Roman" w:cs="Times New Roman"/>
          <w:sz w:val="24"/>
          <w:szCs w:val="24"/>
        </w:rPr>
        <w:lastRenderedPageBreak/>
        <w:t xml:space="preserve">46.Что такое оператор в рамках языка программирования и кратко опишите основных операторов, реализованных в PHP. </w:t>
      </w:r>
    </w:p>
    <w:p w14:paraId="7B229EB3" w14:textId="77777777" w:rsidR="00BE37A6" w:rsidRPr="00BE37A6" w:rsidRDefault="00BE37A6" w:rsidP="00BE37A6">
      <w:pPr>
        <w:shd w:val="clear" w:color="auto" w:fill="FFFFFF"/>
        <w:spacing w:line="330" w:lineRule="atLeast"/>
        <w:rPr>
          <w:sz w:val="24"/>
          <w:szCs w:val="24"/>
        </w:rPr>
      </w:pPr>
      <w:proofErr w:type="spellStart"/>
      <w:r w:rsidRPr="00BE37A6">
        <w:t>Инстру́кция</w:t>
      </w:r>
      <w:proofErr w:type="spellEnd"/>
      <w:r w:rsidRPr="00BE37A6">
        <w:t xml:space="preserve"> или </w:t>
      </w:r>
      <w:proofErr w:type="spellStart"/>
      <w:r w:rsidRPr="00BE37A6">
        <w:rPr>
          <w:b/>
          <w:bCs/>
        </w:rPr>
        <w:t>опера́тор</w:t>
      </w:r>
      <w:proofErr w:type="spellEnd"/>
      <w:r w:rsidRPr="00BE37A6">
        <w:t xml:space="preserve"> (англ. </w:t>
      </w:r>
      <w:proofErr w:type="spellStart"/>
      <w:r w:rsidRPr="00BE37A6">
        <w:t>statement</w:t>
      </w:r>
      <w:proofErr w:type="spellEnd"/>
      <w:r w:rsidRPr="00BE37A6">
        <w:t>) — наименьшая автономная часть </w:t>
      </w:r>
      <w:r w:rsidRPr="00BE37A6">
        <w:rPr>
          <w:b/>
          <w:bCs/>
        </w:rPr>
        <w:t>языка</w:t>
      </w:r>
      <w:r w:rsidRPr="00BE37A6">
        <w:t> </w:t>
      </w:r>
      <w:r w:rsidRPr="00BE37A6">
        <w:rPr>
          <w:b/>
          <w:bCs/>
        </w:rPr>
        <w:t>программирования</w:t>
      </w:r>
      <w:r w:rsidRPr="00BE37A6">
        <w:t>; команда или набор команд. Программа обычно представляет собой последовательность инструкций. Многие </w:t>
      </w:r>
      <w:r w:rsidRPr="00BE37A6">
        <w:rPr>
          <w:b/>
          <w:bCs/>
        </w:rPr>
        <w:t>языки</w:t>
      </w:r>
      <w:r w:rsidRPr="00BE37A6">
        <w:t> (например, Си) различают инструкцию и определение. Различие в том, что инструкция исполняет код, а определение создаёт идентификатор (то есть можно рассматривать определение как инструкцию присваивания). Ниже приведены основные общие инструкции </w:t>
      </w:r>
      <w:r w:rsidRPr="00BE37A6">
        <w:rPr>
          <w:b/>
          <w:bCs/>
        </w:rPr>
        <w:t>языков</w:t>
      </w:r>
      <w:r w:rsidRPr="00BE37A6">
        <w:t> </w:t>
      </w:r>
      <w:r w:rsidRPr="00BE37A6">
        <w:rPr>
          <w:b/>
          <w:bCs/>
        </w:rPr>
        <w:t>программирования</w:t>
      </w:r>
      <w:r w:rsidRPr="00BE37A6">
        <w:t> на </w:t>
      </w:r>
      <w:r w:rsidRPr="00BE37A6">
        <w:rPr>
          <w:b/>
          <w:bCs/>
        </w:rPr>
        <w:t>языке</w:t>
      </w:r>
      <w:r w:rsidRPr="00BE37A6">
        <w:t> </w:t>
      </w:r>
      <w:proofErr w:type="spellStart"/>
      <w:r w:rsidRPr="00BE37A6">
        <w:t>Pascal</w:t>
      </w:r>
      <w:proofErr w:type="spellEnd"/>
      <w:r w:rsidRPr="00BE37A6">
        <w:t>.</w:t>
      </w:r>
    </w:p>
    <w:p w14:paraId="06F4A233" w14:textId="597FFEAF" w:rsidR="00BE37A6" w:rsidRDefault="00BE37A6" w:rsidP="008B438E">
      <w:pPr>
        <w:rPr>
          <w:rFonts w:ascii="Times New Roman" w:hAnsi="Times New Roman" w:cs="Times New Roman"/>
          <w:sz w:val="24"/>
          <w:szCs w:val="24"/>
        </w:rPr>
      </w:pPr>
      <w:r>
        <w:rPr>
          <w:noProof/>
        </w:rPr>
        <w:drawing>
          <wp:inline distT="0" distB="0" distL="0" distR="0" wp14:anchorId="25A793B2" wp14:editId="3268C26C">
            <wp:extent cx="4591050" cy="284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1948" cy="2847101"/>
                    </a:xfrm>
                    <a:prstGeom prst="rect">
                      <a:avLst/>
                    </a:prstGeom>
                  </pic:spPr>
                </pic:pic>
              </a:graphicData>
            </a:graphic>
          </wp:inline>
        </w:drawing>
      </w:r>
    </w:p>
    <w:p w14:paraId="1E5A693A" w14:textId="42DA0F47" w:rsidR="00BE37A6" w:rsidRDefault="00BE37A6" w:rsidP="008B438E">
      <w:pPr>
        <w:rPr>
          <w:rFonts w:ascii="Times New Roman" w:hAnsi="Times New Roman" w:cs="Times New Roman"/>
          <w:sz w:val="24"/>
          <w:szCs w:val="24"/>
        </w:rPr>
      </w:pPr>
      <w:r>
        <w:rPr>
          <w:noProof/>
        </w:rPr>
        <w:drawing>
          <wp:inline distT="0" distB="0" distL="0" distR="0" wp14:anchorId="7ADC0654" wp14:editId="4E59DE8C">
            <wp:extent cx="3924300" cy="26721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7014" cy="2680778"/>
                    </a:xfrm>
                    <a:prstGeom prst="rect">
                      <a:avLst/>
                    </a:prstGeom>
                  </pic:spPr>
                </pic:pic>
              </a:graphicData>
            </a:graphic>
          </wp:inline>
        </w:drawing>
      </w:r>
    </w:p>
    <w:p w14:paraId="0F6A9E41" w14:textId="7B3C74CF" w:rsidR="00876D96" w:rsidRDefault="00876D96">
      <w:pPr>
        <w:rPr>
          <w:rFonts w:ascii="Times New Roman" w:hAnsi="Times New Roman" w:cs="Times New Roman"/>
          <w:sz w:val="24"/>
          <w:szCs w:val="24"/>
        </w:rPr>
      </w:pPr>
      <w:r>
        <w:rPr>
          <w:rFonts w:ascii="Times New Roman" w:hAnsi="Times New Roman" w:cs="Times New Roman"/>
          <w:sz w:val="24"/>
          <w:szCs w:val="24"/>
        </w:rPr>
        <w:br w:type="page"/>
      </w:r>
    </w:p>
    <w:p w14:paraId="52B7A25A" w14:textId="77777777" w:rsidR="00BE37A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47.Опишите особенности оператора присваивания в PHP. </w:t>
      </w:r>
    </w:p>
    <w:p w14:paraId="6501C68C" w14:textId="77777777" w:rsidR="00BE37A6" w:rsidRDefault="00BE37A6" w:rsidP="008B438E">
      <w:pPr>
        <w:rPr>
          <w:rFonts w:ascii="Times New Roman" w:hAnsi="Times New Roman" w:cs="Times New Roman"/>
          <w:sz w:val="24"/>
          <w:szCs w:val="24"/>
        </w:rPr>
      </w:pPr>
      <w:r>
        <w:rPr>
          <w:noProof/>
        </w:rPr>
        <w:drawing>
          <wp:inline distT="0" distB="0" distL="0" distR="0" wp14:anchorId="3F86A635" wp14:editId="2BA324B5">
            <wp:extent cx="5057775" cy="2450184"/>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9683" cy="2455953"/>
                    </a:xfrm>
                    <a:prstGeom prst="rect">
                      <a:avLst/>
                    </a:prstGeom>
                  </pic:spPr>
                </pic:pic>
              </a:graphicData>
            </a:graphic>
          </wp:inline>
        </w:drawing>
      </w:r>
      <w:r w:rsidR="005D6D4C" w:rsidRPr="00C115D8">
        <w:rPr>
          <w:rFonts w:ascii="Times New Roman" w:hAnsi="Times New Roman" w:cs="Times New Roman"/>
          <w:sz w:val="24"/>
          <w:szCs w:val="24"/>
        </w:rPr>
        <w:br/>
        <w:t xml:space="preserve">48.Опишите особенности операторов сравнения в PHP. </w:t>
      </w:r>
    </w:p>
    <w:p w14:paraId="082D9228" w14:textId="77777777" w:rsidR="00BE37A6" w:rsidRDefault="00BE37A6" w:rsidP="008B438E">
      <w:pPr>
        <w:rPr>
          <w:rFonts w:ascii="Times New Roman" w:hAnsi="Times New Roman" w:cs="Times New Roman"/>
          <w:sz w:val="24"/>
          <w:szCs w:val="24"/>
        </w:rPr>
      </w:pPr>
      <w:r>
        <w:rPr>
          <w:noProof/>
        </w:rPr>
        <w:drawing>
          <wp:inline distT="0" distB="0" distL="0" distR="0" wp14:anchorId="58C601C9" wp14:editId="09CF63C0">
            <wp:extent cx="4762500" cy="25418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4160" cy="2548087"/>
                    </a:xfrm>
                    <a:prstGeom prst="rect">
                      <a:avLst/>
                    </a:prstGeom>
                  </pic:spPr>
                </pic:pic>
              </a:graphicData>
            </a:graphic>
          </wp:inline>
        </w:drawing>
      </w:r>
      <w:r w:rsidR="005D6D4C" w:rsidRPr="00C115D8">
        <w:rPr>
          <w:rFonts w:ascii="Times New Roman" w:hAnsi="Times New Roman" w:cs="Times New Roman"/>
          <w:sz w:val="24"/>
          <w:szCs w:val="24"/>
        </w:rPr>
        <w:br/>
        <w:t xml:space="preserve">49.Опишите особенности операторов, работающих с массивами в PHP. </w:t>
      </w:r>
    </w:p>
    <w:p w14:paraId="4461548C" w14:textId="0845DD03" w:rsidR="00BE37A6" w:rsidRDefault="00BE37A6">
      <w:pPr>
        <w:rPr>
          <w:rFonts w:ascii="Times New Roman" w:hAnsi="Times New Roman" w:cs="Times New Roman"/>
          <w:sz w:val="24"/>
          <w:szCs w:val="24"/>
        </w:rPr>
      </w:pPr>
      <w:r>
        <w:rPr>
          <w:noProof/>
        </w:rPr>
        <w:drawing>
          <wp:inline distT="0" distB="0" distL="0" distR="0" wp14:anchorId="34B5F755" wp14:editId="43DE4761">
            <wp:extent cx="4219575" cy="313301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5778" cy="3137625"/>
                    </a:xfrm>
                    <a:prstGeom prst="rect">
                      <a:avLst/>
                    </a:prstGeom>
                  </pic:spPr>
                </pic:pic>
              </a:graphicData>
            </a:graphic>
          </wp:inline>
        </w:drawing>
      </w:r>
      <w:r>
        <w:rPr>
          <w:rFonts w:ascii="Times New Roman" w:hAnsi="Times New Roman" w:cs="Times New Roman"/>
          <w:sz w:val="24"/>
          <w:szCs w:val="24"/>
        </w:rPr>
        <w:br w:type="page"/>
      </w:r>
    </w:p>
    <w:p w14:paraId="412AC4A2" w14:textId="77777777" w:rsidR="002A552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50.Кратко опишите основные управляющие конструкции в PHP. </w:t>
      </w:r>
    </w:p>
    <w:p w14:paraId="298BFB1F" w14:textId="5AC661E5" w:rsidR="002A552F" w:rsidRPr="000B141F" w:rsidRDefault="002A552F" w:rsidP="008B438E">
      <w:pPr>
        <w:rPr>
          <w:rFonts w:ascii="Times New Roman" w:hAnsi="Times New Roman" w:cs="Times New Roman"/>
          <w:sz w:val="24"/>
          <w:szCs w:val="24"/>
          <w:lang w:val="en-US"/>
        </w:rPr>
      </w:pPr>
      <w:r>
        <w:rPr>
          <w:rFonts w:ascii="Times New Roman" w:hAnsi="Times New Roman" w:cs="Times New Roman"/>
          <w:sz w:val="24"/>
          <w:szCs w:val="24"/>
          <w:lang w:val="en-US"/>
        </w:rPr>
        <w:t>If</w:t>
      </w:r>
      <w:r w:rsidRPr="000B141F">
        <w:rPr>
          <w:rFonts w:ascii="Times New Roman" w:hAnsi="Times New Roman" w:cs="Times New Roman"/>
          <w:sz w:val="24"/>
          <w:szCs w:val="24"/>
          <w:lang w:val="en-US"/>
        </w:rPr>
        <w:t xml:space="preserve">, </w:t>
      </w:r>
      <w:r>
        <w:rPr>
          <w:rFonts w:ascii="Times New Roman" w:hAnsi="Times New Roman" w:cs="Times New Roman"/>
          <w:sz w:val="24"/>
          <w:szCs w:val="24"/>
          <w:lang w:val="en-US"/>
        </w:rPr>
        <w:t>else</w:t>
      </w:r>
      <w:r w:rsidRPr="000B141F">
        <w:rPr>
          <w:rFonts w:ascii="Times New Roman" w:hAnsi="Times New Roman" w:cs="Times New Roman"/>
          <w:sz w:val="24"/>
          <w:szCs w:val="24"/>
          <w:lang w:val="en-US"/>
        </w:rPr>
        <w:t xml:space="preserve">, </w:t>
      </w:r>
      <w:r>
        <w:rPr>
          <w:rFonts w:ascii="Times New Roman" w:hAnsi="Times New Roman" w:cs="Times New Roman"/>
          <w:sz w:val="24"/>
          <w:szCs w:val="24"/>
          <w:lang w:val="en-US"/>
        </w:rPr>
        <w:t>switch</w:t>
      </w:r>
      <w:r w:rsidRPr="000B141F">
        <w:rPr>
          <w:rFonts w:ascii="Times New Roman" w:hAnsi="Times New Roman" w:cs="Times New Roman"/>
          <w:sz w:val="24"/>
          <w:szCs w:val="24"/>
          <w:lang w:val="en-US"/>
        </w:rPr>
        <w:t xml:space="preserve">, </w:t>
      </w:r>
      <w:r>
        <w:rPr>
          <w:rFonts w:ascii="Times New Roman" w:hAnsi="Times New Roman" w:cs="Times New Roman"/>
          <w:sz w:val="24"/>
          <w:szCs w:val="24"/>
          <w:lang w:val="en-US"/>
        </w:rPr>
        <w:t>while</w:t>
      </w:r>
      <w:r w:rsidRPr="000B141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w:t>
      </w:r>
      <w:r w:rsidRPr="000B141F">
        <w:rPr>
          <w:rFonts w:ascii="Times New Roman" w:hAnsi="Times New Roman" w:cs="Times New Roman"/>
          <w:sz w:val="24"/>
          <w:szCs w:val="24"/>
          <w:lang w:val="en-US"/>
        </w:rPr>
        <w:t>{</w:t>
      </w:r>
      <w:proofErr w:type="gramEnd"/>
      <w:r w:rsidRPr="000B141F">
        <w:rPr>
          <w:rFonts w:ascii="Times New Roman" w:hAnsi="Times New Roman" w:cs="Times New Roman"/>
          <w:sz w:val="24"/>
          <w:szCs w:val="24"/>
          <w:lang w:val="en-US"/>
        </w:rPr>
        <w:t>}</w:t>
      </w:r>
      <w:r>
        <w:rPr>
          <w:rFonts w:ascii="Times New Roman" w:hAnsi="Times New Roman" w:cs="Times New Roman"/>
          <w:sz w:val="24"/>
          <w:szCs w:val="24"/>
          <w:lang w:val="en-US"/>
        </w:rPr>
        <w:t>while</w:t>
      </w:r>
      <w:r w:rsidRPr="000B141F">
        <w:rPr>
          <w:rFonts w:ascii="Times New Roman" w:hAnsi="Times New Roman" w:cs="Times New Roman"/>
          <w:sz w:val="24"/>
          <w:szCs w:val="24"/>
          <w:lang w:val="en-US"/>
        </w:rPr>
        <w:t xml:space="preserve">, </w:t>
      </w:r>
      <w:r>
        <w:rPr>
          <w:rFonts w:ascii="Times New Roman" w:hAnsi="Times New Roman" w:cs="Times New Roman"/>
          <w:sz w:val="24"/>
          <w:szCs w:val="24"/>
          <w:lang w:val="en-US"/>
        </w:rPr>
        <w:t>for</w:t>
      </w:r>
    </w:p>
    <w:p w14:paraId="15061AA8" w14:textId="77777777" w:rsidR="00876D9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51.Кратко опишите циклы в PHP, приведите примеры. </w:t>
      </w:r>
    </w:p>
    <w:p w14:paraId="0296C616" w14:textId="77777777" w:rsidR="00876D96" w:rsidRDefault="00876D96" w:rsidP="008B438E">
      <w:pPr>
        <w:rPr>
          <w:noProof/>
        </w:rPr>
      </w:pPr>
      <w:r>
        <w:rPr>
          <w:noProof/>
        </w:rPr>
        <w:drawing>
          <wp:inline distT="0" distB="0" distL="0" distR="0" wp14:anchorId="0301D5AA" wp14:editId="217C729C">
            <wp:extent cx="5733415" cy="38576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857625"/>
                    </a:xfrm>
                    <a:prstGeom prst="rect">
                      <a:avLst/>
                    </a:prstGeom>
                  </pic:spPr>
                </pic:pic>
              </a:graphicData>
            </a:graphic>
          </wp:inline>
        </w:drawing>
      </w:r>
      <w:r w:rsidRPr="00876D96">
        <w:rPr>
          <w:noProof/>
        </w:rPr>
        <w:t xml:space="preserve"> </w:t>
      </w:r>
      <w:r>
        <w:rPr>
          <w:noProof/>
        </w:rPr>
        <w:drawing>
          <wp:inline distT="0" distB="0" distL="0" distR="0" wp14:anchorId="687FCCBD" wp14:editId="1ABFAA32">
            <wp:extent cx="5733415" cy="361823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618230"/>
                    </a:xfrm>
                    <a:prstGeom prst="rect">
                      <a:avLst/>
                    </a:prstGeom>
                  </pic:spPr>
                </pic:pic>
              </a:graphicData>
            </a:graphic>
          </wp:inline>
        </w:drawing>
      </w:r>
      <w:r w:rsidRPr="00876D96">
        <w:rPr>
          <w:noProof/>
        </w:rPr>
        <w:t xml:space="preserve"> </w:t>
      </w:r>
      <w:r>
        <w:rPr>
          <w:noProof/>
        </w:rPr>
        <w:lastRenderedPageBreak/>
        <w:drawing>
          <wp:inline distT="0" distB="0" distL="0" distR="0" wp14:anchorId="02B8EEB1" wp14:editId="122DF473">
            <wp:extent cx="5733415" cy="381381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813810"/>
                    </a:xfrm>
                    <a:prstGeom prst="rect">
                      <a:avLst/>
                    </a:prstGeom>
                  </pic:spPr>
                </pic:pic>
              </a:graphicData>
            </a:graphic>
          </wp:inline>
        </w:drawing>
      </w:r>
      <w:r w:rsidRPr="00876D96">
        <w:rPr>
          <w:noProof/>
        </w:rPr>
        <w:t xml:space="preserve"> </w:t>
      </w:r>
      <w:r>
        <w:rPr>
          <w:noProof/>
        </w:rPr>
        <w:drawing>
          <wp:inline distT="0" distB="0" distL="0" distR="0" wp14:anchorId="5E5C7A7F" wp14:editId="0072BAFC">
            <wp:extent cx="5733415" cy="416179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161790"/>
                    </a:xfrm>
                    <a:prstGeom prst="rect">
                      <a:avLst/>
                    </a:prstGeom>
                  </pic:spPr>
                </pic:pic>
              </a:graphicData>
            </a:graphic>
          </wp:inline>
        </w:drawing>
      </w:r>
    </w:p>
    <w:p w14:paraId="627D4496" w14:textId="77777777" w:rsidR="00876D96" w:rsidRDefault="00876D96">
      <w:pPr>
        <w:rPr>
          <w:noProof/>
        </w:rPr>
      </w:pPr>
      <w:r>
        <w:rPr>
          <w:noProof/>
        </w:rPr>
        <w:br w:type="page"/>
      </w:r>
    </w:p>
    <w:p w14:paraId="6568EE44" w14:textId="7ABD0FAC" w:rsidR="00876D9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52.Опишите использование инструкций </w:t>
      </w:r>
      <w:proofErr w:type="spellStart"/>
      <w:r w:rsidRPr="00C115D8">
        <w:rPr>
          <w:rFonts w:ascii="Times New Roman" w:hAnsi="Times New Roman" w:cs="Times New Roman"/>
          <w:sz w:val="24"/>
          <w:szCs w:val="24"/>
        </w:rPr>
        <w:t>break</w:t>
      </w:r>
      <w:proofErr w:type="spellEnd"/>
      <w:r w:rsidRPr="00C115D8">
        <w:rPr>
          <w:rFonts w:ascii="Times New Roman" w:hAnsi="Times New Roman" w:cs="Times New Roman"/>
          <w:sz w:val="24"/>
          <w:szCs w:val="24"/>
        </w:rPr>
        <w:t xml:space="preserve"> и </w:t>
      </w:r>
      <w:proofErr w:type="spellStart"/>
      <w:r w:rsidRPr="00C115D8">
        <w:rPr>
          <w:rFonts w:ascii="Times New Roman" w:hAnsi="Times New Roman" w:cs="Times New Roman"/>
          <w:sz w:val="24"/>
          <w:szCs w:val="24"/>
        </w:rPr>
        <w:t>continue</w:t>
      </w:r>
      <w:proofErr w:type="spellEnd"/>
      <w:r w:rsidRPr="00C115D8">
        <w:rPr>
          <w:rFonts w:ascii="Times New Roman" w:hAnsi="Times New Roman" w:cs="Times New Roman"/>
          <w:sz w:val="24"/>
          <w:szCs w:val="24"/>
        </w:rPr>
        <w:t xml:space="preserve">. Приведите примеры. </w:t>
      </w:r>
    </w:p>
    <w:p w14:paraId="2CC89F7B" w14:textId="3840BBA5" w:rsidR="002A552F" w:rsidRDefault="00876D96" w:rsidP="008B438E">
      <w:pPr>
        <w:rPr>
          <w:rFonts w:ascii="Times New Roman" w:hAnsi="Times New Roman" w:cs="Times New Roman"/>
          <w:sz w:val="24"/>
          <w:szCs w:val="24"/>
        </w:rPr>
      </w:pPr>
      <w:r>
        <w:rPr>
          <w:noProof/>
        </w:rPr>
        <w:drawing>
          <wp:inline distT="0" distB="0" distL="0" distR="0" wp14:anchorId="0A092429" wp14:editId="1BBCE242">
            <wp:extent cx="5733415" cy="4208145"/>
            <wp:effectExtent l="0" t="0" r="63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08145"/>
                    </a:xfrm>
                    <a:prstGeom prst="rect">
                      <a:avLst/>
                    </a:prstGeom>
                  </pic:spPr>
                </pic:pic>
              </a:graphicData>
            </a:graphic>
          </wp:inline>
        </w:drawing>
      </w:r>
      <w:r w:rsidRPr="00C115D8">
        <w:rPr>
          <w:rFonts w:ascii="Times New Roman" w:hAnsi="Times New Roman" w:cs="Times New Roman"/>
          <w:sz w:val="24"/>
          <w:szCs w:val="24"/>
        </w:rPr>
        <w:t xml:space="preserve"> </w:t>
      </w:r>
      <w:r w:rsidR="005D6D4C" w:rsidRPr="00C115D8">
        <w:rPr>
          <w:rFonts w:ascii="Times New Roman" w:hAnsi="Times New Roman" w:cs="Times New Roman"/>
          <w:sz w:val="24"/>
          <w:szCs w:val="24"/>
        </w:rPr>
        <w:t xml:space="preserve">53.Опишите операторы </w:t>
      </w:r>
      <w:proofErr w:type="spellStart"/>
      <w:r w:rsidR="005D6D4C" w:rsidRPr="00C115D8">
        <w:rPr>
          <w:rFonts w:ascii="Times New Roman" w:hAnsi="Times New Roman" w:cs="Times New Roman"/>
          <w:sz w:val="24"/>
          <w:szCs w:val="24"/>
        </w:rPr>
        <w:t>switch</w:t>
      </w:r>
      <w:proofErr w:type="spellEnd"/>
      <w:r w:rsidR="005D6D4C" w:rsidRPr="00C115D8">
        <w:rPr>
          <w:rFonts w:ascii="Times New Roman" w:hAnsi="Times New Roman" w:cs="Times New Roman"/>
          <w:sz w:val="24"/>
          <w:szCs w:val="24"/>
        </w:rPr>
        <w:t xml:space="preserve"> и </w:t>
      </w:r>
      <w:proofErr w:type="spellStart"/>
      <w:r w:rsidR="005D6D4C" w:rsidRPr="00C115D8">
        <w:rPr>
          <w:rFonts w:ascii="Times New Roman" w:hAnsi="Times New Roman" w:cs="Times New Roman"/>
          <w:sz w:val="24"/>
          <w:szCs w:val="24"/>
        </w:rPr>
        <w:t>match</w:t>
      </w:r>
      <w:proofErr w:type="spellEnd"/>
      <w:r w:rsidR="005D6D4C" w:rsidRPr="00C115D8">
        <w:rPr>
          <w:rFonts w:ascii="Times New Roman" w:hAnsi="Times New Roman" w:cs="Times New Roman"/>
          <w:sz w:val="24"/>
          <w:szCs w:val="24"/>
        </w:rPr>
        <w:t xml:space="preserve">. Их сходства и различия. </w:t>
      </w:r>
    </w:p>
    <w:p w14:paraId="6C3C9730" w14:textId="573397AD" w:rsidR="002A552F" w:rsidRDefault="00876D96" w:rsidP="008B438E">
      <w:pPr>
        <w:rPr>
          <w:rFonts w:ascii="Times New Roman" w:hAnsi="Times New Roman" w:cs="Times New Roman"/>
          <w:sz w:val="24"/>
          <w:szCs w:val="24"/>
        </w:rPr>
      </w:pPr>
      <w:r>
        <w:rPr>
          <w:noProof/>
        </w:rPr>
        <w:drawing>
          <wp:inline distT="0" distB="0" distL="0" distR="0" wp14:anchorId="714EAE6C" wp14:editId="396603FC">
            <wp:extent cx="5733415" cy="337566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375660"/>
                    </a:xfrm>
                    <a:prstGeom prst="rect">
                      <a:avLst/>
                    </a:prstGeom>
                  </pic:spPr>
                </pic:pic>
              </a:graphicData>
            </a:graphic>
          </wp:inline>
        </w:drawing>
      </w:r>
    </w:p>
    <w:p w14:paraId="01E5078E" w14:textId="4A5F7EF1" w:rsidR="002A552F" w:rsidRDefault="002A552F" w:rsidP="008B438E">
      <w:pPr>
        <w:rPr>
          <w:rFonts w:ascii="Times New Roman" w:hAnsi="Times New Roman" w:cs="Times New Roman"/>
          <w:sz w:val="24"/>
          <w:szCs w:val="24"/>
        </w:rPr>
      </w:pPr>
      <w:r>
        <w:rPr>
          <w:noProof/>
        </w:rPr>
        <w:lastRenderedPageBreak/>
        <w:drawing>
          <wp:inline distT="0" distB="0" distL="0" distR="0" wp14:anchorId="4C95D1C6" wp14:editId="43BBB02E">
            <wp:extent cx="4942840" cy="439211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3751" cy="4392924"/>
                    </a:xfrm>
                    <a:prstGeom prst="rect">
                      <a:avLst/>
                    </a:prstGeom>
                  </pic:spPr>
                </pic:pic>
              </a:graphicData>
            </a:graphic>
          </wp:inline>
        </w:drawing>
      </w:r>
    </w:p>
    <w:p w14:paraId="30299F0F" w14:textId="77777777" w:rsidR="00876D96"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54.Опишите операторы </w:t>
      </w:r>
      <w:proofErr w:type="spellStart"/>
      <w:r w:rsidRPr="00C115D8">
        <w:rPr>
          <w:rFonts w:ascii="Times New Roman" w:hAnsi="Times New Roman" w:cs="Times New Roman"/>
          <w:sz w:val="24"/>
          <w:szCs w:val="24"/>
        </w:rPr>
        <w:t>include</w:t>
      </w:r>
      <w:proofErr w:type="spellEnd"/>
      <w:r w:rsidRPr="00C115D8">
        <w:rPr>
          <w:rFonts w:ascii="Times New Roman" w:hAnsi="Times New Roman" w:cs="Times New Roman"/>
          <w:sz w:val="24"/>
          <w:szCs w:val="24"/>
        </w:rPr>
        <w:t xml:space="preserve"> и </w:t>
      </w:r>
      <w:proofErr w:type="spellStart"/>
      <w:r w:rsidRPr="00C115D8">
        <w:rPr>
          <w:rFonts w:ascii="Times New Roman" w:hAnsi="Times New Roman" w:cs="Times New Roman"/>
          <w:sz w:val="24"/>
          <w:szCs w:val="24"/>
        </w:rPr>
        <w:t>require</w:t>
      </w:r>
      <w:proofErr w:type="spellEnd"/>
      <w:r w:rsidRPr="00C115D8">
        <w:rPr>
          <w:rFonts w:ascii="Times New Roman" w:hAnsi="Times New Roman" w:cs="Times New Roman"/>
          <w:sz w:val="24"/>
          <w:szCs w:val="24"/>
        </w:rPr>
        <w:t xml:space="preserve">. Приведите пример использования. </w:t>
      </w:r>
    </w:p>
    <w:p w14:paraId="55EE1BFF" w14:textId="403F9708" w:rsidR="00876D96" w:rsidRDefault="00876D96" w:rsidP="008B438E">
      <w:pPr>
        <w:rPr>
          <w:color w:val="333333"/>
          <w:shd w:val="clear" w:color="auto" w:fill="FFFFFF"/>
        </w:rPr>
      </w:pPr>
      <w:r>
        <w:rPr>
          <w:b/>
          <w:bCs/>
          <w:color w:val="333333"/>
          <w:shd w:val="clear" w:color="auto" w:fill="FFFFFF"/>
        </w:rPr>
        <w:t>Отличие</w:t>
      </w:r>
      <w:r>
        <w:rPr>
          <w:color w:val="333333"/>
          <w:shd w:val="clear" w:color="auto" w:fill="FFFFFF"/>
        </w:rPr>
        <w:t> </w:t>
      </w:r>
      <w:proofErr w:type="spellStart"/>
      <w:r>
        <w:rPr>
          <w:b/>
          <w:bCs/>
          <w:color w:val="333333"/>
          <w:shd w:val="clear" w:color="auto" w:fill="FFFFFF"/>
        </w:rPr>
        <w:t>include</w:t>
      </w:r>
      <w:proofErr w:type="spellEnd"/>
      <w:r>
        <w:rPr>
          <w:color w:val="333333"/>
          <w:shd w:val="clear" w:color="auto" w:fill="FFFFFF"/>
        </w:rPr>
        <w:t> от </w:t>
      </w:r>
      <w:proofErr w:type="spellStart"/>
      <w:r>
        <w:rPr>
          <w:b/>
          <w:bCs/>
          <w:color w:val="333333"/>
          <w:shd w:val="clear" w:color="auto" w:fill="FFFFFF"/>
        </w:rPr>
        <w:t>require</w:t>
      </w:r>
      <w:proofErr w:type="spellEnd"/>
      <w:r>
        <w:rPr>
          <w:color w:val="333333"/>
          <w:shd w:val="clear" w:color="auto" w:fill="FFFFFF"/>
        </w:rPr>
        <w:t> </w:t>
      </w:r>
      <w:r>
        <w:rPr>
          <w:b/>
          <w:bCs/>
          <w:color w:val="333333"/>
          <w:shd w:val="clear" w:color="auto" w:fill="FFFFFF"/>
        </w:rPr>
        <w:t>отличается</w:t>
      </w:r>
      <w:r>
        <w:rPr>
          <w:color w:val="333333"/>
          <w:shd w:val="clear" w:color="auto" w:fill="FFFFFF"/>
        </w:rPr>
        <w:t> в том, что </w:t>
      </w:r>
      <w:proofErr w:type="spellStart"/>
      <w:r>
        <w:rPr>
          <w:b/>
          <w:bCs/>
          <w:color w:val="333333"/>
          <w:shd w:val="clear" w:color="auto" w:fill="FFFFFF"/>
        </w:rPr>
        <w:t>require</w:t>
      </w:r>
      <w:proofErr w:type="spellEnd"/>
      <w:r>
        <w:rPr>
          <w:color w:val="333333"/>
          <w:shd w:val="clear" w:color="auto" w:fill="FFFFFF"/>
        </w:rPr>
        <w:t xml:space="preserve"> падает в </w:t>
      </w:r>
      <w:proofErr w:type="spellStart"/>
      <w:r>
        <w:rPr>
          <w:color w:val="333333"/>
          <w:shd w:val="clear" w:color="auto" w:fill="FFFFFF"/>
        </w:rPr>
        <w:t>Fatal</w:t>
      </w:r>
      <w:proofErr w:type="spellEnd"/>
      <w:r>
        <w:rPr>
          <w:color w:val="333333"/>
          <w:shd w:val="clear" w:color="auto" w:fill="FFFFFF"/>
        </w:rPr>
        <w:t xml:space="preserve"> </w:t>
      </w:r>
      <w:proofErr w:type="spellStart"/>
      <w:r>
        <w:rPr>
          <w:color w:val="333333"/>
          <w:shd w:val="clear" w:color="auto" w:fill="FFFFFF"/>
        </w:rPr>
        <w:t>error</w:t>
      </w:r>
      <w:proofErr w:type="spellEnd"/>
      <w:r>
        <w:rPr>
          <w:color w:val="333333"/>
          <w:shd w:val="clear" w:color="auto" w:fill="FFFFFF"/>
        </w:rPr>
        <w:t xml:space="preserve"> при невозможности подключения файла по любой причине. А </w:t>
      </w:r>
      <w:proofErr w:type="spellStart"/>
      <w:r>
        <w:rPr>
          <w:b/>
          <w:bCs/>
          <w:color w:val="333333"/>
          <w:shd w:val="clear" w:color="auto" w:fill="FFFFFF"/>
        </w:rPr>
        <w:t>include</w:t>
      </w:r>
      <w:proofErr w:type="spellEnd"/>
      <w:r>
        <w:rPr>
          <w:color w:val="333333"/>
          <w:shd w:val="clear" w:color="auto" w:fill="FFFFFF"/>
        </w:rPr>
        <w:t xml:space="preserve"> только выдает </w:t>
      </w:r>
      <w:proofErr w:type="spellStart"/>
      <w:r>
        <w:rPr>
          <w:color w:val="333333"/>
          <w:shd w:val="clear" w:color="auto" w:fill="FFFFFF"/>
        </w:rPr>
        <w:t>Warning</w:t>
      </w:r>
      <w:proofErr w:type="spellEnd"/>
      <w:r>
        <w:rPr>
          <w:color w:val="333333"/>
          <w:shd w:val="clear" w:color="auto" w:fill="FFFFFF"/>
        </w:rPr>
        <w:t xml:space="preserve"> и спокойно продолжает работу.</w:t>
      </w:r>
    </w:p>
    <w:p w14:paraId="7B9E6BA5" w14:textId="77777777" w:rsidR="00876D96" w:rsidRDefault="00876D96" w:rsidP="00876D96">
      <w:pPr>
        <w:pStyle w:val="2"/>
        <w:shd w:val="clear" w:color="auto" w:fill="F7F7F7"/>
        <w:rPr>
          <w:color w:val="000000"/>
          <w:sz w:val="21"/>
          <w:szCs w:val="21"/>
        </w:rPr>
      </w:pPr>
      <w:r>
        <w:rPr>
          <w:color w:val="000000"/>
          <w:sz w:val="21"/>
          <w:szCs w:val="21"/>
        </w:rPr>
        <w:t>Конструкции включений в PHP</w:t>
      </w:r>
    </w:p>
    <w:p w14:paraId="07948B49"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Конструкции включений позволяют собирать PHP программу (скрипт) из нескольких отдельных файлов.</w:t>
      </w:r>
    </w:p>
    <w:p w14:paraId="68B02A30"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В PHP существуют две основные конструкции включений: </w:t>
      </w:r>
      <w:proofErr w:type="spellStart"/>
      <w:r>
        <w:rPr>
          <w:rStyle w:val="a7"/>
          <w:rFonts w:ascii="Verdana" w:hAnsi="Verdana"/>
          <w:color w:val="000000"/>
          <w:sz w:val="18"/>
          <w:szCs w:val="18"/>
        </w:rPr>
        <w:fldChar w:fldCharType="begin"/>
      </w:r>
      <w:r>
        <w:rPr>
          <w:rStyle w:val="a7"/>
          <w:rFonts w:ascii="Verdana" w:hAnsi="Verdana"/>
          <w:color w:val="000000"/>
          <w:sz w:val="18"/>
          <w:szCs w:val="18"/>
        </w:rPr>
        <w:instrText xml:space="preserve"> HYPERLINK "http://www.php.su/learnphp/cs/?ic" \l "require" </w:instrText>
      </w:r>
      <w:r>
        <w:rPr>
          <w:rStyle w:val="a7"/>
          <w:rFonts w:ascii="Verdana" w:hAnsi="Verdana"/>
          <w:color w:val="000000"/>
          <w:sz w:val="18"/>
          <w:szCs w:val="18"/>
        </w:rPr>
        <w:fldChar w:fldCharType="separate"/>
      </w:r>
      <w:r>
        <w:rPr>
          <w:rStyle w:val="a8"/>
          <w:rFonts w:ascii="Verdana" w:hAnsi="Verdana"/>
          <w:b/>
          <w:bCs/>
          <w:color w:val="0033CC"/>
          <w:sz w:val="18"/>
          <w:szCs w:val="18"/>
        </w:rPr>
        <w:t>require</w:t>
      </w:r>
      <w:proofErr w:type="spellEnd"/>
      <w:r>
        <w:rPr>
          <w:rStyle w:val="a7"/>
          <w:rFonts w:ascii="Verdana" w:hAnsi="Verdana"/>
          <w:color w:val="000000"/>
          <w:sz w:val="18"/>
          <w:szCs w:val="18"/>
        </w:rPr>
        <w:fldChar w:fldCharType="end"/>
      </w:r>
      <w:r>
        <w:rPr>
          <w:rFonts w:ascii="Verdana" w:hAnsi="Verdana"/>
          <w:color w:val="000000"/>
          <w:sz w:val="18"/>
          <w:szCs w:val="18"/>
        </w:rPr>
        <w:t> и </w:t>
      </w:r>
      <w:proofErr w:type="spellStart"/>
      <w:r>
        <w:rPr>
          <w:rStyle w:val="a7"/>
          <w:rFonts w:ascii="Verdana" w:hAnsi="Verdana"/>
          <w:color w:val="000000"/>
          <w:sz w:val="18"/>
          <w:szCs w:val="18"/>
        </w:rPr>
        <w:fldChar w:fldCharType="begin"/>
      </w:r>
      <w:r>
        <w:rPr>
          <w:rStyle w:val="a7"/>
          <w:rFonts w:ascii="Verdana" w:hAnsi="Verdana"/>
          <w:color w:val="000000"/>
          <w:sz w:val="18"/>
          <w:szCs w:val="18"/>
        </w:rPr>
        <w:instrText xml:space="preserve"> HYPERLINK "http://www.php.su/learnphp/cs/?ic" \l "include" </w:instrText>
      </w:r>
      <w:r>
        <w:rPr>
          <w:rStyle w:val="a7"/>
          <w:rFonts w:ascii="Verdana" w:hAnsi="Verdana"/>
          <w:color w:val="000000"/>
          <w:sz w:val="18"/>
          <w:szCs w:val="18"/>
        </w:rPr>
        <w:fldChar w:fldCharType="separate"/>
      </w:r>
      <w:r>
        <w:rPr>
          <w:rStyle w:val="a8"/>
          <w:rFonts w:ascii="Verdana" w:hAnsi="Verdana"/>
          <w:b/>
          <w:bCs/>
          <w:color w:val="0033CC"/>
          <w:sz w:val="18"/>
          <w:szCs w:val="18"/>
        </w:rPr>
        <w:t>include</w:t>
      </w:r>
      <w:proofErr w:type="spellEnd"/>
      <w:r>
        <w:rPr>
          <w:rStyle w:val="a7"/>
          <w:rFonts w:ascii="Verdana" w:hAnsi="Verdana"/>
          <w:color w:val="000000"/>
          <w:sz w:val="18"/>
          <w:szCs w:val="18"/>
        </w:rPr>
        <w:fldChar w:fldCharType="end"/>
      </w:r>
      <w:r>
        <w:rPr>
          <w:rFonts w:ascii="Verdana" w:hAnsi="Verdana"/>
          <w:color w:val="000000"/>
          <w:sz w:val="18"/>
          <w:szCs w:val="18"/>
        </w:rPr>
        <w:t>.</w:t>
      </w:r>
    </w:p>
    <w:p w14:paraId="494F55E5" w14:textId="77777777" w:rsidR="00876D96" w:rsidRDefault="00876D96" w:rsidP="00876D96">
      <w:pPr>
        <w:pStyle w:val="a6"/>
        <w:shd w:val="clear" w:color="auto" w:fill="F7F7F7"/>
        <w:spacing w:line="255" w:lineRule="atLeast"/>
        <w:rPr>
          <w:rFonts w:ascii="Verdana" w:hAnsi="Verdana"/>
          <w:color w:val="008000"/>
          <w:sz w:val="18"/>
          <w:szCs w:val="18"/>
        </w:rPr>
      </w:pPr>
      <w:bookmarkStart w:id="0" w:name="require"/>
      <w:bookmarkEnd w:id="0"/>
      <w:r>
        <w:rPr>
          <w:rStyle w:val="a7"/>
          <w:rFonts w:ascii="Verdana" w:hAnsi="Verdana"/>
          <w:color w:val="008000"/>
          <w:sz w:val="18"/>
          <w:szCs w:val="18"/>
        </w:rPr>
        <w:t xml:space="preserve">Конструкция включений </w:t>
      </w:r>
      <w:proofErr w:type="spellStart"/>
      <w:r>
        <w:rPr>
          <w:rStyle w:val="a7"/>
          <w:rFonts w:ascii="Verdana" w:hAnsi="Verdana"/>
          <w:color w:val="008000"/>
          <w:sz w:val="18"/>
          <w:szCs w:val="18"/>
        </w:rPr>
        <w:t>require</w:t>
      </w:r>
      <w:proofErr w:type="spellEnd"/>
    </w:p>
    <w:p w14:paraId="039EFF99"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Конструкция </w:t>
      </w:r>
      <w:proofErr w:type="spellStart"/>
      <w:r>
        <w:rPr>
          <w:rStyle w:val="a7"/>
          <w:rFonts w:ascii="Verdana" w:hAnsi="Verdana"/>
          <w:color w:val="000000"/>
          <w:sz w:val="18"/>
          <w:szCs w:val="18"/>
        </w:rPr>
        <w:t>require</w:t>
      </w:r>
      <w:proofErr w:type="spellEnd"/>
      <w:r>
        <w:rPr>
          <w:rFonts w:ascii="Verdana" w:hAnsi="Verdana"/>
          <w:color w:val="000000"/>
          <w:sz w:val="18"/>
          <w:szCs w:val="18"/>
        </w:rPr>
        <w:t> позволяет включать файлы в сценарий PHP </w:t>
      </w:r>
      <w:ins w:id="1" w:author="Unknown">
        <w:r>
          <w:rPr>
            <w:rFonts w:ascii="Verdana" w:hAnsi="Verdana"/>
            <w:color w:val="000000"/>
            <w:sz w:val="18"/>
            <w:szCs w:val="18"/>
          </w:rPr>
          <w:t>до</w:t>
        </w:r>
      </w:ins>
      <w:r>
        <w:rPr>
          <w:rFonts w:ascii="Verdana" w:hAnsi="Verdana"/>
          <w:color w:val="000000"/>
          <w:sz w:val="18"/>
          <w:szCs w:val="18"/>
        </w:rPr>
        <w:t> исполнения сценария PHP. Общий синтаксис </w:t>
      </w:r>
      <w:proofErr w:type="spellStart"/>
      <w:r>
        <w:rPr>
          <w:rStyle w:val="a7"/>
          <w:rFonts w:ascii="Verdana" w:hAnsi="Verdana"/>
          <w:color w:val="000000"/>
          <w:sz w:val="18"/>
          <w:szCs w:val="18"/>
        </w:rPr>
        <w:t>require</w:t>
      </w:r>
      <w:proofErr w:type="spellEnd"/>
      <w:r>
        <w:rPr>
          <w:rFonts w:ascii="Verdana" w:hAnsi="Verdana"/>
          <w:color w:val="000000"/>
          <w:sz w:val="18"/>
          <w:szCs w:val="18"/>
        </w:rPr>
        <w:t> такой:</w:t>
      </w:r>
    </w:p>
    <w:p w14:paraId="05C0360D" w14:textId="77777777" w:rsid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rPr>
      </w:pPr>
      <w:proofErr w:type="spellStart"/>
      <w:r>
        <w:rPr>
          <w:rStyle w:val="HTML"/>
          <w:color w:val="000000"/>
        </w:rPr>
        <w:t>require</w:t>
      </w:r>
      <w:proofErr w:type="spellEnd"/>
      <w:r>
        <w:rPr>
          <w:rStyle w:val="HTML"/>
          <w:color w:val="000000"/>
        </w:rPr>
        <w:t xml:space="preserve"> </w:t>
      </w:r>
      <w:proofErr w:type="spellStart"/>
      <w:r>
        <w:rPr>
          <w:rStyle w:val="HTML"/>
          <w:color w:val="000000"/>
        </w:rPr>
        <w:t>имя_файла</w:t>
      </w:r>
      <w:proofErr w:type="spellEnd"/>
      <w:r>
        <w:rPr>
          <w:rStyle w:val="HTML"/>
          <w:color w:val="000000"/>
        </w:rPr>
        <w:t>;</w:t>
      </w:r>
    </w:p>
    <w:p w14:paraId="39E63D4E" w14:textId="77777777" w:rsidR="00876D96" w:rsidRPr="00876D96" w:rsidRDefault="00876D96" w:rsidP="00876D96">
      <w:pPr>
        <w:pStyle w:val="a6"/>
        <w:shd w:val="clear" w:color="auto" w:fill="F7F7F7"/>
        <w:spacing w:line="255" w:lineRule="atLeast"/>
        <w:rPr>
          <w:rFonts w:ascii="Verdana" w:hAnsi="Verdana"/>
          <w:color w:val="000000"/>
          <w:sz w:val="18"/>
          <w:szCs w:val="18"/>
          <w:lang w:val="en-US"/>
        </w:rPr>
      </w:pPr>
      <w:r>
        <w:rPr>
          <w:rFonts w:ascii="Verdana" w:hAnsi="Verdana"/>
          <w:color w:val="000000"/>
          <w:sz w:val="18"/>
          <w:szCs w:val="18"/>
        </w:rPr>
        <w:t xml:space="preserve">При запуске (именно при запуске, а не при исполнении!) программы интерпретатор просто заменит инструкцию на содержимое файла </w:t>
      </w:r>
      <w:proofErr w:type="spellStart"/>
      <w:r>
        <w:rPr>
          <w:rFonts w:ascii="Verdana" w:hAnsi="Verdana"/>
          <w:color w:val="000000"/>
          <w:sz w:val="18"/>
          <w:szCs w:val="18"/>
        </w:rPr>
        <w:t>имя_файла</w:t>
      </w:r>
      <w:proofErr w:type="spellEnd"/>
      <w:r>
        <w:rPr>
          <w:rFonts w:ascii="Verdana" w:hAnsi="Verdana"/>
          <w:color w:val="000000"/>
          <w:sz w:val="18"/>
          <w:szCs w:val="18"/>
        </w:rPr>
        <w:t xml:space="preserve"> (этот файл может также содержать сценарий на PHP, обрамленный, как обычно, тэгами </w:t>
      </w:r>
      <w:r>
        <w:rPr>
          <w:rStyle w:val="a7"/>
          <w:rFonts w:ascii="Verdana" w:hAnsi="Verdana"/>
          <w:color w:val="000000"/>
          <w:sz w:val="18"/>
          <w:szCs w:val="18"/>
        </w:rPr>
        <w:t>&lt;?</w:t>
      </w:r>
      <w:r>
        <w:rPr>
          <w:rFonts w:ascii="Verdana" w:hAnsi="Verdana"/>
          <w:color w:val="000000"/>
          <w:sz w:val="18"/>
          <w:szCs w:val="18"/>
        </w:rPr>
        <w:t> </w:t>
      </w:r>
      <w:proofErr w:type="gramStart"/>
      <w:r>
        <w:rPr>
          <w:rFonts w:ascii="Verdana" w:hAnsi="Verdana"/>
          <w:color w:val="000000"/>
          <w:sz w:val="18"/>
          <w:szCs w:val="18"/>
        </w:rPr>
        <w:t>и </w:t>
      </w:r>
      <w:r>
        <w:rPr>
          <w:rStyle w:val="a7"/>
          <w:rFonts w:ascii="Verdana" w:hAnsi="Verdana"/>
          <w:color w:val="000000"/>
          <w:sz w:val="18"/>
          <w:szCs w:val="18"/>
        </w:rPr>
        <w:t>?</w:t>
      </w:r>
      <w:proofErr w:type="gramEnd"/>
      <w:r>
        <w:rPr>
          <w:rStyle w:val="a7"/>
          <w:rFonts w:ascii="Verdana" w:hAnsi="Verdana"/>
          <w:color w:val="000000"/>
          <w:sz w:val="18"/>
          <w:szCs w:val="18"/>
        </w:rPr>
        <w:t>&gt;</w:t>
      </w:r>
      <w:r>
        <w:rPr>
          <w:rFonts w:ascii="Verdana" w:hAnsi="Verdana"/>
          <w:color w:val="000000"/>
          <w:sz w:val="18"/>
          <w:szCs w:val="18"/>
        </w:rPr>
        <w:t>). Причем сделает он это непосредственно перед запуском программы (в отличие от </w:t>
      </w:r>
      <w:proofErr w:type="spellStart"/>
      <w:r>
        <w:rPr>
          <w:rFonts w:ascii="Verdana" w:hAnsi="Verdana"/>
          <w:color w:val="000000"/>
          <w:sz w:val="18"/>
          <w:szCs w:val="18"/>
        </w:rPr>
        <w:fldChar w:fldCharType="begin"/>
      </w:r>
      <w:r>
        <w:rPr>
          <w:rFonts w:ascii="Verdana" w:hAnsi="Verdana"/>
          <w:color w:val="000000"/>
          <w:sz w:val="18"/>
          <w:szCs w:val="18"/>
        </w:rPr>
        <w:instrText xml:space="preserve"> HYPERLINK "http://www.php.su/learnphp/cs/?ic" \l "include" </w:instrText>
      </w:r>
      <w:r>
        <w:rPr>
          <w:rFonts w:ascii="Verdana" w:hAnsi="Verdana"/>
          <w:color w:val="000000"/>
          <w:sz w:val="18"/>
          <w:szCs w:val="18"/>
        </w:rPr>
        <w:fldChar w:fldCharType="separate"/>
      </w:r>
      <w:r>
        <w:rPr>
          <w:rStyle w:val="a7"/>
          <w:rFonts w:ascii="Verdana" w:hAnsi="Verdana"/>
          <w:color w:val="0033CC"/>
          <w:sz w:val="18"/>
          <w:szCs w:val="18"/>
        </w:rPr>
        <w:t>include</w:t>
      </w:r>
      <w:proofErr w:type="spellEnd"/>
      <w:r>
        <w:rPr>
          <w:rFonts w:ascii="Verdana" w:hAnsi="Verdana"/>
          <w:color w:val="000000"/>
          <w:sz w:val="18"/>
          <w:szCs w:val="18"/>
        </w:rPr>
        <w:fldChar w:fldCharType="end"/>
      </w:r>
      <w:r>
        <w:rPr>
          <w:rFonts w:ascii="Verdana" w:hAnsi="Verdana"/>
          <w:color w:val="000000"/>
          <w:sz w:val="18"/>
          <w:szCs w:val="18"/>
        </w:rPr>
        <w:t xml:space="preserve">, который рассматривается </w:t>
      </w:r>
      <w:r>
        <w:rPr>
          <w:rFonts w:ascii="Verdana" w:hAnsi="Verdana"/>
          <w:color w:val="000000"/>
          <w:sz w:val="18"/>
          <w:szCs w:val="18"/>
        </w:rPr>
        <w:lastRenderedPageBreak/>
        <w:t>ниже). Это бывает довольно удобно для включения в вывод сценария различных шаблонных страниц HTML-кодом. Приведем</w:t>
      </w:r>
      <w:r w:rsidRPr="00876D96">
        <w:rPr>
          <w:rFonts w:ascii="Verdana" w:hAnsi="Verdana"/>
          <w:color w:val="000000"/>
          <w:sz w:val="18"/>
          <w:szCs w:val="18"/>
          <w:lang w:val="en-US"/>
        </w:rPr>
        <w:t xml:space="preserve"> </w:t>
      </w:r>
      <w:r>
        <w:rPr>
          <w:rFonts w:ascii="Verdana" w:hAnsi="Verdana"/>
          <w:color w:val="000000"/>
          <w:sz w:val="18"/>
          <w:szCs w:val="18"/>
        </w:rPr>
        <w:t>пример</w:t>
      </w:r>
      <w:r w:rsidRPr="00876D96">
        <w:rPr>
          <w:rFonts w:ascii="Verdana" w:hAnsi="Verdana"/>
          <w:color w:val="000000"/>
          <w:sz w:val="18"/>
          <w:szCs w:val="18"/>
          <w:lang w:val="en-US"/>
        </w:rPr>
        <w:t>:</w:t>
      </w:r>
    </w:p>
    <w:p w14:paraId="50CAB619" w14:textId="77777777" w:rsidR="00876D96" w:rsidRP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lang w:val="en-US"/>
        </w:rPr>
      </w:pPr>
      <w:r>
        <w:rPr>
          <w:rStyle w:val="HTML"/>
          <w:color w:val="000000"/>
        </w:rPr>
        <w:t>Файл</w:t>
      </w:r>
      <w:r w:rsidRPr="00876D96">
        <w:rPr>
          <w:rStyle w:val="HTML"/>
          <w:color w:val="000000"/>
          <w:lang w:val="en-US"/>
        </w:rPr>
        <w:t xml:space="preserve"> header.html:</w:t>
      </w:r>
      <w:r w:rsidRPr="00876D96">
        <w:rPr>
          <w:rFonts w:ascii="Courier New" w:hAnsi="Courier New" w:cs="Courier New"/>
          <w:color w:val="000000"/>
          <w:sz w:val="20"/>
          <w:szCs w:val="20"/>
          <w:lang w:val="en-US"/>
        </w:rPr>
        <w:br/>
      </w:r>
      <w:r w:rsidRPr="00876D96">
        <w:rPr>
          <w:rStyle w:val="HTML"/>
          <w:color w:val="000000"/>
          <w:lang w:val="en-US"/>
        </w:rPr>
        <w:t>&lt;html&gt;</w:t>
      </w:r>
      <w:r w:rsidRPr="00876D96">
        <w:rPr>
          <w:rFonts w:ascii="Courier New" w:hAnsi="Courier New" w:cs="Courier New"/>
          <w:color w:val="000000"/>
          <w:sz w:val="20"/>
          <w:szCs w:val="20"/>
          <w:lang w:val="en-US"/>
        </w:rPr>
        <w:br/>
      </w:r>
      <w:r w:rsidRPr="00876D96">
        <w:rPr>
          <w:rStyle w:val="HTML"/>
          <w:color w:val="000000"/>
          <w:lang w:val="en-US"/>
        </w:rPr>
        <w:t>&lt;head&gt;&lt;title&gt;It is a title&lt;/</w:t>
      </w:r>
      <w:proofErr w:type="gramStart"/>
      <w:r w:rsidRPr="00876D96">
        <w:rPr>
          <w:rStyle w:val="HTML"/>
          <w:color w:val="000000"/>
          <w:lang w:val="en-US"/>
        </w:rPr>
        <w:t>title&gt;&lt;</w:t>
      </w:r>
      <w:proofErr w:type="gramEnd"/>
      <w:r w:rsidRPr="00876D96">
        <w:rPr>
          <w:rStyle w:val="HTML"/>
          <w:color w:val="000000"/>
          <w:lang w:val="en-US"/>
        </w:rPr>
        <w:t>/head&gt;</w:t>
      </w:r>
      <w:r w:rsidRPr="00876D96">
        <w:rPr>
          <w:rFonts w:ascii="Courier New" w:hAnsi="Courier New" w:cs="Courier New"/>
          <w:color w:val="000000"/>
          <w:sz w:val="20"/>
          <w:szCs w:val="20"/>
          <w:lang w:val="en-US"/>
        </w:rPr>
        <w:br/>
      </w:r>
      <w:r w:rsidRPr="00876D96">
        <w:rPr>
          <w:rStyle w:val="HTML"/>
          <w:color w:val="000000"/>
          <w:lang w:val="en-US"/>
        </w:rPr>
        <w:t xml:space="preserve">&lt;body </w:t>
      </w:r>
      <w:proofErr w:type="spellStart"/>
      <w:r w:rsidRPr="00876D96">
        <w:rPr>
          <w:rStyle w:val="HTML"/>
          <w:color w:val="000000"/>
          <w:lang w:val="en-US"/>
        </w:rPr>
        <w:t>bgcolor</w:t>
      </w:r>
      <w:proofErr w:type="spellEnd"/>
      <w:r w:rsidRPr="00876D96">
        <w:rPr>
          <w:rStyle w:val="HTML"/>
          <w:color w:val="000000"/>
          <w:lang w:val="en-US"/>
        </w:rPr>
        <w:t>=green&gt;</w:t>
      </w:r>
    </w:p>
    <w:p w14:paraId="0BB8B1FB" w14:textId="77777777" w:rsidR="00876D96" w:rsidRP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lang w:val="en-US"/>
        </w:rPr>
      </w:pPr>
      <w:r>
        <w:rPr>
          <w:rStyle w:val="HTML"/>
          <w:color w:val="000000"/>
        </w:rPr>
        <w:t>Файл</w:t>
      </w:r>
      <w:r w:rsidRPr="00876D96">
        <w:rPr>
          <w:rStyle w:val="HTML"/>
          <w:color w:val="000000"/>
          <w:lang w:val="en-US"/>
        </w:rPr>
        <w:t xml:space="preserve"> footer.html:</w:t>
      </w:r>
      <w:r w:rsidRPr="00876D96">
        <w:rPr>
          <w:rFonts w:ascii="Courier New" w:hAnsi="Courier New" w:cs="Courier New"/>
          <w:color w:val="000000"/>
          <w:sz w:val="20"/>
          <w:szCs w:val="20"/>
          <w:lang w:val="en-US"/>
        </w:rPr>
        <w:br/>
      </w:r>
      <w:r w:rsidRPr="00876D96">
        <w:rPr>
          <w:rStyle w:val="HTML"/>
          <w:color w:val="000000"/>
          <w:lang w:val="en-US"/>
        </w:rPr>
        <w:t>&amp;copy; Home Company, 2005.</w:t>
      </w:r>
      <w:r w:rsidRPr="00876D96">
        <w:rPr>
          <w:rFonts w:ascii="Courier New" w:hAnsi="Courier New" w:cs="Courier New"/>
          <w:color w:val="000000"/>
          <w:sz w:val="20"/>
          <w:szCs w:val="20"/>
          <w:lang w:val="en-US"/>
        </w:rPr>
        <w:br/>
      </w:r>
      <w:r w:rsidRPr="00876D96">
        <w:rPr>
          <w:rStyle w:val="HTML"/>
          <w:color w:val="000000"/>
          <w:lang w:val="en-US"/>
        </w:rPr>
        <w:t>&lt;/</w:t>
      </w:r>
      <w:proofErr w:type="gramStart"/>
      <w:r w:rsidRPr="00876D96">
        <w:rPr>
          <w:rStyle w:val="HTML"/>
          <w:color w:val="000000"/>
          <w:lang w:val="en-US"/>
        </w:rPr>
        <w:t>body&gt;&lt;</w:t>
      </w:r>
      <w:proofErr w:type="gramEnd"/>
      <w:r w:rsidRPr="00876D96">
        <w:rPr>
          <w:rStyle w:val="HTML"/>
          <w:color w:val="000000"/>
          <w:lang w:val="en-US"/>
        </w:rPr>
        <w:t>/html&gt;</w:t>
      </w:r>
    </w:p>
    <w:p w14:paraId="479095F1" w14:textId="77777777" w:rsidR="00876D96" w:rsidRP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lang w:val="en-US"/>
        </w:rPr>
      </w:pPr>
      <w:r>
        <w:rPr>
          <w:rStyle w:val="HTML"/>
          <w:color w:val="000000"/>
        </w:rPr>
        <w:t>Файл</w:t>
      </w:r>
      <w:r w:rsidRPr="00876D96">
        <w:rPr>
          <w:rStyle w:val="HTML"/>
          <w:color w:val="000000"/>
          <w:lang w:val="en-US"/>
        </w:rPr>
        <w:t xml:space="preserve"> </w:t>
      </w:r>
      <w:proofErr w:type="spellStart"/>
      <w:r w:rsidRPr="00876D96">
        <w:rPr>
          <w:rStyle w:val="HTML"/>
          <w:color w:val="000000"/>
          <w:lang w:val="en-US"/>
        </w:rPr>
        <w:t>script.php</w:t>
      </w:r>
      <w:proofErr w:type="spellEnd"/>
      <w:r w:rsidRPr="00876D96">
        <w:rPr>
          <w:rFonts w:ascii="Courier New" w:hAnsi="Courier New" w:cs="Courier New"/>
          <w:color w:val="000000"/>
          <w:sz w:val="20"/>
          <w:szCs w:val="20"/>
          <w:lang w:val="en-US"/>
        </w:rPr>
        <w:br/>
      </w:r>
      <w:r w:rsidRPr="00876D96">
        <w:rPr>
          <w:rStyle w:val="HTML"/>
          <w:color w:val="000000"/>
          <w:lang w:val="en-US"/>
        </w:rPr>
        <w:t>&lt;?php</w:t>
      </w:r>
      <w:r w:rsidRPr="00876D96">
        <w:rPr>
          <w:rFonts w:ascii="Courier New" w:hAnsi="Courier New" w:cs="Courier New"/>
          <w:color w:val="000000"/>
          <w:sz w:val="20"/>
          <w:szCs w:val="20"/>
          <w:lang w:val="en-US"/>
        </w:rPr>
        <w:br/>
      </w:r>
      <w:r w:rsidRPr="00876D96">
        <w:rPr>
          <w:rStyle w:val="HTML"/>
          <w:color w:val="000000"/>
          <w:lang w:val="en-US"/>
        </w:rPr>
        <w:t>require "header.htm";</w:t>
      </w:r>
      <w:r w:rsidRPr="00876D96">
        <w:rPr>
          <w:rFonts w:ascii="Courier New" w:hAnsi="Courier New" w:cs="Courier New"/>
          <w:color w:val="000000"/>
          <w:sz w:val="20"/>
          <w:szCs w:val="20"/>
          <w:lang w:val="en-US"/>
        </w:rPr>
        <w:br/>
      </w:r>
      <w:r w:rsidRPr="00876D96">
        <w:rPr>
          <w:rStyle w:val="HTML"/>
          <w:color w:val="000000"/>
          <w:lang w:val="en-US"/>
        </w:rPr>
        <w:t xml:space="preserve">// </w:t>
      </w:r>
      <w:r>
        <w:rPr>
          <w:rStyle w:val="HTML"/>
          <w:color w:val="000000"/>
        </w:rPr>
        <w:t>Сценарий</w:t>
      </w:r>
      <w:r w:rsidRPr="00876D96">
        <w:rPr>
          <w:rStyle w:val="HTML"/>
          <w:color w:val="000000"/>
          <w:lang w:val="en-US"/>
        </w:rPr>
        <w:t xml:space="preserve"> </w:t>
      </w:r>
      <w:r>
        <w:rPr>
          <w:rStyle w:val="HTML"/>
          <w:color w:val="000000"/>
        </w:rPr>
        <w:t>выводит</w:t>
      </w:r>
      <w:r w:rsidRPr="00876D96">
        <w:rPr>
          <w:rStyle w:val="HTML"/>
          <w:color w:val="000000"/>
          <w:lang w:val="en-US"/>
        </w:rPr>
        <w:t xml:space="preserve"> </w:t>
      </w:r>
      <w:r>
        <w:rPr>
          <w:rStyle w:val="HTML"/>
          <w:color w:val="000000"/>
        </w:rPr>
        <w:t>само</w:t>
      </w:r>
      <w:r w:rsidRPr="00876D96">
        <w:rPr>
          <w:rStyle w:val="HTML"/>
          <w:color w:val="000000"/>
          <w:lang w:val="en-US"/>
        </w:rPr>
        <w:t xml:space="preserve"> </w:t>
      </w:r>
      <w:r>
        <w:rPr>
          <w:rStyle w:val="HTML"/>
          <w:color w:val="000000"/>
        </w:rPr>
        <w:t>тело</w:t>
      </w:r>
      <w:r w:rsidRPr="00876D96">
        <w:rPr>
          <w:rStyle w:val="HTML"/>
          <w:color w:val="000000"/>
          <w:lang w:val="en-US"/>
        </w:rPr>
        <w:t xml:space="preserve"> </w:t>
      </w:r>
      <w:r>
        <w:rPr>
          <w:rStyle w:val="HTML"/>
          <w:color w:val="000000"/>
        </w:rPr>
        <w:t>документа</w:t>
      </w:r>
      <w:r w:rsidRPr="00876D96">
        <w:rPr>
          <w:rFonts w:ascii="Courier New" w:hAnsi="Courier New" w:cs="Courier New"/>
          <w:color w:val="000000"/>
          <w:sz w:val="20"/>
          <w:szCs w:val="20"/>
          <w:lang w:val="en-US"/>
        </w:rPr>
        <w:br/>
      </w:r>
      <w:r w:rsidRPr="00876D96">
        <w:rPr>
          <w:rStyle w:val="HTML"/>
          <w:color w:val="000000"/>
          <w:lang w:val="en-US"/>
        </w:rPr>
        <w:t>require "footer.htm";</w:t>
      </w:r>
      <w:r w:rsidRPr="00876D96">
        <w:rPr>
          <w:rFonts w:ascii="Courier New" w:hAnsi="Courier New" w:cs="Courier New"/>
          <w:color w:val="000000"/>
          <w:sz w:val="20"/>
          <w:szCs w:val="20"/>
          <w:lang w:val="en-US"/>
        </w:rPr>
        <w:br/>
      </w:r>
      <w:r w:rsidRPr="00876D96">
        <w:rPr>
          <w:rStyle w:val="HTML"/>
          <w:color w:val="000000"/>
          <w:lang w:val="en-US"/>
        </w:rPr>
        <w:t>?&gt;</w:t>
      </w:r>
    </w:p>
    <w:p w14:paraId="10D51B64"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Таким образом, конструкция </w:t>
      </w:r>
      <w:proofErr w:type="spellStart"/>
      <w:r>
        <w:rPr>
          <w:rStyle w:val="a7"/>
          <w:rFonts w:ascii="Verdana" w:hAnsi="Verdana"/>
          <w:color w:val="000000"/>
          <w:sz w:val="18"/>
          <w:szCs w:val="18"/>
        </w:rPr>
        <w:t>require</w:t>
      </w:r>
      <w:proofErr w:type="spellEnd"/>
      <w:r>
        <w:rPr>
          <w:rFonts w:ascii="Verdana" w:hAnsi="Verdana"/>
          <w:color w:val="000000"/>
          <w:sz w:val="18"/>
          <w:szCs w:val="18"/>
        </w:rPr>
        <w:t> позволяет собирать сценарии PHP из нескольких отдельных файлов, которые могут быть как </w:t>
      </w:r>
      <w:proofErr w:type="spellStart"/>
      <w:r>
        <w:rPr>
          <w:rStyle w:val="aa"/>
          <w:rFonts w:ascii="Verdana" w:hAnsi="Verdana"/>
          <w:color w:val="000000"/>
          <w:sz w:val="18"/>
          <w:szCs w:val="18"/>
        </w:rPr>
        <w:t>html</w:t>
      </w:r>
      <w:proofErr w:type="spellEnd"/>
      <w:r>
        <w:rPr>
          <w:rFonts w:ascii="Verdana" w:hAnsi="Verdana"/>
          <w:color w:val="000000"/>
          <w:sz w:val="18"/>
          <w:szCs w:val="18"/>
        </w:rPr>
        <w:t>-страницами, так и </w:t>
      </w:r>
      <w:proofErr w:type="spellStart"/>
      <w:r>
        <w:rPr>
          <w:rStyle w:val="aa"/>
          <w:rFonts w:ascii="Verdana" w:hAnsi="Verdana"/>
          <w:color w:val="000000"/>
          <w:sz w:val="18"/>
          <w:szCs w:val="18"/>
        </w:rPr>
        <w:t>php</w:t>
      </w:r>
      <w:proofErr w:type="spellEnd"/>
      <w:r>
        <w:rPr>
          <w:rFonts w:ascii="Verdana" w:hAnsi="Verdana"/>
          <w:color w:val="000000"/>
          <w:sz w:val="18"/>
          <w:szCs w:val="18"/>
        </w:rPr>
        <w:t>-скриптами.</w:t>
      </w:r>
    </w:p>
    <w:p w14:paraId="5A8880D3"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Конструкция </w:t>
      </w:r>
      <w:proofErr w:type="spellStart"/>
      <w:r>
        <w:rPr>
          <w:rStyle w:val="a7"/>
          <w:rFonts w:ascii="Verdana" w:hAnsi="Verdana"/>
          <w:color w:val="000000"/>
          <w:sz w:val="18"/>
          <w:szCs w:val="18"/>
        </w:rPr>
        <w:t>require</w:t>
      </w:r>
      <w:proofErr w:type="spellEnd"/>
      <w:r>
        <w:rPr>
          <w:rFonts w:ascii="Verdana" w:hAnsi="Verdana"/>
          <w:color w:val="000000"/>
          <w:sz w:val="18"/>
          <w:szCs w:val="18"/>
        </w:rPr>
        <w:t> поддерживает включения удаленных файлов (начиная с версии PHP 4.3.0). Например:</w:t>
      </w:r>
    </w:p>
    <w:p w14:paraId="41C31304" w14:textId="77777777" w:rsid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rPr>
      </w:pPr>
      <w:r>
        <w:rPr>
          <w:rStyle w:val="HTML"/>
          <w:color w:val="008000"/>
        </w:rPr>
        <w:t>&lt;?</w:t>
      </w:r>
      <w:proofErr w:type="spellStart"/>
      <w:r>
        <w:rPr>
          <w:rStyle w:val="HTML"/>
          <w:color w:val="0000BB"/>
        </w:rPr>
        <w:t>php</w:t>
      </w:r>
      <w:proofErr w:type="spellEnd"/>
      <w:r>
        <w:rPr>
          <w:rFonts w:ascii="Courier New" w:hAnsi="Courier New" w:cs="Courier New"/>
          <w:color w:val="000000"/>
          <w:sz w:val="20"/>
          <w:szCs w:val="20"/>
        </w:rPr>
        <w:br/>
      </w:r>
      <w:r>
        <w:rPr>
          <w:rStyle w:val="HTML"/>
          <w:color w:val="FF8000"/>
        </w:rPr>
        <w:t>// Следующий пример на работает, поскольку пытается включить локальный файл</w:t>
      </w:r>
      <w:r>
        <w:rPr>
          <w:rFonts w:ascii="Courier New" w:hAnsi="Courier New" w:cs="Courier New"/>
          <w:color w:val="000000"/>
          <w:sz w:val="20"/>
          <w:szCs w:val="20"/>
        </w:rPr>
        <w:br/>
      </w:r>
      <w:proofErr w:type="spellStart"/>
      <w:r>
        <w:rPr>
          <w:rStyle w:val="HTML"/>
          <w:color w:val="0000BB"/>
        </w:rPr>
        <w:t>require</w:t>
      </w:r>
      <w:proofErr w:type="spellEnd"/>
      <w:r>
        <w:rPr>
          <w:rStyle w:val="HTML"/>
          <w:color w:val="0000BB"/>
        </w:rPr>
        <w:t> </w:t>
      </w:r>
      <w:r>
        <w:rPr>
          <w:rStyle w:val="HTML"/>
          <w:color w:val="FF0000"/>
        </w:rPr>
        <w:t>'</w:t>
      </w:r>
      <w:proofErr w:type="spellStart"/>
      <w:r>
        <w:rPr>
          <w:rStyle w:val="HTML"/>
          <w:color w:val="FF0000"/>
        </w:rPr>
        <w:t>file.php?foo</w:t>
      </w:r>
      <w:proofErr w:type="spellEnd"/>
      <w:r>
        <w:rPr>
          <w:rStyle w:val="HTML"/>
          <w:color w:val="FF0000"/>
        </w:rPr>
        <w:t>=1&amp;bar=2'</w:t>
      </w:r>
      <w:r>
        <w:rPr>
          <w:rStyle w:val="HTML"/>
          <w:color w:val="008000"/>
        </w:rPr>
        <w:t>;</w:t>
      </w:r>
      <w:r>
        <w:rPr>
          <w:rFonts w:ascii="Courier New" w:hAnsi="Courier New" w:cs="Courier New"/>
          <w:color w:val="000000"/>
          <w:sz w:val="20"/>
          <w:szCs w:val="20"/>
        </w:rPr>
        <w:br/>
      </w:r>
      <w:r>
        <w:rPr>
          <w:rStyle w:val="HTML"/>
          <w:color w:val="FF8000"/>
        </w:rPr>
        <w:t>// Следующий пример работает</w:t>
      </w:r>
      <w:r>
        <w:rPr>
          <w:rFonts w:ascii="Courier New" w:hAnsi="Courier New" w:cs="Courier New"/>
          <w:color w:val="000000"/>
          <w:sz w:val="20"/>
          <w:szCs w:val="20"/>
        </w:rPr>
        <w:br/>
      </w:r>
      <w:proofErr w:type="spellStart"/>
      <w:r>
        <w:rPr>
          <w:rStyle w:val="HTML"/>
          <w:color w:val="0000BB"/>
        </w:rPr>
        <w:t>require</w:t>
      </w:r>
      <w:proofErr w:type="spellEnd"/>
      <w:r>
        <w:rPr>
          <w:rStyle w:val="HTML"/>
          <w:color w:val="0000BB"/>
        </w:rPr>
        <w:t> </w:t>
      </w:r>
      <w:r>
        <w:rPr>
          <w:rStyle w:val="HTML"/>
          <w:color w:val="FF0000"/>
        </w:rPr>
        <w:t>'http://www.example.com/file.php?foo=1&amp;bar=2'</w:t>
      </w:r>
      <w:r>
        <w:rPr>
          <w:rStyle w:val="HTML"/>
          <w:color w:val="008000"/>
        </w:rPr>
        <w:t>;</w:t>
      </w:r>
      <w:r>
        <w:rPr>
          <w:rFonts w:ascii="Courier New" w:hAnsi="Courier New" w:cs="Courier New"/>
          <w:color w:val="000000"/>
          <w:sz w:val="20"/>
          <w:szCs w:val="20"/>
        </w:rPr>
        <w:br/>
      </w:r>
      <w:r>
        <w:rPr>
          <w:rStyle w:val="HTML"/>
          <w:color w:val="008000"/>
        </w:rPr>
        <w:t>?&gt;</w:t>
      </w:r>
    </w:p>
    <w:p w14:paraId="73BD5DA9" w14:textId="77777777" w:rsidR="00876D96" w:rsidRDefault="00876D96" w:rsidP="00876D96">
      <w:pPr>
        <w:pStyle w:val="a6"/>
        <w:shd w:val="clear" w:color="auto" w:fill="F7F7F7"/>
        <w:spacing w:line="255" w:lineRule="atLeast"/>
        <w:rPr>
          <w:rFonts w:ascii="Verdana" w:hAnsi="Verdana"/>
          <w:color w:val="000000"/>
          <w:sz w:val="18"/>
          <w:szCs w:val="18"/>
        </w:rPr>
      </w:pPr>
      <w:r>
        <w:rPr>
          <w:rStyle w:val="a7"/>
          <w:rFonts w:ascii="Verdana" w:hAnsi="Verdana"/>
          <w:color w:val="000000"/>
          <w:sz w:val="18"/>
          <w:szCs w:val="18"/>
        </w:rPr>
        <w:t>!</w:t>
      </w:r>
      <w:r>
        <w:rPr>
          <w:rFonts w:ascii="Verdana" w:hAnsi="Verdana"/>
          <w:color w:val="000000"/>
          <w:sz w:val="18"/>
          <w:szCs w:val="18"/>
        </w:rPr>
        <w:t> Конструкция </w:t>
      </w:r>
      <w:proofErr w:type="spellStart"/>
      <w:r>
        <w:rPr>
          <w:rStyle w:val="a7"/>
          <w:rFonts w:ascii="Verdana" w:hAnsi="Verdana"/>
          <w:color w:val="000000"/>
          <w:sz w:val="18"/>
          <w:szCs w:val="18"/>
        </w:rPr>
        <w:t>require</w:t>
      </w:r>
      <w:proofErr w:type="spellEnd"/>
      <w:r>
        <w:rPr>
          <w:rFonts w:ascii="Verdana" w:hAnsi="Verdana"/>
          <w:color w:val="000000"/>
          <w:sz w:val="18"/>
          <w:szCs w:val="18"/>
        </w:rPr>
        <w:t> позволяет включать удаленные файлы, если такая возможность включена в конфигурационном файле PHP. Подробная информация </w:t>
      </w:r>
      <w:hyperlink r:id="rId43" w:anchor="remotefiles" w:history="1">
        <w:r>
          <w:rPr>
            <w:rStyle w:val="a8"/>
            <w:rFonts w:ascii="Verdana" w:hAnsi="Verdana"/>
            <w:color w:val="0033CC"/>
            <w:sz w:val="18"/>
            <w:szCs w:val="18"/>
          </w:rPr>
          <w:t>далее</w:t>
        </w:r>
      </w:hyperlink>
      <w:r>
        <w:rPr>
          <w:rFonts w:ascii="Verdana" w:hAnsi="Verdana"/>
          <w:color w:val="000000"/>
          <w:sz w:val="18"/>
          <w:szCs w:val="18"/>
        </w:rPr>
        <w:t>.</w:t>
      </w:r>
    </w:p>
    <w:p w14:paraId="42BF1B19" w14:textId="77777777" w:rsidR="00876D96" w:rsidRDefault="00876D96" w:rsidP="00876D96">
      <w:pPr>
        <w:pStyle w:val="a6"/>
        <w:shd w:val="clear" w:color="auto" w:fill="F7F7F7"/>
        <w:spacing w:line="255" w:lineRule="atLeast"/>
        <w:rPr>
          <w:rFonts w:ascii="Verdana" w:hAnsi="Verdana"/>
          <w:color w:val="008000"/>
          <w:sz w:val="18"/>
          <w:szCs w:val="18"/>
        </w:rPr>
      </w:pPr>
      <w:bookmarkStart w:id="2" w:name="include"/>
      <w:bookmarkEnd w:id="2"/>
      <w:r>
        <w:rPr>
          <w:rStyle w:val="a7"/>
          <w:rFonts w:ascii="Verdana" w:hAnsi="Verdana"/>
          <w:color w:val="008000"/>
          <w:sz w:val="18"/>
          <w:szCs w:val="18"/>
        </w:rPr>
        <w:t xml:space="preserve">Конструкция включений </w:t>
      </w:r>
      <w:proofErr w:type="spellStart"/>
      <w:r>
        <w:rPr>
          <w:rStyle w:val="a7"/>
          <w:rFonts w:ascii="Verdana" w:hAnsi="Verdana"/>
          <w:color w:val="008000"/>
          <w:sz w:val="18"/>
          <w:szCs w:val="18"/>
        </w:rPr>
        <w:t>include</w:t>
      </w:r>
      <w:proofErr w:type="spellEnd"/>
    </w:p>
    <w:p w14:paraId="387F6DEB"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Конструкция </w:t>
      </w:r>
      <w:proofErr w:type="spellStart"/>
      <w:r>
        <w:rPr>
          <w:rStyle w:val="a7"/>
          <w:rFonts w:ascii="Verdana" w:hAnsi="Verdana"/>
          <w:color w:val="000000"/>
          <w:sz w:val="18"/>
          <w:szCs w:val="18"/>
        </w:rPr>
        <w:t>include</w:t>
      </w:r>
      <w:proofErr w:type="spellEnd"/>
      <w:r>
        <w:rPr>
          <w:rFonts w:ascii="Verdana" w:hAnsi="Verdana"/>
          <w:color w:val="000000"/>
          <w:sz w:val="18"/>
          <w:szCs w:val="18"/>
        </w:rPr>
        <w:t> также предназначена для включения файлов в код сценария PHP.</w:t>
      </w:r>
    </w:p>
    <w:p w14:paraId="0BA89010"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В отличие от конструкции </w:t>
      </w:r>
      <w:proofErr w:type="spellStart"/>
      <w:r>
        <w:rPr>
          <w:rStyle w:val="a7"/>
          <w:rFonts w:ascii="Verdana" w:hAnsi="Verdana"/>
          <w:color w:val="000000"/>
          <w:sz w:val="18"/>
          <w:szCs w:val="18"/>
        </w:rPr>
        <w:fldChar w:fldCharType="begin"/>
      </w:r>
      <w:r>
        <w:rPr>
          <w:rStyle w:val="a7"/>
          <w:rFonts w:ascii="Verdana" w:hAnsi="Verdana"/>
          <w:color w:val="000000"/>
          <w:sz w:val="18"/>
          <w:szCs w:val="18"/>
        </w:rPr>
        <w:instrText xml:space="preserve"> HYPERLINK "http://www.php.su/learnphp/cs/?ic" \l "require" </w:instrText>
      </w:r>
      <w:r>
        <w:rPr>
          <w:rStyle w:val="a7"/>
          <w:rFonts w:ascii="Verdana" w:hAnsi="Verdana"/>
          <w:color w:val="000000"/>
          <w:sz w:val="18"/>
          <w:szCs w:val="18"/>
        </w:rPr>
        <w:fldChar w:fldCharType="separate"/>
      </w:r>
      <w:r>
        <w:rPr>
          <w:rStyle w:val="a8"/>
          <w:rFonts w:ascii="Verdana" w:hAnsi="Verdana"/>
          <w:b/>
          <w:bCs/>
          <w:color w:val="0033CC"/>
          <w:sz w:val="18"/>
          <w:szCs w:val="18"/>
        </w:rPr>
        <w:t>require</w:t>
      </w:r>
      <w:proofErr w:type="spellEnd"/>
      <w:r>
        <w:rPr>
          <w:rStyle w:val="a7"/>
          <w:rFonts w:ascii="Verdana" w:hAnsi="Verdana"/>
          <w:color w:val="000000"/>
          <w:sz w:val="18"/>
          <w:szCs w:val="18"/>
        </w:rPr>
        <w:fldChar w:fldCharType="end"/>
      </w:r>
      <w:r>
        <w:rPr>
          <w:rFonts w:ascii="Verdana" w:hAnsi="Verdana"/>
          <w:color w:val="000000"/>
          <w:sz w:val="18"/>
          <w:szCs w:val="18"/>
        </w:rPr>
        <w:t> конструкция </w:t>
      </w:r>
      <w:proofErr w:type="spellStart"/>
      <w:r>
        <w:rPr>
          <w:rStyle w:val="a7"/>
          <w:rFonts w:ascii="Verdana" w:hAnsi="Verdana"/>
          <w:color w:val="000000"/>
          <w:sz w:val="18"/>
          <w:szCs w:val="18"/>
        </w:rPr>
        <w:t>include</w:t>
      </w:r>
      <w:proofErr w:type="spellEnd"/>
      <w:r>
        <w:rPr>
          <w:rFonts w:ascii="Verdana" w:hAnsi="Verdana"/>
          <w:color w:val="000000"/>
          <w:sz w:val="18"/>
          <w:szCs w:val="18"/>
        </w:rPr>
        <w:t> позволяет включать файлы в код PHP скрипта </w:t>
      </w:r>
      <w:ins w:id="3" w:author="Unknown">
        <w:r>
          <w:rPr>
            <w:rFonts w:ascii="Verdana" w:hAnsi="Verdana"/>
            <w:color w:val="000000"/>
            <w:sz w:val="18"/>
            <w:szCs w:val="18"/>
          </w:rPr>
          <w:t>во время</w:t>
        </w:r>
      </w:ins>
      <w:r>
        <w:rPr>
          <w:rFonts w:ascii="Verdana" w:hAnsi="Verdana"/>
          <w:color w:val="000000"/>
          <w:sz w:val="18"/>
          <w:szCs w:val="18"/>
        </w:rPr>
        <w:t xml:space="preserve"> выполнения сценария. Синтаксис конструкции </w:t>
      </w:r>
      <w:proofErr w:type="spellStart"/>
      <w:r>
        <w:rPr>
          <w:rFonts w:ascii="Verdana" w:hAnsi="Verdana"/>
          <w:color w:val="000000"/>
          <w:sz w:val="18"/>
          <w:szCs w:val="18"/>
        </w:rPr>
        <w:t>include</w:t>
      </w:r>
      <w:proofErr w:type="spellEnd"/>
      <w:r>
        <w:rPr>
          <w:rFonts w:ascii="Verdana" w:hAnsi="Verdana"/>
          <w:color w:val="000000"/>
          <w:sz w:val="18"/>
          <w:szCs w:val="18"/>
        </w:rPr>
        <w:t xml:space="preserve"> выглядит следующим образом:</w:t>
      </w:r>
    </w:p>
    <w:p w14:paraId="5CAB786C" w14:textId="77777777" w:rsid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rPr>
      </w:pPr>
      <w:proofErr w:type="spellStart"/>
      <w:r>
        <w:rPr>
          <w:rStyle w:val="HTML"/>
          <w:color w:val="000000"/>
        </w:rPr>
        <w:t>include</w:t>
      </w:r>
      <w:proofErr w:type="spellEnd"/>
      <w:r>
        <w:rPr>
          <w:rStyle w:val="HTML"/>
          <w:color w:val="000000"/>
        </w:rPr>
        <w:t xml:space="preserve"> </w:t>
      </w:r>
      <w:proofErr w:type="spellStart"/>
      <w:r>
        <w:rPr>
          <w:rStyle w:val="HTML"/>
          <w:color w:val="000000"/>
        </w:rPr>
        <w:t>имя_файла</w:t>
      </w:r>
      <w:proofErr w:type="spellEnd"/>
      <w:r>
        <w:rPr>
          <w:rStyle w:val="HTML"/>
          <w:color w:val="000000"/>
        </w:rPr>
        <w:t>;</w:t>
      </w:r>
    </w:p>
    <w:p w14:paraId="3937B36E"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Поясним принципиальную разницу между конструкциями </w:t>
      </w:r>
      <w:proofErr w:type="spellStart"/>
      <w:r>
        <w:rPr>
          <w:rStyle w:val="a7"/>
          <w:rFonts w:ascii="Verdana" w:hAnsi="Verdana"/>
          <w:color w:val="000000"/>
          <w:sz w:val="18"/>
          <w:szCs w:val="18"/>
        </w:rPr>
        <w:t>require</w:t>
      </w:r>
      <w:proofErr w:type="spellEnd"/>
      <w:r>
        <w:rPr>
          <w:rFonts w:ascii="Verdana" w:hAnsi="Verdana"/>
          <w:color w:val="000000"/>
          <w:sz w:val="18"/>
          <w:szCs w:val="18"/>
        </w:rPr>
        <w:t> и </w:t>
      </w:r>
      <w:proofErr w:type="spellStart"/>
      <w:r>
        <w:rPr>
          <w:rStyle w:val="a7"/>
          <w:rFonts w:ascii="Verdana" w:hAnsi="Verdana"/>
          <w:color w:val="000000"/>
          <w:sz w:val="18"/>
          <w:szCs w:val="18"/>
        </w:rPr>
        <w:t>include</w:t>
      </w:r>
      <w:proofErr w:type="spellEnd"/>
      <w:r>
        <w:rPr>
          <w:rFonts w:ascii="Verdana" w:hAnsi="Verdana"/>
          <w:color w:val="000000"/>
          <w:sz w:val="18"/>
          <w:szCs w:val="18"/>
        </w:rPr>
        <w:t> на конкретном практическом примере. Создадим 10 файлов с именами 1.txt, 2.txt и так далее до 10.txt, содержимое этих файлов - просто десятичные цифры 1, 2 ...… 10 (по одной цифре в каждом файле). Создадим такой сценарий PHP:</w:t>
      </w:r>
    </w:p>
    <w:p w14:paraId="28EB67E4" w14:textId="77777777" w:rsid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rPr>
      </w:pPr>
      <w:r>
        <w:rPr>
          <w:rStyle w:val="HTML"/>
          <w:color w:val="008000"/>
        </w:rPr>
        <w:lastRenderedPageBreak/>
        <w:t>&lt;?</w:t>
      </w:r>
      <w:proofErr w:type="spellStart"/>
      <w:r>
        <w:rPr>
          <w:rStyle w:val="HTML"/>
          <w:color w:val="0000BB"/>
        </w:rPr>
        <w:t>php</w:t>
      </w:r>
      <w:proofErr w:type="spellEnd"/>
      <w:r>
        <w:rPr>
          <w:rFonts w:ascii="Courier New" w:hAnsi="Courier New" w:cs="Courier New"/>
          <w:color w:val="000000"/>
          <w:sz w:val="20"/>
          <w:szCs w:val="20"/>
        </w:rPr>
        <w:br/>
      </w:r>
      <w:r>
        <w:rPr>
          <w:rStyle w:val="HTML"/>
          <w:color w:val="FF8000"/>
        </w:rPr>
        <w:t>// Создаем цикл, в теле которого конструкция </w:t>
      </w:r>
      <w:proofErr w:type="spellStart"/>
      <w:r>
        <w:rPr>
          <w:rStyle w:val="HTML"/>
          <w:color w:val="FF8000"/>
        </w:rPr>
        <w:t>include</w:t>
      </w:r>
      <w:proofErr w:type="spellEnd"/>
      <w:r>
        <w:rPr>
          <w:rFonts w:ascii="Courier New" w:hAnsi="Courier New" w:cs="Courier New"/>
          <w:color w:val="000000"/>
          <w:sz w:val="20"/>
          <w:szCs w:val="20"/>
        </w:rPr>
        <w:br/>
      </w:r>
      <w:proofErr w:type="spellStart"/>
      <w:proofErr w:type="gramStart"/>
      <w:r>
        <w:rPr>
          <w:rStyle w:val="HTML"/>
          <w:color w:val="008000"/>
        </w:rPr>
        <w:t>for</w:t>
      </w:r>
      <w:proofErr w:type="spellEnd"/>
      <w:r>
        <w:rPr>
          <w:rStyle w:val="HTML"/>
          <w:color w:val="008000"/>
        </w:rPr>
        <w:t>(</w:t>
      </w:r>
      <w:proofErr w:type="gramEnd"/>
      <w:r>
        <w:rPr>
          <w:rStyle w:val="HTML"/>
          <w:color w:val="008000"/>
        </w:rPr>
        <w:t>$</w:t>
      </w:r>
      <w:r>
        <w:rPr>
          <w:rStyle w:val="HTML"/>
          <w:color w:val="0000BB"/>
        </w:rPr>
        <w:t>i</w:t>
      </w:r>
      <w:r>
        <w:rPr>
          <w:rStyle w:val="HTML"/>
          <w:color w:val="008000"/>
        </w:rPr>
        <w:t>=</w:t>
      </w:r>
      <w:r>
        <w:rPr>
          <w:rStyle w:val="HTML"/>
          <w:color w:val="0000FF"/>
        </w:rPr>
        <w:t>1</w:t>
      </w:r>
      <w:r>
        <w:rPr>
          <w:rStyle w:val="HTML"/>
          <w:color w:val="008000"/>
        </w:rPr>
        <w:t>;</w:t>
      </w:r>
      <w:r>
        <w:rPr>
          <w:rStyle w:val="HTML"/>
          <w:color w:val="0000BB"/>
        </w:rPr>
        <w:t> </w:t>
      </w:r>
      <w:r>
        <w:rPr>
          <w:rStyle w:val="HTML"/>
          <w:color w:val="008000"/>
        </w:rPr>
        <w:t>$</w:t>
      </w:r>
      <w:r>
        <w:rPr>
          <w:rStyle w:val="HTML"/>
          <w:color w:val="0000BB"/>
        </w:rPr>
        <w:t>i</w:t>
      </w:r>
      <w:r>
        <w:rPr>
          <w:rStyle w:val="HTML"/>
          <w:color w:val="008000"/>
        </w:rPr>
        <w:t>&lt;=</w:t>
      </w:r>
      <w:r>
        <w:rPr>
          <w:rStyle w:val="HTML"/>
          <w:color w:val="0000FF"/>
        </w:rPr>
        <w:t>10</w:t>
      </w:r>
      <w:r>
        <w:rPr>
          <w:rStyle w:val="HTML"/>
          <w:color w:val="008000"/>
        </w:rPr>
        <w:t>;</w:t>
      </w:r>
      <w:r>
        <w:rPr>
          <w:rStyle w:val="HTML"/>
          <w:color w:val="0000BB"/>
        </w:rPr>
        <w:t> </w:t>
      </w:r>
      <w:r>
        <w:rPr>
          <w:rStyle w:val="HTML"/>
          <w:color w:val="008000"/>
        </w:rPr>
        <w:t>$</w:t>
      </w:r>
      <w:r>
        <w:rPr>
          <w:rStyle w:val="HTML"/>
          <w:color w:val="0000BB"/>
        </w:rPr>
        <w:t>i</w:t>
      </w:r>
      <w:r>
        <w:rPr>
          <w:rStyle w:val="HTML"/>
          <w:color w:val="008000"/>
        </w:rPr>
        <w:t>++)</w:t>
      </w:r>
      <w:r>
        <w:rPr>
          <w:rStyle w:val="HTML"/>
          <w:color w:val="0000BB"/>
        </w:rPr>
        <w:t> </w:t>
      </w:r>
      <w:r>
        <w:rPr>
          <w:rStyle w:val="HTML"/>
          <w:color w:val="008000"/>
        </w:rPr>
        <w:t>{</w:t>
      </w:r>
      <w:r>
        <w:rPr>
          <w:rFonts w:ascii="Courier New" w:hAnsi="Courier New" w:cs="Courier New"/>
          <w:color w:val="000000"/>
          <w:sz w:val="20"/>
          <w:szCs w:val="20"/>
        </w:rPr>
        <w:br/>
      </w:r>
      <w:proofErr w:type="spellStart"/>
      <w:r>
        <w:rPr>
          <w:rStyle w:val="HTML"/>
          <w:color w:val="0000BB"/>
        </w:rPr>
        <w:t>include</w:t>
      </w:r>
      <w:proofErr w:type="spellEnd"/>
      <w:r>
        <w:rPr>
          <w:rStyle w:val="HTML"/>
          <w:color w:val="0000BB"/>
        </w:rPr>
        <w:t> </w:t>
      </w:r>
      <w:r>
        <w:rPr>
          <w:rStyle w:val="HTML"/>
          <w:color w:val="FF0000"/>
        </w:rPr>
        <w:t>"$i.txt"</w:t>
      </w:r>
      <w:r>
        <w:rPr>
          <w:rStyle w:val="HTML"/>
          <w:color w:val="008000"/>
        </w:rPr>
        <w:t>;</w:t>
      </w:r>
      <w:r>
        <w:rPr>
          <w:rFonts w:ascii="Courier New" w:hAnsi="Courier New" w:cs="Courier New"/>
          <w:color w:val="000000"/>
          <w:sz w:val="20"/>
          <w:szCs w:val="20"/>
        </w:rPr>
        <w:br/>
      </w:r>
      <w:r>
        <w:rPr>
          <w:rStyle w:val="HTML"/>
          <w:color w:val="008000"/>
        </w:rPr>
        <w:t>}</w:t>
      </w:r>
      <w:r>
        <w:rPr>
          <w:rFonts w:ascii="Courier New" w:hAnsi="Courier New" w:cs="Courier New"/>
          <w:color w:val="000000"/>
          <w:sz w:val="20"/>
          <w:szCs w:val="20"/>
        </w:rPr>
        <w:br/>
      </w:r>
      <w:r>
        <w:rPr>
          <w:rStyle w:val="HTML"/>
          <w:color w:val="FF8000"/>
        </w:rPr>
        <w:t>// Включили десять файлов: 1.txt, 2.txt, 3.txt ... 10.txt</w:t>
      </w:r>
      <w:r>
        <w:rPr>
          <w:rFonts w:ascii="Courier New" w:hAnsi="Courier New" w:cs="Courier New"/>
          <w:color w:val="000000"/>
          <w:sz w:val="20"/>
          <w:szCs w:val="20"/>
        </w:rPr>
        <w:br/>
      </w:r>
      <w:r>
        <w:rPr>
          <w:rStyle w:val="HTML"/>
          <w:color w:val="FF8000"/>
        </w:rPr>
        <w:t>// Результат - вывод 12345678910</w:t>
      </w:r>
      <w:r>
        <w:rPr>
          <w:rFonts w:ascii="Courier New" w:hAnsi="Courier New" w:cs="Courier New"/>
          <w:color w:val="000000"/>
          <w:sz w:val="20"/>
          <w:szCs w:val="20"/>
        </w:rPr>
        <w:br/>
      </w:r>
      <w:r>
        <w:rPr>
          <w:rStyle w:val="HTML"/>
          <w:color w:val="008000"/>
        </w:rPr>
        <w:t>?&gt;</w:t>
      </w:r>
    </w:p>
    <w:p w14:paraId="69FD6301"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 xml:space="preserve">В результате мы получим вывод, состоящий из 10 цифр: "12345678910". Из этого мы можем </w:t>
      </w:r>
      <w:proofErr w:type="spellStart"/>
      <w:r>
        <w:rPr>
          <w:rFonts w:ascii="Verdana" w:hAnsi="Verdana"/>
          <w:color w:val="000000"/>
          <w:sz w:val="18"/>
          <w:szCs w:val="18"/>
        </w:rPr>
        <w:t>слелать</w:t>
      </w:r>
      <w:proofErr w:type="spellEnd"/>
      <w:r>
        <w:rPr>
          <w:rFonts w:ascii="Verdana" w:hAnsi="Verdana"/>
          <w:color w:val="000000"/>
          <w:sz w:val="18"/>
          <w:szCs w:val="18"/>
        </w:rPr>
        <w:t xml:space="preserve"> вывод, что каждый из файлов был включен по одному разу прямо во время выполнения цикла! Если мы поставим теперь вместо </w:t>
      </w:r>
      <w:proofErr w:type="spellStart"/>
      <w:r>
        <w:rPr>
          <w:rStyle w:val="a7"/>
          <w:rFonts w:ascii="Verdana" w:hAnsi="Verdana"/>
          <w:color w:val="000000"/>
          <w:sz w:val="18"/>
          <w:szCs w:val="18"/>
        </w:rPr>
        <w:t>include</w:t>
      </w:r>
      <w:proofErr w:type="spellEnd"/>
      <w:r>
        <w:rPr>
          <w:rFonts w:ascii="Verdana" w:hAnsi="Verdana"/>
          <w:color w:val="000000"/>
          <w:sz w:val="18"/>
          <w:szCs w:val="18"/>
        </w:rPr>
        <w:t> </w:t>
      </w:r>
      <w:proofErr w:type="spellStart"/>
      <w:r>
        <w:rPr>
          <w:rStyle w:val="a7"/>
          <w:rFonts w:ascii="Verdana" w:hAnsi="Verdana"/>
          <w:color w:val="000000"/>
          <w:sz w:val="18"/>
          <w:szCs w:val="18"/>
        </w:rPr>
        <w:fldChar w:fldCharType="begin"/>
      </w:r>
      <w:r>
        <w:rPr>
          <w:rStyle w:val="a7"/>
          <w:rFonts w:ascii="Verdana" w:hAnsi="Verdana"/>
          <w:color w:val="000000"/>
          <w:sz w:val="18"/>
          <w:szCs w:val="18"/>
        </w:rPr>
        <w:instrText xml:space="preserve"> HYPERLINK "http://www.php.su/learnphp/cs/?ic" \l "require" </w:instrText>
      </w:r>
      <w:r>
        <w:rPr>
          <w:rStyle w:val="a7"/>
          <w:rFonts w:ascii="Verdana" w:hAnsi="Verdana"/>
          <w:color w:val="000000"/>
          <w:sz w:val="18"/>
          <w:szCs w:val="18"/>
        </w:rPr>
        <w:fldChar w:fldCharType="separate"/>
      </w:r>
      <w:r>
        <w:rPr>
          <w:rStyle w:val="a8"/>
          <w:rFonts w:ascii="Verdana" w:hAnsi="Verdana"/>
          <w:b/>
          <w:bCs/>
          <w:color w:val="0033CC"/>
          <w:sz w:val="18"/>
          <w:szCs w:val="18"/>
        </w:rPr>
        <w:t>require</w:t>
      </w:r>
      <w:proofErr w:type="spellEnd"/>
      <w:r>
        <w:rPr>
          <w:rStyle w:val="a7"/>
          <w:rFonts w:ascii="Verdana" w:hAnsi="Verdana"/>
          <w:color w:val="000000"/>
          <w:sz w:val="18"/>
          <w:szCs w:val="18"/>
        </w:rPr>
        <w:fldChar w:fldCharType="end"/>
      </w:r>
      <w:r>
        <w:rPr>
          <w:rFonts w:ascii="Verdana" w:hAnsi="Verdana"/>
          <w:color w:val="000000"/>
          <w:sz w:val="18"/>
          <w:szCs w:val="18"/>
        </w:rPr>
        <w:t>, то сценарий сгенерирует критическую ошибку (</w:t>
      </w:r>
      <w:proofErr w:type="spellStart"/>
      <w:r>
        <w:rPr>
          <w:rFonts w:ascii="Verdana" w:hAnsi="Verdana"/>
          <w:color w:val="000000"/>
          <w:sz w:val="18"/>
          <w:szCs w:val="18"/>
        </w:rPr>
        <w:t>fatal</w:t>
      </w:r>
      <w:proofErr w:type="spellEnd"/>
      <w:r>
        <w:rPr>
          <w:rFonts w:ascii="Verdana" w:hAnsi="Verdana"/>
          <w:color w:val="000000"/>
          <w:sz w:val="18"/>
          <w:szCs w:val="18"/>
        </w:rPr>
        <w:t xml:space="preserve"> </w:t>
      </w:r>
      <w:proofErr w:type="spellStart"/>
      <w:r>
        <w:rPr>
          <w:rFonts w:ascii="Verdana" w:hAnsi="Verdana"/>
          <w:color w:val="000000"/>
          <w:sz w:val="18"/>
          <w:szCs w:val="18"/>
        </w:rPr>
        <w:t>error</w:t>
      </w:r>
      <w:proofErr w:type="spellEnd"/>
      <w:r>
        <w:rPr>
          <w:rFonts w:ascii="Verdana" w:hAnsi="Verdana"/>
          <w:color w:val="000000"/>
          <w:sz w:val="18"/>
          <w:szCs w:val="18"/>
        </w:rPr>
        <w:t>). Сравните результат.</w:t>
      </w:r>
    </w:p>
    <w:p w14:paraId="38CBFAA6"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PHP преобразует сценарий во внутреннее представление, анализируя строки сценария по очереди, пока не доходит до конструкции </w:t>
      </w:r>
      <w:proofErr w:type="spellStart"/>
      <w:r>
        <w:rPr>
          <w:rStyle w:val="a7"/>
          <w:rFonts w:ascii="Verdana" w:hAnsi="Verdana"/>
          <w:color w:val="000000"/>
          <w:sz w:val="18"/>
          <w:szCs w:val="18"/>
        </w:rPr>
        <w:t>include</w:t>
      </w:r>
      <w:proofErr w:type="spellEnd"/>
      <w:r>
        <w:rPr>
          <w:rFonts w:ascii="Verdana" w:hAnsi="Verdana"/>
          <w:color w:val="000000"/>
          <w:sz w:val="18"/>
          <w:szCs w:val="18"/>
        </w:rPr>
        <w:t>. Дойдя до </w:t>
      </w:r>
      <w:proofErr w:type="spellStart"/>
      <w:r>
        <w:rPr>
          <w:rStyle w:val="a7"/>
          <w:rFonts w:ascii="Verdana" w:hAnsi="Verdana"/>
          <w:color w:val="000000"/>
          <w:sz w:val="18"/>
          <w:szCs w:val="18"/>
        </w:rPr>
        <w:t>include</w:t>
      </w:r>
      <w:proofErr w:type="spellEnd"/>
      <w:r>
        <w:rPr>
          <w:rFonts w:ascii="Verdana" w:hAnsi="Verdana"/>
          <w:color w:val="000000"/>
          <w:sz w:val="18"/>
          <w:szCs w:val="18"/>
        </w:rPr>
        <w:t>, PHP прекращает транслировать сценарий и переключается на указанный в </w:t>
      </w:r>
      <w:proofErr w:type="spellStart"/>
      <w:r>
        <w:rPr>
          <w:rStyle w:val="a7"/>
          <w:rFonts w:ascii="Verdana" w:hAnsi="Verdana"/>
          <w:color w:val="000000"/>
          <w:sz w:val="18"/>
          <w:szCs w:val="18"/>
        </w:rPr>
        <w:t>include</w:t>
      </w:r>
      <w:proofErr w:type="spellEnd"/>
      <w:r>
        <w:rPr>
          <w:rFonts w:ascii="Verdana" w:hAnsi="Verdana"/>
          <w:color w:val="000000"/>
          <w:sz w:val="18"/>
          <w:szCs w:val="18"/>
        </w:rPr>
        <w:t xml:space="preserve"> файл. Таким образом из-за подобного поведения транслятора, быстродействие сценария снижается, особенно при большом </w:t>
      </w:r>
      <w:proofErr w:type="spellStart"/>
      <w:r>
        <w:rPr>
          <w:rFonts w:ascii="Verdana" w:hAnsi="Verdana"/>
          <w:color w:val="000000"/>
          <w:sz w:val="18"/>
          <w:szCs w:val="18"/>
        </w:rPr>
        <w:t>колличестве</w:t>
      </w:r>
      <w:proofErr w:type="spellEnd"/>
      <w:r>
        <w:rPr>
          <w:rFonts w:ascii="Verdana" w:hAnsi="Verdana"/>
          <w:color w:val="000000"/>
          <w:sz w:val="18"/>
          <w:szCs w:val="18"/>
        </w:rPr>
        <w:t xml:space="preserve"> включаемых с помощью </w:t>
      </w:r>
      <w:proofErr w:type="spellStart"/>
      <w:r>
        <w:rPr>
          <w:rStyle w:val="a7"/>
          <w:rFonts w:ascii="Verdana" w:hAnsi="Verdana"/>
          <w:color w:val="000000"/>
          <w:sz w:val="18"/>
          <w:szCs w:val="18"/>
        </w:rPr>
        <w:t>include</w:t>
      </w:r>
      <w:proofErr w:type="spellEnd"/>
      <w:r>
        <w:rPr>
          <w:rFonts w:ascii="Verdana" w:hAnsi="Verdana"/>
          <w:color w:val="000000"/>
          <w:sz w:val="18"/>
          <w:szCs w:val="18"/>
        </w:rPr>
        <w:t xml:space="preserve"> файлов. С </w:t>
      </w:r>
      <w:proofErr w:type="spellStart"/>
      <w:r>
        <w:rPr>
          <w:rFonts w:ascii="Verdana" w:hAnsi="Verdana"/>
          <w:color w:val="000000"/>
          <w:sz w:val="18"/>
          <w:szCs w:val="18"/>
        </w:rPr>
        <w:t>require</w:t>
      </w:r>
      <w:proofErr w:type="spellEnd"/>
      <w:r>
        <w:rPr>
          <w:rFonts w:ascii="Verdana" w:hAnsi="Verdana"/>
          <w:color w:val="000000"/>
          <w:sz w:val="18"/>
          <w:szCs w:val="18"/>
        </w:rPr>
        <w:t xml:space="preserve"> таких проблем нет, поскольку файлы с помощью </w:t>
      </w:r>
      <w:proofErr w:type="spellStart"/>
      <w:r>
        <w:rPr>
          <w:rFonts w:ascii="Verdana" w:hAnsi="Verdana"/>
          <w:color w:val="000000"/>
          <w:sz w:val="18"/>
          <w:szCs w:val="18"/>
        </w:rPr>
        <w:t>require</w:t>
      </w:r>
      <w:proofErr w:type="spellEnd"/>
      <w:r>
        <w:rPr>
          <w:rFonts w:ascii="Verdana" w:hAnsi="Verdana"/>
          <w:color w:val="000000"/>
          <w:sz w:val="18"/>
          <w:szCs w:val="18"/>
        </w:rPr>
        <w:t xml:space="preserve"> включаются до выполнения сценария, то есть на момент трансляции файл уже включен в сценарий.</w:t>
      </w:r>
    </w:p>
    <w:p w14:paraId="045B919E"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Таким образом, целесообразнее использовать конструкцию </w:t>
      </w:r>
      <w:proofErr w:type="spellStart"/>
      <w:r>
        <w:rPr>
          <w:rStyle w:val="a7"/>
          <w:rFonts w:ascii="Verdana" w:hAnsi="Verdana"/>
          <w:color w:val="000000"/>
          <w:sz w:val="18"/>
          <w:szCs w:val="18"/>
        </w:rPr>
        <w:fldChar w:fldCharType="begin"/>
      </w:r>
      <w:r>
        <w:rPr>
          <w:rStyle w:val="a7"/>
          <w:rFonts w:ascii="Verdana" w:hAnsi="Verdana"/>
          <w:color w:val="000000"/>
          <w:sz w:val="18"/>
          <w:szCs w:val="18"/>
        </w:rPr>
        <w:instrText xml:space="preserve"> HYPERLINK "http://www.php.su/learnphp/cs/?ic" \l "require" </w:instrText>
      </w:r>
      <w:r>
        <w:rPr>
          <w:rStyle w:val="a7"/>
          <w:rFonts w:ascii="Verdana" w:hAnsi="Verdana"/>
          <w:color w:val="000000"/>
          <w:sz w:val="18"/>
          <w:szCs w:val="18"/>
        </w:rPr>
        <w:fldChar w:fldCharType="separate"/>
      </w:r>
      <w:r>
        <w:rPr>
          <w:rStyle w:val="a8"/>
          <w:rFonts w:ascii="Verdana" w:hAnsi="Verdana"/>
          <w:b/>
          <w:bCs/>
          <w:color w:val="0033CC"/>
          <w:sz w:val="18"/>
          <w:szCs w:val="18"/>
        </w:rPr>
        <w:t>require</w:t>
      </w:r>
      <w:proofErr w:type="spellEnd"/>
      <w:r>
        <w:rPr>
          <w:rStyle w:val="a7"/>
          <w:rFonts w:ascii="Verdana" w:hAnsi="Verdana"/>
          <w:color w:val="000000"/>
          <w:sz w:val="18"/>
          <w:szCs w:val="18"/>
        </w:rPr>
        <w:fldChar w:fldCharType="end"/>
      </w:r>
      <w:r>
        <w:rPr>
          <w:rFonts w:ascii="Verdana" w:hAnsi="Verdana"/>
          <w:color w:val="000000"/>
          <w:sz w:val="18"/>
          <w:szCs w:val="18"/>
        </w:rPr>
        <w:t> там, где не требуется динамическое включение файлов в сценарий, а конструкцию </w:t>
      </w:r>
      <w:proofErr w:type="spellStart"/>
      <w:r>
        <w:rPr>
          <w:rStyle w:val="a7"/>
          <w:rFonts w:ascii="Verdana" w:hAnsi="Verdana"/>
          <w:color w:val="000000"/>
          <w:sz w:val="18"/>
          <w:szCs w:val="18"/>
        </w:rPr>
        <w:t>include</w:t>
      </w:r>
      <w:proofErr w:type="spellEnd"/>
      <w:r>
        <w:rPr>
          <w:rFonts w:ascii="Verdana" w:hAnsi="Verdana"/>
          <w:color w:val="000000"/>
          <w:sz w:val="18"/>
          <w:szCs w:val="18"/>
        </w:rPr>
        <w:t> использовать только с целью динамического включения файлов в код PHP скрипта.</w:t>
      </w:r>
    </w:p>
    <w:p w14:paraId="47EE0FAC" w14:textId="77777777" w:rsidR="00876D96" w:rsidRDefault="00876D96" w:rsidP="00876D96">
      <w:pPr>
        <w:pStyle w:val="a6"/>
        <w:shd w:val="clear" w:color="auto" w:fill="F7F7F7"/>
        <w:spacing w:line="255" w:lineRule="atLeast"/>
        <w:rPr>
          <w:rFonts w:ascii="Verdana" w:hAnsi="Verdana"/>
          <w:color w:val="000000"/>
          <w:sz w:val="18"/>
          <w:szCs w:val="18"/>
        </w:rPr>
      </w:pPr>
      <w:r>
        <w:rPr>
          <w:rFonts w:ascii="Verdana" w:hAnsi="Verdana"/>
          <w:color w:val="000000"/>
          <w:sz w:val="18"/>
          <w:szCs w:val="18"/>
        </w:rPr>
        <w:t>Конструкция </w:t>
      </w:r>
      <w:proofErr w:type="spellStart"/>
      <w:r>
        <w:rPr>
          <w:rStyle w:val="a7"/>
          <w:rFonts w:ascii="Verdana" w:hAnsi="Verdana"/>
          <w:color w:val="000000"/>
          <w:sz w:val="18"/>
          <w:szCs w:val="18"/>
        </w:rPr>
        <w:t>include</w:t>
      </w:r>
      <w:proofErr w:type="spellEnd"/>
      <w:r>
        <w:rPr>
          <w:rFonts w:ascii="Verdana" w:hAnsi="Verdana"/>
          <w:color w:val="000000"/>
          <w:sz w:val="18"/>
          <w:szCs w:val="18"/>
        </w:rPr>
        <w:t> поддерживает включения удаленных файлов (начиная с версии PHP 4.3.0). Например:</w:t>
      </w:r>
    </w:p>
    <w:p w14:paraId="12DC18F2" w14:textId="77777777" w:rsidR="00876D96" w:rsidRDefault="00876D96" w:rsidP="00876D96">
      <w:pPr>
        <w:pStyle w:val="highlight"/>
        <w:pBdr>
          <w:top w:val="single" w:sz="6" w:space="4" w:color="000066"/>
          <w:left w:val="single" w:sz="6" w:space="7" w:color="000066"/>
          <w:bottom w:val="single" w:sz="6" w:space="4" w:color="000066"/>
          <w:right w:val="single" w:sz="6" w:space="4" w:color="000066"/>
        </w:pBdr>
        <w:shd w:val="clear" w:color="auto" w:fill="E6F3F9"/>
        <w:spacing w:before="75" w:beforeAutospacing="0" w:after="75" w:afterAutospacing="0" w:line="255" w:lineRule="atLeast"/>
        <w:ind w:left="75" w:right="75"/>
        <w:rPr>
          <w:rFonts w:ascii="Verdana" w:hAnsi="Verdana"/>
          <w:color w:val="000000"/>
          <w:sz w:val="20"/>
          <w:szCs w:val="20"/>
        </w:rPr>
      </w:pPr>
      <w:r>
        <w:rPr>
          <w:rStyle w:val="HTML"/>
          <w:color w:val="008000"/>
        </w:rPr>
        <w:t>&lt;?</w:t>
      </w:r>
      <w:proofErr w:type="spellStart"/>
      <w:r>
        <w:rPr>
          <w:rStyle w:val="HTML"/>
          <w:color w:val="0000BB"/>
        </w:rPr>
        <w:t>php</w:t>
      </w:r>
      <w:proofErr w:type="spellEnd"/>
      <w:r>
        <w:rPr>
          <w:rFonts w:ascii="Courier New" w:hAnsi="Courier New" w:cs="Courier New"/>
          <w:color w:val="000000"/>
          <w:sz w:val="20"/>
          <w:szCs w:val="20"/>
        </w:rPr>
        <w:br/>
      </w:r>
      <w:r>
        <w:rPr>
          <w:rStyle w:val="HTML"/>
          <w:color w:val="FF8000"/>
        </w:rPr>
        <w:t>// Следующий пример на работает, поскольку пытается включить локальный файл</w:t>
      </w:r>
      <w:r>
        <w:rPr>
          <w:rFonts w:ascii="Courier New" w:hAnsi="Courier New" w:cs="Courier New"/>
          <w:color w:val="000000"/>
          <w:sz w:val="20"/>
          <w:szCs w:val="20"/>
        </w:rPr>
        <w:br/>
      </w:r>
      <w:proofErr w:type="spellStart"/>
      <w:r>
        <w:rPr>
          <w:rStyle w:val="HTML"/>
          <w:color w:val="0000BB"/>
        </w:rPr>
        <w:t>include</w:t>
      </w:r>
      <w:proofErr w:type="spellEnd"/>
      <w:r>
        <w:rPr>
          <w:rStyle w:val="HTML"/>
          <w:color w:val="0000BB"/>
        </w:rPr>
        <w:t> </w:t>
      </w:r>
      <w:r>
        <w:rPr>
          <w:rStyle w:val="HTML"/>
          <w:color w:val="FF0000"/>
        </w:rPr>
        <w:t>'</w:t>
      </w:r>
      <w:proofErr w:type="spellStart"/>
      <w:r>
        <w:rPr>
          <w:rStyle w:val="HTML"/>
          <w:color w:val="FF0000"/>
        </w:rPr>
        <w:t>file.php?foo</w:t>
      </w:r>
      <w:proofErr w:type="spellEnd"/>
      <w:r>
        <w:rPr>
          <w:rStyle w:val="HTML"/>
          <w:color w:val="FF0000"/>
        </w:rPr>
        <w:t>=1&amp;bar=2'</w:t>
      </w:r>
      <w:r>
        <w:rPr>
          <w:rStyle w:val="HTML"/>
          <w:color w:val="008000"/>
        </w:rPr>
        <w:t>;</w:t>
      </w:r>
      <w:r>
        <w:rPr>
          <w:rFonts w:ascii="Courier New" w:hAnsi="Courier New" w:cs="Courier New"/>
          <w:color w:val="000000"/>
          <w:sz w:val="20"/>
          <w:szCs w:val="20"/>
        </w:rPr>
        <w:br/>
      </w:r>
      <w:r>
        <w:rPr>
          <w:rStyle w:val="HTML"/>
          <w:color w:val="FF8000"/>
        </w:rPr>
        <w:t>// Следующий пример работает</w:t>
      </w:r>
      <w:r>
        <w:rPr>
          <w:rFonts w:ascii="Courier New" w:hAnsi="Courier New" w:cs="Courier New"/>
          <w:color w:val="000000"/>
          <w:sz w:val="20"/>
          <w:szCs w:val="20"/>
        </w:rPr>
        <w:br/>
      </w:r>
      <w:proofErr w:type="spellStart"/>
      <w:r>
        <w:rPr>
          <w:rStyle w:val="HTML"/>
          <w:color w:val="0000BB"/>
        </w:rPr>
        <w:t>include</w:t>
      </w:r>
      <w:proofErr w:type="spellEnd"/>
      <w:r>
        <w:rPr>
          <w:rStyle w:val="HTML"/>
          <w:color w:val="0000BB"/>
        </w:rPr>
        <w:t> </w:t>
      </w:r>
      <w:r>
        <w:rPr>
          <w:rStyle w:val="HTML"/>
          <w:color w:val="FF0000"/>
        </w:rPr>
        <w:t>'http://www.example.com/file.php?foo=1&amp;bar=2'</w:t>
      </w:r>
      <w:r>
        <w:rPr>
          <w:rStyle w:val="HTML"/>
          <w:color w:val="008000"/>
        </w:rPr>
        <w:t>;</w:t>
      </w:r>
      <w:r>
        <w:rPr>
          <w:rFonts w:ascii="Courier New" w:hAnsi="Courier New" w:cs="Courier New"/>
          <w:color w:val="000000"/>
          <w:sz w:val="20"/>
          <w:szCs w:val="20"/>
        </w:rPr>
        <w:br/>
      </w:r>
      <w:r>
        <w:rPr>
          <w:rStyle w:val="HTML"/>
          <w:color w:val="008000"/>
        </w:rPr>
        <w:t>?&gt;</w:t>
      </w:r>
    </w:p>
    <w:p w14:paraId="20B5BF21" w14:textId="77777777" w:rsidR="00876D96" w:rsidRDefault="00876D96" w:rsidP="00876D96">
      <w:pPr>
        <w:pStyle w:val="a6"/>
        <w:shd w:val="clear" w:color="auto" w:fill="F7F7F7"/>
        <w:spacing w:line="255" w:lineRule="atLeast"/>
        <w:rPr>
          <w:rFonts w:ascii="Verdana" w:hAnsi="Verdana"/>
          <w:color w:val="000000"/>
          <w:sz w:val="18"/>
          <w:szCs w:val="18"/>
        </w:rPr>
      </w:pPr>
      <w:r>
        <w:rPr>
          <w:rStyle w:val="a7"/>
          <w:rFonts w:ascii="Verdana" w:hAnsi="Verdana"/>
          <w:color w:val="000000"/>
          <w:sz w:val="18"/>
          <w:szCs w:val="18"/>
        </w:rPr>
        <w:t>!</w:t>
      </w:r>
      <w:r>
        <w:rPr>
          <w:rFonts w:ascii="Verdana" w:hAnsi="Verdana"/>
          <w:color w:val="000000"/>
          <w:sz w:val="18"/>
          <w:szCs w:val="18"/>
        </w:rPr>
        <w:t> Конструкция </w:t>
      </w:r>
      <w:proofErr w:type="spellStart"/>
      <w:r>
        <w:rPr>
          <w:rStyle w:val="a7"/>
          <w:rFonts w:ascii="Verdana" w:hAnsi="Verdana"/>
          <w:color w:val="000000"/>
          <w:sz w:val="18"/>
          <w:szCs w:val="18"/>
        </w:rPr>
        <w:t>include</w:t>
      </w:r>
      <w:proofErr w:type="spellEnd"/>
      <w:r>
        <w:rPr>
          <w:rFonts w:ascii="Verdana" w:hAnsi="Verdana"/>
          <w:color w:val="000000"/>
          <w:sz w:val="18"/>
          <w:szCs w:val="18"/>
        </w:rPr>
        <w:t> позволяет включать удаленные файлы, если такая возможность включена в конфигурационном файле PHP.</w:t>
      </w:r>
    </w:p>
    <w:p w14:paraId="6291E68B" w14:textId="77777777" w:rsidR="00876D96" w:rsidRPr="00876D96" w:rsidRDefault="00876D96" w:rsidP="008B438E">
      <w:pPr>
        <w:rPr>
          <w:rFonts w:ascii="Times New Roman" w:hAnsi="Times New Roman" w:cs="Times New Roman"/>
          <w:sz w:val="24"/>
          <w:szCs w:val="24"/>
          <w:lang w:val="ru-RU"/>
        </w:rPr>
      </w:pPr>
    </w:p>
    <w:p w14:paraId="2BEF1D8B" w14:textId="77777777"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55.Опишите использование альтернативного синтаксиса управляющих структур.</w:t>
      </w:r>
      <w:r w:rsidR="00C45CAC" w:rsidRPr="00C45CAC">
        <w:rPr>
          <w:noProof/>
        </w:rPr>
        <w:t xml:space="preserve"> </w:t>
      </w:r>
      <w:r w:rsidR="00C45CAC">
        <w:rPr>
          <w:noProof/>
        </w:rPr>
        <w:drawing>
          <wp:inline distT="0" distB="0" distL="0" distR="0" wp14:anchorId="5610118B" wp14:editId="5821ED4F">
            <wp:extent cx="5276850" cy="489872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7757" cy="4899564"/>
                    </a:xfrm>
                    <a:prstGeom prst="rect">
                      <a:avLst/>
                    </a:prstGeom>
                  </pic:spPr>
                </pic:pic>
              </a:graphicData>
            </a:graphic>
          </wp:inline>
        </w:drawing>
      </w:r>
      <w:r w:rsidRPr="00C115D8">
        <w:rPr>
          <w:rFonts w:ascii="Times New Roman" w:hAnsi="Times New Roman" w:cs="Times New Roman"/>
          <w:sz w:val="24"/>
          <w:szCs w:val="24"/>
        </w:rPr>
        <w:t xml:space="preserve"> 56.Опишите синтаксис описания функции.</w:t>
      </w:r>
      <w:r w:rsidR="00C45CAC">
        <w:rPr>
          <w:noProof/>
        </w:rPr>
        <w:drawing>
          <wp:inline distT="0" distB="0" distL="0" distR="0" wp14:anchorId="73876190" wp14:editId="5471D3D8">
            <wp:extent cx="5438775" cy="3255193"/>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970" cy="3255908"/>
                    </a:xfrm>
                    <a:prstGeom prst="rect">
                      <a:avLst/>
                    </a:prstGeom>
                  </pic:spPr>
                </pic:pic>
              </a:graphicData>
            </a:graphic>
          </wp:inline>
        </w:drawing>
      </w:r>
    </w:p>
    <w:p w14:paraId="1BCD23E8" w14:textId="77777777" w:rsidR="000B141F" w:rsidRDefault="000B141F">
      <w:pPr>
        <w:rPr>
          <w:rFonts w:ascii="Times New Roman" w:hAnsi="Times New Roman" w:cs="Times New Roman"/>
          <w:sz w:val="24"/>
          <w:szCs w:val="24"/>
        </w:rPr>
      </w:pPr>
      <w:r>
        <w:rPr>
          <w:rFonts w:ascii="Times New Roman" w:hAnsi="Times New Roman" w:cs="Times New Roman"/>
          <w:sz w:val="24"/>
          <w:szCs w:val="24"/>
        </w:rPr>
        <w:br w:type="page"/>
      </w:r>
    </w:p>
    <w:p w14:paraId="3FC80860" w14:textId="0F4D1938"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57.Опишите особенности вопроса области видимости в PHP. </w:t>
      </w:r>
    </w:p>
    <w:p w14:paraId="0E78D67D" w14:textId="77777777" w:rsidR="000B141F" w:rsidRDefault="000B141F" w:rsidP="000B141F">
      <w:pPr>
        <w:pStyle w:val="2"/>
        <w:shd w:val="clear" w:color="auto" w:fill="F2F2F2"/>
        <w:rPr>
          <w:rFonts w:ascii="Helvetica" w:hAnsi="Helvetica" w:cs="Helvetica"/>
          <w:color w:val="793862"/>
        </w:rPr>
      </w:pPr>
      <w:r>
        <w:rPr>
          <w:rFonts w:ascii="Helvetica" w:hAnsi="Helvetica" w:cs="Helvetica"/>
          <w:b/>
          <w:bCs/>
          <w:color w:val="793862"/>
        </w:rPr>
        <w:t>Область видимости</w:t>
      </w:r>
      <w:hyperlink r:id="rId46" w:anchor="language.oop5.visibility" w:history="1">
        <w:r>
          <w:rPr>
            <w:rStyle w:val="a8"/>
            <w:rFonts w:ascii="Helvetica" w:hAnsi="Helvetica" w:cs="Helvetica"/>
            <w:b/>
            <w:bCs/>
            <w:bdr w:val="none" w:sz="0" w:space="0" w:color="auto" w:frame="1"/>
          </w:rPr>
          <w:t> ¶</w:t>
        </w:r>
      </w:hyperlink>
    </w:p>
    <w:p w14:paraId="4CC943BD"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Область видимости свойства, метода или константы (начиная c PHP 7.1.0) может быть определена путём использования следующих ключевых слов в объявлении: </w:t>
      </w:r>
      <w:proofErr w:type="spellStart"/>
      <w:r>
        <w:rPr>
          <w:rStyle w:val="HTML"/>
          <w:color w:val="333333"/>
        </w:rPr>
        <w:t>public</w:t>
      </w:r>
      <w:proofErr w:type="spellEnd"/>
      <w:r>
        <w:rPr>
          <w:rFonts w:ascii="Helvetica" w:hAnsi="Helvetica" w:cs="Helvetica"/>
          <w:color w:val="333333"/>
        </w:rPr>
        <w:t>, </w:t>
      </w:r>
      <w:proofErr w:type="spellStart"/>
      <w:r>
        <w:rPr>
          <w:rStyle w:val="HTML"/>
          <w:color w:val="333333"/>
        </w:rPr>
        <w:t>protected</w:t>
      </w:r>
      <w:proofErr w:type="spellEnd"/>
      <w:r>
        <w:rPr>
          <w:rFonts w:ascii="Helvetica" w:hAnsi="Helvetica" w:cs="Helvetica"/>
          <w:color w:val="333333"/>
        </w:rPr>
        <w:t> или </w:t>
      </w:r>
      <w:proofErr w:type="spellStart"/>
      <w:r>
        <w:rPr>
          <w:rStyle w:val="HTML"/>
          <w:color w:val="333333"/>
        </w:rPr>
        <w:t>private</w:t>
      </w:r>
      <w:proofErr w:type="spellEnd"/>
      <w:r>
        <w:rPr>
          <w:rFonts w:ascii="Helvetica" w:hAnsi="Helvetica" w:cs="Helvetica"/>
          <w:color w:val="333333"/>
        </w:rPr>
        <w:t xml:space="preserve">. Доступ к свойствам и методам класса, объявленным как </w:t>
      </w:r>
      <w:proofErr w:type="spellStart"/>
      <w:r>
        <w:rPr>
          <w:rFonts w:ascii="Helvetica" w:hAnsi="Helvetica" w:cs="Helvetica"/>
          <w:color w:val="333333"/>
        </w:rPr>
        <w:t>public</w:t>
      </w:r>
      <w:proofErr w:type="spellEnd"/>
      <w:r>
        <w:rPr>
          <w:rFonts w:ascii="Helvetica" w:hAnsi="Helvetica" w:cs="Helvetica"/>
          <w:color w:val="333333"/>
        </w:rPr>
        <w:t xml:space="preserve"> (общедоступный), разрешён отовсюду. Модификатор </w:t>
      </w:r>
      <w:proofErr w:type="spellStart"/>
      <w:r>
        <w:rPr>
          <w:rFonts w:ascii="Helvetica" w:hAnsi="Helvetica" w:cs="Helvetica"/>
          <w:color w:val="333333"/>
        </w:rPr>
        <w:t>protected</w:t>
      </w:r>
      <w:proofErr w:type="spellEnd"/>
      <w:r>
        <w:rPr>
          <w:rFonts w:ascii="Helvetica" w:hAnsi="Helvetica" w:cs="Helvetica"/>
          <w:color w:val="333333"/>
        </w:rPr>
        <w:t xml:space="preserve"> (защищённый) разрешает доступ самому классу, наследующим его классам и родительским классам. Модификатор </w:t>
      </w:r>
      <w:proofErr w:type="spellStart"/>
      <w:r>
        <w:rPr>
          <w:rFonts w:ascii="Helvetica" w:hAnsi="Helvetica" w:cs="Helvetica"/>
          <w:color w:val="333333"/>
        </w:rPr>
        <w:t>private</w:t>
      </w:r>
      <w:proofErr w:type="spellEnd"/>
      <w:r>
        <w:rPr>
          <w:rFonts w:ascii="Helvetica" w:hAnsi="Helvetica" w:cs="Helvetica"/>
          <w:color w:val="333333"/>
        </w:rPr>
        <w:t xml:space="preserve"> (закрытый) ограничивает область видимости так, что только класс, где объявлен сам элемент, имеет к нему доступ.</w:t>
      </w:r>
    </w:p>
    <w:p w14:paraId="60388AB1"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Область видимости свойства</w:t>
      </w:r>
      <w:hyperlink r:id="rId47" w:anchor="language.oop5.visibility-members" w:history="1">
        <w:r>
          <w:rPr>
            <w:rStyle w:val="a8"/>
            <w:rFonts w:ascii="Helvetica" w:hAnsi="Helvetica" w:cs="Helvetica"/>
            <w:b/>
            <w:bCs/>
            <w:bdr w:val="none" w:sz="0" w:space="0" w:color="auto" w:frame="1"/>
          </w:rPr>
          <w:t> ¶</w:t>
        </w:r>
      </w:hyperlink>
    </w:p>
    <w:p w14:paraId="742D8AC1"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Свойства класса должны быть определены через модификаторы </w:t>
      </w:r>
      <w:proofErr w:type="spellStart"/>
      <w:r>
        <w:rPr>
          <w:rFonts w:ascii="Helvetica" w:hAnsi="Helvetica" w:cs="Helvetica"/>
          <w:color w:val="333333"/>
        </w:rPr>
        <w:t>public</w:t>
      </w:r>
      <w:proofErr w:type="spellEnd"/>
      <w:r>
        <w:rPr>
          <w:rFonts w:ascii="Helvetica" w:hAnsi="Helvetica" w:cs="Helvetica"/>
          <w:color w:val="333333"/>
        </w:rPr>
        <w:t xml:space="preserve">, </w:t>
      </w:r>
      <w:proofErr w:type="spellStart"/>
      <w:r>
        <w:rPr>
          <w:rFonts w:ascii="Helvetica" w:hAnsi="Helvetica" w:cs="Helvetica"/>
          <w:color w:val="333333"/>
        </w:rPr>
        <w:t>private</w:t>
      </w:r>
      <w:proofErr w:type="spellEnd"/>
      <w:r>
        <w:rPr>
          <w:rFonts w:ascii="Helvetica" w:hAnsi="Helvetica" w:cs="Helvetica"/>
          <w:color w:val="333333"/>
        </w:rPr>
        <w:t xml:space="preserve"> или </w:t>
      </w:r>
      <w:proofErr w:type="spellStart"/>
      <w:r>
        <w:rPr>
          <w:rFonts w:ascii="Helvetica" w:hAnsi="Helvetica" w:cs="Helvetica"/>
          <w:color w:val="333333"/>
        </w:rPr>
        <w:t>protected</w:t>
      </w:r>
      <w:proofErr w:type="spellEnd"/>
      <w:r>
        <w:rPr>
          <w:rFonts w:ascii="Helvetica" w:hAnsi="Helvetica" w:cs="Helvetica"/>
          <w:color w:val="333333"/>
        </w:rPr>
        <w:t>. Если же свойство определено с помощью </w:t>
      </w:r>
      <w:proofErr w:type="spellStart"/>
      <w:r>
        <w:rPr>
          <w:rStyle w:val="HTML"/>
          <w:color w:val="333333"/>
        </w:rPr>
        <w:t>var</w:t>
      </w:r>
      <w:proofErr w:type="spellEnd"/>
      <w:r>
        <w:rPr>
          <w:rFonts w:ascii="Helvetica" w:hAnsi="Helvetica" w:cs="Helvetica"/>
          <w:color w:val="333333"/>
        </w:rPr>
        <w:t>, то оно будет объявлено общедоступным свойством.</w:t>
      </w:r>
    </w:p>
    <w:p w14:paraId="123101E1"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 Объявление свойства класса</w:t>
      </w:r>
    </w:p>
    <w:p w14:paraId="7D21E0A3"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Определение </w:t>
      </w:r>
      <w:proofErr w:type="spellStart"/>
      <w:r>
        <w:rPr>
          <w:rStyle w:val="HTML"/>
          <w:rFonts w:eastAsia="Arial"/>
          <w:color w:val="FF8000"/>
        </w:rPr>
        <w:t>MyClass</w:t>
      </w:r>
      <w:proofErr w:type="spellEnd"/>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public</w:t>
      </w:r>
      <w:proofErr w:type="spellEnd"/>
      <w:r>
        <w:rPr>
          <w:rStyle w:val="HTML"/>
          <w:rFonts w:eastAsia="Arial"/>
          <w:color w:val="0000BB"/>
        </w:rPr>
        <w:t> </w:t>
      </w:r>
      <w:r>
        <w:rPr>
          <w:rStyle w:val="HTML"/>
          <w:rFonts w:eastAsia="Arial"/>
          <w:color w:val="007700"/>
        </w:rPr>
        <w:t>= </w:t>
      </w:r>
      <w:r>
        <w:rPr>
          <w:rStyle w:val="HTML"/>
          <w:rFonts w:eastAsia="Arial"/>
          <w:color w:val="DD0000"/>
        </w:rPr>
        <w:t>'Public'</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protected</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protected</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Protected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private</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private</w:t>
      </w:r>
      <w:proofErr w:type="spellEnd"/>
      <w:r>
        <w:rPr>
          <w:rStyle w:val="HTML"/>
          <w:rFonts w:eastAsia="Arial"/>
          <w:color w:val="0000BB"/>
        </w:rPr>
        <w:t> </w:t>
      </w:r>
      <w:r>
        <w:rPr>
          <w:rStyle w:val="HTML"/>
          <w:rFonts w:eastAsia="Arial"/>
          <w:color w:val="007700"/>
        </w:rPr>
        <w:t>= </w:t>
      </w:r>
      <w:r>
        <w:rPr>
          <w:rStyle w:val="HTML"/>
          <w:rFonts w:eastAsia="Arial"/>
          <w:color w:val="DD0000"/>
        </w:rPr>
        <w:t>'Private'</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printHello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public</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protected</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private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obj</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proofErr w:type="spellStart"/>
      <w:r>
        <w:rPr>
          <w:rStyle w:val="HTML"/>
          <w:rFonts w:eastAsia="Arial"/>
          <w:color w:val="0000BB"/>
        </w:rPr>
        <w:t>MyClass</w:t>
      </w:r>
      <w:proofErr w:type="spellEnd"/>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obj</w:t>
      </w:r>
      <w:proofErr w:type="spellEnd"/>
      <w:r>
        <w:rPr>
          <w:rStyle w:val="HTML"/>
          <w:rFonts w:eastAsia="Arial"/>
          <w:color w:val="007700"/>
        </w:rPr>
        <w:t>-&gt;</w:t>
      </w:r>
      <w:proofErr w:type="spellStart"/>
      <w:r>
        <w:rPr>
          <w:rStyle w:val="HTML"/>
          <w:rFonts w:eastAsia="Arial"/>
          <w:color w:val="0000BB"/>
        </w:rPr>
        <w:t>public</w:t>
      </w:r>
      <w:proofErr w:type="spellEnd"/>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obj</w:t>
      </w:r>
      <w:proofErr w:type="spellEnd"/>
      <w:r>
        <w:rPr>
          <w:rStyle w:val="HTML"/>
          <w:rFonts w:eastAsia="Arial"/>
          <w:color w:val="007700"/>
        </w:rPr>
        <w:t>-&gt;</w:t>
      </w:r>
      <w:proofErr w:type="spellStart"/>
      <w:r>
        <w:rPr>
          <w:rStyle w:val="HTML"/>
          <w:rFonts w:eastAsia="Arial"/>
          <w:color w:val="0000BB"/>
        </w:rPr>
        <w:t>protected</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obj</w:t>
      </w:r>
      <w:proofErr w:type="spellEnd"/>
      <w:r>
        <w:rPr>
          <w:rStyle w:val="HTML"/>
          <w:rFonts w:eastAsia="Arial"/>
          <w:color w:val="007700"/>
        </w:rPr>
        <w:t>-&gt;</w:t>
      </w:r>
      <w:proofErr w:type="spellStart"/>
      <w:r>
        <w:rPr>
          <w:rStyle w:val="HTML"/>
          <w:rFonts w:eastAsia="Arial"/>
          <w:color w:val="0000BB"/>
        </w:rPr>
        <w:t>private</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obj</w:t>
      </w:r>
      <w:proofErr w:type="spellEnd"/>
      <w:r>
        <w:rPr>
          <w:rStyle w:val="HTML"/>
          <w:rFonts w:eastAsia="Arial"/>
          <w:color w:val="007700"/>
        </w:rPr>
        <w:t>-&gt;</w:t>
      </w:r>
      <w:proofErr w:type="spellStart"/>
      <w:r>
        <w:rPr>
          <w:rStyle w:val="HTML"/>
          <w:rFonts w:eastAsia="Arial"/>
          <w:color w:val="0000BB"/>
        </w:rPr>
        <w:t>printHello</w:t>
      </w:r>
      <w:proofErr w:type="spellEnd"/>
      <w:r>
        <w:rPr>
          <w:rStyle w:val="HTML"/>
          <w:rFonts w:eastAsia="Arial"/>
          <w:color w:val="007700"/>
        </w:rPr>
        <w:t>(); </w:t>
      </w:r>
      <w:r>
        <w:rPr>
          <w:rStyle w:val="HTML"/>
          <w:rFonts w:eastAsia="Arial"/>
          <w:color w:val="FF8000"/>
        </w:rPr>
        <w:t>// Выводит Public, </w:t>
      </w:r>
      <w:proofErr w:type="spellStart"/>
      <w:r>
        <w:rPr>
          <w:rStyle w:val="HTML"/>
          <w:rFonts w:eastAsia="Arial"/>
          <w:color w:val="FF8000"/>
        </w:rPr>
        <w:t>Protected</w:t>
      </w:r>
      <w:proofErr w:type="spellEnd"/>
      <w:r>
        <w:rPr>
          <w:rStyle w:val="HTML"/>
          <w:rFonts w:eastAsia="Arial"/>
          <w:color w:val="FF8000"/>
        </w:rPr>
        <w:t> и Private</w:t>
      </w:r>
      <w:r>
        <w:rPr>
          <w:rFonts w:ascii="Courier New" w:hAnsi="Courier New" w:cs="Courier New"/>
          <w:color w:val="FF8000"/>
          <w:sz w:val="20"/>
          <w:szCs w:val="20"/>
        </w:rPr>
        <w:br/>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Определение MyClass2</w:t>
      </w:r>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r>
        <w:rPr>
          <w:rStyle w:val="HTML"/>
          <w:rFonts w:eastAsia="Arial"/>
          <w:color w:val="0000BB"/>
        </w:rPr>
        <w:t>MyClass2 </w:t>
      </w:r>
      <w:proofErr w:type="spellStart"/>
      <w:r>
        <w:rPr>
          <w:rStyle w:val="HTML"/>
          <w:rFonts w:eastAsia="Arial"/>
          <w:color w:val="007700"/>
        </w:rPr>
        <w:t>extends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lastRenderedPageBreak/>
        <w:t>{</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Мы можем переопределить общедоступные и защищённые свойства, но не закрытые</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public</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public</w:t>
      </w:r>
      <w:proofErr w:type="spellEnd"/>
      <w:r>
        <w:rPr>
          <w:rStyle w:val="HTML"/>
          <w:rFonts w:eastAsia="Arial"/>
          <w:color w:val="0000BB"/>
        </w:rPr>
        <w:t> </w:t>
      </w:r>
      <w:r>
        <w:rPr>
          <w:rStyle w:val="HTML"/>
          <w:rFonts w:eastAsia="Arial"/>
          <w:color w:val="007700"/>
        </w:rPr>
        <w:t>= </w:t>
      </w:r>
      <w:r>
        <w:rPr>
          <w:rStyle w:val="HTML"/>
          <w:rFonts w:eastAsia="Arial"/>
          <w:color w:val="DD0000"/>
        </w:rPr>
        <w:t>'Public2'</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protected</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protected</w:t>
      </w:r>
      <w:proofErr w:type="spellEnd"/>
      <w:r>
        <w:rPr>
          <w:rStyle w:val="HTML"/>
          <w:rFonts w:eastAsia="Arial"/>
          <w:color w:val="0000BB"/>
        </w:rPr>
        <w:t> </w:t>
      </w:r>
      <w:r>
        <w:rPr>
          <w:rStyle w:val="HTML"/>
          <w:rFonts w:eastAsia="Arial"/>
          <w:color w:val="007700"/>
        </w:rPr>
        <w:t>= </w:t>
      </w:r>
      <w:r>
        <w:rPr>
          <w:rStyle w:val="HTML"/>
          <w:rFonts w:eastAsia="Arial"/>
          <w:color w:val="DD0000"/>
        </w:rPr>
        <w:t>'Protected2'</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printHello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public</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protected</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private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$obj2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r>
        <w:rPr>
          <w:rStyle w:val="HTML"/>
          <w:rFonts w:eastAsia="Arial"/>
          <w:color w:val="0000BB"/>
        </w:rPr>
        <w:t>MyClass2</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$obj2</w:t>
      </w:r>
      <w:r>
        <w:rPr>
          <w:rStyle w:val="HTML"/>
          <w:rFonts w:eastAsia="Arial"/>
          <w:color w:val="007700"/>
        </w:rPr>
        <w:t>-&gt;</w:t>
      </w:r>
      <w:proofErr w:type="spellStart"/>
      <w:r>
        <w:rPr>
          <w:rStyle w:val="HTML"/>
          <w:rFonts w:eastAsia="Arial"/>
          <w:color w:val="0000BB"/>
        </w:rPr>
        <w:t>public</w:t>
      </w:r>
      <w:proofErr w:type="spellEnd"/>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$obj2</w:t>
      </w:r>
      <w:r>
        <w:rPr>
          <w:rStyle w:val="HTML"/>
          <w:rFonts w:eastAsia="Arial"/>
          <w:color w:val="007700"/>
        </w:rPr>
        <w:t>-&gt;</w:t>
      </w:r>
      <w:proofErr w:type="spellStart"/>
      <w:r>
        <w:rPr>
          <w:rStyle w:val="HTML"/>
          <w:rFonts w:eastAsia="Arial"/>
          <w:color w:val="0000BB"/>
        </w:rPr>
        <w:t>private</w:t>
      </w:r>
      <w:proofErr w:type="spellEnd"/>
      <w:r>
        <w:rPr>
          <w:rStyle w:val="HTML"/>
          <w:rFonts w:eastAsia="Arial"/>
          <w:color w:val="007700"/>
        </w:rPr>
        <w:t>; </w:t>
      </w:r>
      <w:r>
        <w:rPr>
          <w:rStyle w:val="HTML"/>
          <w:rFonts w:eastAsia="Arial"/>
          <w:color w:val="FF8000"/>
        </w:rPr>
        <w:t>// </w:t>
      </w:r>
      <w:proofErr w:type="spellStart"/>
      <w:r>
        <w:rPr>
          <w:rStyle w:val="HTML"/>
          <w:rFonts w:eastAsia="Arial"/>
          <w:color w:val="FF8000"/>
        </w:rPr>
        <w:t>Неопределён</w:t>
      </w:r>
      <w:proofErr w:type="spellEnd"/>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$obj2</w:t>
      </w:r>
      <w:r>
        <w:rPr>
          <w:rStyle w:val="HTML"/>
          <w:rFonts w:eastAsia="Arial"/>
          <w:color w:val="007700"/>
        </w:rPr>
        <w:t>-&gt;</w:t>
      </w:r>
      <w:proofErr w:type="spellStart"/>
      <w:r>
        <w:rPr>
          <w:rStyle w:val="HTML"/>
          <w:rFonts w:eastAsia="Arial"/>
          <w:color w:val="0000BB"/>
        </w:rPr>
        <w:t>protected</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0000BB"/>
        </w:rPr>
        <w:t>$obj2</w:t>
      </w:r>
      <w:r>
        <w:rPr>
          <w:rStyle w:val="HTML"/>
          <w:rFonts w:eastAsia="Arial"/>
          <w:color w:val="007700"/>
        </w:rPr>
        <w:t>-&gt;</w:t>
      </w:r>
      <w:proofErr w:type="spellStart"/>
      <w:r>
        <w:rPr>
          <w:rStyle w:val="HTML"/>
          <w:rFonts w:eastAsia="Arial"/>
          <w:color w:val="0000BB"/>
        </w:rPr>
        <w:t>printHello</w:t>
      </w:r>
      <w:proofErr w:type="spellEnd"/>
      <w:r>
        <w:rPr>
          <w:rStyle w:val="HTML"/>
          <w:rFonts w:eastAsia="Arial"/>
          <w:color w:val="007700"/>
        </w:rPr>
        <w:t>(); </w:t>
      </w:r>
      <w:r>
        <w:rPr>
          <w:rStyle w:val="HTML"/>
          <w:rFonts w:eastAsia="Arial"/>
          <w:color w:val="FF8000"/>
        </w:rPr>
        <w:t>// Выводит Public2, Protected2, </w:t>
      </w:r>
      <w:proofErr w:type="spellStart"/>
      <w:r>
        <w:rPr>
          <w:rStyle w:val="HTML"/>
          <w:rFonts w:eastAsia="Arial"/>
          <w:color w:val="FF8000"/>
        </w:rPr>
        <w:t>Undefined</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?&gt;</w:t>
      </w:r>
    </w:p>
    <w:p w14:paraId="17B3CD7F"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Область видимости метода</w:t>
      </w:r>
      <w:hyperlink r:id="rId48" w:anchor="language.oop5.visiblity-methods" w:history="1">
        <w:r>
          <w:rPr>
            <w:rStyle w:val="a8"/>
            <w:rFonts w:ascii="Helvetica" w:hAnsi="Helvetica" w:cs="Helvetica"/>
            <w:b/>
            <w:bCs/>
            <w:bdr w:val="none" w:sz="0" w:space="0" w:color="auto" w:frame="1"/>
          </w:rPr>
          <w:t> ¶</w:t>
        </w:r>
      </w:hyperlink>
    </w:p>
    <w:p w14:paraId="67DF3369"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Методы класса могут быть определены как </w:t>
      </w:r>
      <w:proofErr w:type="spellStart"/>
      <w:r>
        <w:rPr>
          <w:rFonts w:ascii="Helvetica" w:hAnsi="Helvetica" w:cs="Helvetica"/>
          <w:color w:val="333333"/>
        </w:rPr>
        <w:t>public</w:t>
      </w:r>
      <w:proofErr w:type="spellEnd"/>
      <w:r>
        <w:rPr>
          <w:rFonts w:ascii="Helvetica" w:hAnsi="Helvetica" w:cs="Helvetica"/>
          <w:color w:val="333333"/>
        </w:rPr>
        <w:t xml:space="preserve">, </w:t>
      </w:r>
      <w:proofErr w:type="spellStart"/>
      <w:r>
        <w:rPr>
          <w:rFonts w:ascii="Helvetica" w:hAnsi="Helvetica" w:cs="Helvetica"/>
          <w:color w:val="333333"/>
        </w:rPr>
        <w:t>private</w:t>
      </w:r>
      <w:proofErr w:type="spellEnd"/>
      <w:r>
        <w:rPr>
          <w:rFonts w:ascii="Helvetica" w:hAnsi="Helvetica" w:cs="Helvetica"/>
          <w:color w:val="333333"/>
        </w:rPr>
        <w:t xml:space="preserve"> или </w:t>
      </w:r>
      <w:proofErr w:type="spellStart"/>
      <w:r>
        <w:rPr>
          <w:rFonts w:ascii="Helvetica" w:hAnsi="Helvetica" w:cs="Helvetica"/>
          <w:color w:val="333333"/>
        </w:rPr>
        <w:t>protected</w:t>
      </w:r>
      <w:proofErr w:type="spellEnd"/>
      <w:r>
        <w:rPr>
          <w:rFonts w:ascii="Helvetica" w:hAnsi="Helvetica" w:cs="Helvetica"/>
          <w:color w:val="333333"/>
        </w:rPr>
        <w:t xml:space="preserve">. Методы, объявленные без указания области видимости, определяются как </w:t>
      </w:r>
      <w:proofErr w:type="spellStart"/>
      <w:r>
        <w:rPr>
          <w:rFonts w:ascii="Helvetica" w:hAnsi="Helvetica" w:cs="Helvetica"/>
          <w:color w:val="333333"/>
        </w:rPr>
        <w:t>public</w:t>
      </w:r>
      <w:proofErr w:type="spellEnd"/>
      <w:r>
        <w:rPr>
          <w:rFonts w:ascii="Helvetica" w:hAnsi="Helvetica" w:cs="Helvetica"/>
          <w:color w:val="333333"/>
        </w:rPr>
        <w:t>.</w:t>
      </w:r>
    </w:p>
    <w:p w14:paraId="78C43EC6"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#2 Объявление метода</w:t>
      </w:r>
    </w:p>
    <w:p w14:paraId="1BA926E5"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Определение </w:t>
      </w:r>
      <w:proofErr w:type="spellStart"/>
      <w:r>
        <w:rPr>
          <w:rStyle w:val="HTML"/>
          <w:rFonts w:eastAsia="Arial"/>
          <w:color w:val="FF8000"/>
        </w:rPr>
        <w:t>MyClass</w:t>
      </w:r>
      <w:proofErr w:type="spellEnd"/>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общедоступного конструктора</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r>
        <w:rPr>
          <w:rStyle w:val="HTML"/>
          <w:rFonts w:eastAsia="Arial"/>
          <w:color w:val="0000BB"/>
        </w:rPr>
        <w:t>__</w:t>
      </w:r>
      <w:proofErr w:type="spellStart"/>
      <w:r>
        <w:rPr>
          <w:rStyle w:val="HTML"/>
          <w:rFonts w:eastAsia="Arial"/>
          <w:color w:val="0000BB"/>
        </w:rPr>
        <w:t>construct</w:t>
      </w:r>
      <w:proofErr w:type="spellEnd"/>
      <w:r>
        <w:rPr>
          <w:rStyle w:val="HTML"/>
          <w:rFonts w:eastAsia="Arial"/>
          <w:color w:val="007700"/>
        </w:rPr>
        <w:t>() {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общедоступного метода</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MyPublic</w:t>
      </w:r>
      <w:proofErr w:type="spellEnd"/>
      <w:r>
        <w:rPr>
          <w:rStyle w:val="HTML"/>
          <w:rFonts w:eastAsia="Arial"/>
          <w:color w:val="007700"/>
        </w:rPr>
        <w:t>() {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защищённого метода</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protected</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MyProtected</w:t>
      </w:r>
      <w:proofErr w:type="spellEnd"/>
      <w:r>
        <w:rPr>
          <w:rStyle w:val="HTML"/>
          <w:rFonts w:eastAsia="Arial"/>
          <w:color w:val="007700"/>
        </w:rPr>
        <w:t>() {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закрытого метода</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private</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MyPrivate</w:t>
      </w:r>
      <w:proofErr w:type="spellEnd"/>
      <w:r>
        <w:rPr>
          <w:rStyle w:val="HTML"/>
          <w:rFonts w:eastAsia="Arial"/>
          <w:color w:val="007700"/>
        </w:rPr>
        <w:t>() {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Это общедоступный метод</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MyPublic</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lastRenderedPageBreak/>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MyProtected</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MyPrivate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myclass</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proofErr w:type="spellStart"/>
      <w:r>
        <w:rPr>
          <w:rStyle w:val="HTML"/>
          <w:rFonts w:eastAsia="Arial"/>
          <w:color w:val="0000BB"/>
        </w:rPr>
        <w:t>MyClass</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myclass</w:t>
      </w:r>
      <w:proofErr w:type="spellEnd"/>
      <w:r>
        <w:rPr>
          <w:rStyle w:val="HTML"/>
          <w:rFonts w:eastAsia="Arial"/>
          <w:color w:val="007700"/>
        </w:rPr>
        <w:t>-&gt;</w:t>
      </w:r>
      <w:proofErr w:type="spellStart"/>
      <w:r>
        <w:rPr>
          <w:rStyle w:val="HTML"/>
          <w:rFonts w:eastAsia="Arial"/>
          <w:color w:val="0000BB"/>
        </w:rPr>
        <w:t>MyPublic</w:t>
      </w:r>
      <w:proofErr w:type="spellEnd"/>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myclass</w:t>
      </w:r>
      <w:proofErr w:type="spellEnd"/>
      <w:r>
        <w:rPr>
          <w:rStyle w:val="HTML"/>
          <w:rFonts w:eastAsia="Arial"/>
          <w:color w:val="007700"/>
        </w:rPr>
        <w:t>-&gt;</w:t>
      </w:r>
      <w:proofErr w:type="spellStart"/>
      <w:r>
        <w:rPr>
          <w:rStyle w:val="HTML"/>
          <w:rFonts w:eastAsia="Arial"/>
          <w:color w:val="0000BB"/>
        </w:rPr>
        <w:t>MyProtected</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myclass</w:t>
      </w:r>
      <w:proofErr w:type="spellEnd"/>
      <w:r>
        <w:rPr>
          <w:rStyle w:val="HTML"/>
          <w:rFonts w:eastAsia="Arial"/>
          <w:color w:val="007700"/>
        </w:rPr>
        <w:t>-&gt;</w:t>
      </w:r>
      <w:proofErr w:type="spellStart"/>
      <w:r>
        <w:rPr>
          <w:rStyle w:val="HTML"/>
          <w:rFonts w:eastAsia="Arial"/>
          <w:color w:val="0000BB"/>
        </w:rPr>
        <w:t>MyPrivate</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0000BB"/>
        </w:rPr>
        <w:t>$myclass</w:t>
      </w:r>
      <w:r>
        <w:rPr>
          <w:rStyle w:val="HTML"/>
          <w:rFonts w:eastAsia="Arial"/>
          <w:color w:val="007700"/>
        </w:rPr>
        <w:t>-&gt;</w:t>
      </w:r>
      <w:r>
        <w:rPr>
          <w:rStyle w:val="HTML"/>
          <w:rFonts w:eastAsia="Arial"/>
          <w:color w:val="0000BB"/>
        </w:rPr>
        <w:t>Foo</w:t>
      </w:r>
      <w:r>
        <w:rPr>
          <w:rStyle w:val="HTML"/>
          <w:rFonts w:eastAsia="Arial"/>
          <w:color w:val="007700"/>
        </w:rPr>
        <w:t>(); </w:t>
      </w:r>
      <w:r>
        <w:rPr>
          <w:rStyle w:val="HTML"/>
          <w:rFonts w:eastAsia="Arial"/>
          <w:color w:val="FF8000"/>
        </w:rPr>
        <w:t>// Работает общедоступный, защищённый и закрытый</w:t>
      </w:r>
      <w:r>
        <w:rPr>
          <w:rFonts w:ascii="Courier New" w:hAnsi="Courier New" w:cs="Courier New"/>
          <w:color w:val="FF8000"/>
          <w:sz w:val="20"/>
          <w:szCs w:val="20"/>
        </w:rPr>
        <w:br/>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Определение MyClass2</w:t>
      </w:r>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r>
        <w:rPr>
          <w:rStyle w:val="HTML"/>
          <w:rFonts w:eastAsia="Arial"/>
          <w:color w:val="0000BB"/>
        </w:rPr>
        <w:t>MyClass2 </w:t>
      </w:r>
      <w:proofErr w:type="spellStart"/>
      <w:r>
        <w:rPr>
          <w:rStyle w:val="HTML"/>
          <w:rFonts w:eastAsia="Arial"/>
          <w:color w:val="007700"/>
        </w:rPr>
        <w:t>extends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Это общедоступный метод</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function</w:t>
      </w:r>
      <w:proofErr w:type="spellEnd"/>
      <w:r>
        <w:rPr>
          <w:rStyle w:val="HTML"/>
          <w:rFonts w:eastAsia="Arial"/>
          <w:color w:val="007700"/>
        </w:rPr>
        <w:t> </w:t>
      </w:r>
      <w:r>
        <w:rPr>
          <w:rStyle w:val="HTML"/>
          <w:rFonts w:eastAsia="Arial"/>
          <w:color w:val="0000BB"/>
        </w:rPr>
        <w:t>Foo2</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MyPublic</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MyProtected</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MyPrivate</w:t>
      </w:r>
      <w:proofErr w:type="spellEnd"/>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FF8000"/>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$myclass2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r>
        <w:rPr>
          <w:rStyle w:val="HTML"/>
          <w:rFonts w:eastAsia="Arial"/>
          <w:color w:val="0000BB"/>
        </w:rPr>
        <w:t>MyClass2</w:t>
      </w:r>
      <w:r>
        <w:rPr>
          <w:rStyle w:val="HTML"/>
          <w:rFonts w:eastAsia="Arial"/>
          <w:color w:val="007700"/>
        </w:rPr>
        <w:t>;</w:t>
      </w:r>
      <w:r>
        <w:rPr>
          <w:rFonts w:ascii="Courier New" w:hAnsi="Courier New" w:cs="Courier New"/>
          <w:color w:val="007700"/>
          <w:sz w:val="20"/>
          <w:szCs w:val="20"/>
        </w:rPr>
        <w:br/>
      </w:r>
      <w:r>
        <w:rPr>
          <w:rStyle w:val="HTML"/>
          <w:rFonts w:eastAsia="Arial"/>
          <w:color w:val="0000BB"/>
        </w:rPr>
        <w:t>$myclass2</w:t>
      </w:r>
      <w:r>
        <w:rPr>
          <w:rStyle w:val="HTML"/>
          <w:rFonts w:eastAsia="Arial"/>
          <w:color w:val="007700"/>
        </w:rPr>
        <w:t>-&gt;</w:t>
      </w:r>
      <w:proofErr w:type="spellStart"/>
      <w:r>
        <w:rPr>
          <w:rStyle w:val="HTML"/>
          <w:rFonts w:eastAsia="Arial"/>
          <w:color w:val="0000BB"/>
        </w:rPr>
        <w:t>MyPublic</w:t>
      </w:r>
      <w:proofErr w:type="spellEnd"/>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r>
        <w:rPr>
          <w:rStyle w:val="HTML"/>
          <w:rFonts w:eastAsia="Arial"/>
          <w:color w:val="0000BB"/>
        </w:rPr>
        <w:t>$myclass2</w:t>
      </w:r>
      <w:r>
        <w:rPr>
          <w:rStyle w:val="HTML"/>
          <w:rFonts w:eastAsia="Arial"/>
          <w:color w:val="007700"/>
        </w:rPr>
        <w:t>-&gt;</w:t>
      </w:r>
      <w:r>
        <w:rPr>
          <w:rStyle w:val="HTML"/>
          <w:rFonts w:eastAsia="Arial"/>
          <w:color w:val="0000BB"/>
        </w:rPr>
        <w:t>Foo2</w:t>
      </w:r>
      <w:r>
        <w:rPr>
          <w:rStyle w:val="HTML"/>
          <w:rFonts w:eastAsia="Arial"/>
          <w:color w:val="007700"/>
        </w:rPr>
        <w:t>(); </w:t>
      </w:r>
      <w:r>
        <w:rPr>
          <w:rStyle w:val="HTML"/>
          <w:rFonts w:eastAsia="Arial"/>
          <w:color w:val="FF8000"/>
        </w:rPr>
        <w:t>// Работает общедоступный и защищённый, закрытый не работает</w:t>
      </w:r>
      <w:r>
        <w:rPr>
          <w:rFonts w:ascii="Courier New" w:hAnsi="Courier New" w:cs="Courier New"/>
          <w:color w:val="FF8000"/>
          <w:sz w:val="20"/>
          <w:szCs w:val="20"/>
        </w:rPr>
        <w:br/>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Bar</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test</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testPrivate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testPublic</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testPublic</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Bar</w:t>
      </w:r>
      <w:proofErr w:type="spellEnd"/>
      <w:r>
        <w:rPr>
          <w:rStyle w:val="HTML"/>
          <w:rFonts w:eastAsia="Arial"/>
          <w:color w:val="DD0000"/>
        </w:rPr>
        <w:t>::</w:t>
      </w:r>
      <w:proofErr w:type="spellStart"/>
      <w:r>
        <w:rPr>
          <w:rStyle w:val="HTML"/>
          <w:rFonts w:eastAsia="Arial"/>
          <w:color w:val="DD0000"/>
        </w:rPr>
        <w:t>testPublic</w:t>
      </w:r>
      <w:proofErr w:type="spellEnd"/>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private</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testPrivate</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Bar</w:t>
      </w:r>
      <w:proofErr w:type="spellEnd"/>
      <w:r>
        <w:rPr>
          <w:rStyle w:val="HTML"/>
          <w:rFonts w:eastAsia="Arial"/>
          <w:color w:val="DD0000"/>
        </w:rPr>
        <w:t>::</w:t>
      </w:r>
      <w:proofErr w:type="spellStart"/>
      <w:r>
        <w:rPr>
          <w:rStyle w:val="HTML"/>
          <w:rFonts w:eastAsia="Arial"/>
          <w:color w:val="DD0000"/>
        </w:rPr>
        <w:t>testPrivate</w:t>
      </w:r>
      <w:proofErr w:type="spellEnd"/>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Foo</w:t>
      </w:r>
      <w:proofErr w:type="spellEnd"/>
      <w:r>
        <w:rPr>
          <w:rStyle w:val="HTML"/>
          <w:rFonts w:eastAsia="Arial"/>
          <w:color w:val="0000BB"/>
        </w:rPr>
        <w:t> </w:t>
      </w:r>
      <w:proofErr w:type="spellStart"/>
      <w:r>
        <w:rPr>
          <w:rStyle w:val="HTML"/>
          <w:rFonts w:eastAsia="Arial"/>
          <w:color w:val="007700"/>
        </w:rPr>
        <w:t>extends</w:t>
      </w:r>
      <w:proofErr w:type="spellEnd"/>
      <w:r>
        <w:rPr>
          <w:rStyle w:val="HTML"/>
          <w:rFonts w:eastAsia="Arial"/>
          <w:color w:val="007700"/>
        </w:rPr>
        <w:t> </w:t>
      </w:r>
      <w:proofErr w:type="spellStart"/>
      <w:r>
        <w:rPr>
          <w:rStyle w:val="HTML"/>
          <w:rFonts w:eastAsia="Arial"/>
          <w:color w:val="0000BB"/>
        </w:rPr>
        <w:t>Bar</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testPublic</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Foo</w:t>
      </w:r>
      <w:proofErr w:type="spellEnd"/>
      <w:r>
        <w:rPr>
          <w:rStyle w:val="HTML"/>
          <w:rFonts w:eastAsia="Arial"/>
          <w:color w:val="DD0000"/>
        </w:rPr>
        <w:t>::</w:t>
      </w:r>
      <w:proofErr w:type="spellStart"/>
      <w:r>
        <w:rPr>
          <w:rStyle w:val="HTML"/>
          <w:rFonts w:eastAsia="Arial"/>
          <w:color w:val="DD0000"/>
        </w:rPr>
        <w:t>testPublic</w:t>
      </w:r>
      <w:proofErr w:type="spellEnd"/>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lastRenderedPageBreak/>
        <w:t>    </w:t>
      </w:r>
      <w:proofErr w:type="spellStart"/>
      <w:r>
        <w:rPr>
          <w:rStyle w:val="HTML"/>
          <w:rFonts w:eastAsia="Arial"/>
          <w:color w:val="007700"/>
        </w:rPr>
        <w:t>private</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testPrivate</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Foo</w:t>
      </w:r>
      <w:proofErr w:type="spellEnd"/>
      <w:r>
        <w:rPr>
          <w:rStyle w:val="HTML"/>
          <w:rFonts w:eastAsia="Arial"/>
          <w:color w:val="DD0000"/>
        </w:rPr>
        <w:t>::</w:t>
      </w:r>
      <w:proofErr w:type="spellStart"/>
      <w:r>
        <w:rPr>
          <w:rStyle w:val="HTML"/>
          <w:rFonts w:eastAsia="Arial"/>
          <w:color w:val="DD0000"/>
        </w:rPr>
        <w:t>testPrivate</w:t>
      </w:r>
      <w:proofErr w:type="spellEnd"/>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myFoo</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myFoo</w:t>
      </w:r>
      <w:proofErr w:type="spellEnd"/>
      <w:r>
        <w:rPr>
          <w:rStyle w:val="HTML"/>
          <w:rFonts w:eastAsia="Arial"/>
          <w:color w:val="007700"/>
        </w:rPr>
        <w:t>-&gt;</w:t>
      </w:r>
      <w:proofErr w:type="spellStart"/>
      <w:r>
        <w:rPr>
          <w:rStyle w:val="HTML"/>
          <w:rFonts w:eastAsia="Arial"/>
          <w:color w:val="0000BB"/>
        </w:rPr>
        <w:t>test</w:t>
      </w:r>
      <w:proofErr w:type="spellEnd"/>
      <w:r>
        <w:rPr>
          <w:rStyle w:val="HTML"/>
          <w:rFonts w:eastAsia="Arial"/>
          <w:color w:val="007700"/>
        </w:rPr>
        <w:t>(); </w:t>
      </w:r>
      <w:r>
        <w:rPr>
          <w:rStyle w:val="HTML"/>
          <w:rFonts w:eastAsia="Arial"/>
          <w:color w:val="FF8000"/>
        </w:rPr>
        <w:t>// </w:t>
      </w:r>
      <w:proofErr w:type="spellStart"/>
      <w:r>
        <w:rPr>
          <w:rStyle w:val="HTML"/>
          <w:rFonts w:eastAsia="Arial"/>
          <w:color w:val="FF8000"/>
        </w:rPr>
        <w:t>Bar</w:t>
      </w:r>
      <w:proofErr w:type="spellEnd"/>
      <w:r>
        <w:rPr>
          <w:rStyle w:val="HTML"/>
          <w:rFonts w:eastAsia="Arial"/>
          <w:color w:val="FF8000"/>
        </w:rPr>
        <w:t>::</w:t>
      </w:r>
      <w:proofErr w:type="spellStart"/>
      <w:r>
        <w:rPr>
          <w:rStyle w:val="HTML"/>
          <w:rFonts w:eastAsia="Arial"/>
          <w:color w:val="FF8000"/>
        </w:rPr>
        <w:t>testPrivate</w:t>
      </w:r>
      <w:proofErr w:type="spellEnd"/>
      <w:r>
        <w:rPr>
          <w:rFonts w:ascii="Courier New" w:hAnsi="Courier New" w:cs="Courier New"/>
          <w:color w:val="FF8000"/>
          <w:sz w:val="20"/>
          <w:szCs w:val="20"/>
        </w:rPr>
        <w:br/>
      </w:r>
      <w:r>
        <w:rPr>
          <w:rStyle w:val="HTML"/>
          <w:rFonts w:eastAsia="Arial"/>
          <w:color w:val="FF8000"/>
        </w:rPr>
        <w:t>                // </w:t>
      </w:r>
      <w:proofErr w:type="spellStart"/>
      <w:r>
        <w:rPr>
          <w:rStyle w:val="HTML"/>
          <w:rFonts w:eastAsia="Arial"/>
          <w:color w:val="FF8000"/>
        </w:rPr>
        <w:t>Foo</w:t>
      </w:r>
      <w:proofErr w:type="spellEnd"/>
      <w:r>
        <w:rPr>
          <w:rStyle w:val="HTML"/>
          <w:rFonts w:eastAsia="Arial"/>
          <w:color w:val="FF8000"/>
        </w:rPr>
        <w:t>::</w:t>
      </w:r>
      <w:proofErr w:type="spellStart"/>
      <w:r>
        <w:rPr>
          <w:rStyle w:val="HTML"/>
          <w:rFonts w:eastAsia="Arial"/>
          <w:color w:val="FF8000"/>
        </w:rPr>
        <w:t>testPublic</w:t>
      </w:r>
      <w:proofErr w:type="spellEnd"/>
      <w:r>
        <w:rPr>
          <w:rFonts w:ascii="Courier New" w:hAnsi="Courier New" w:cs="Courier New"/>
          <w:color w:val="FF8000"/>
          <w:sz w:val="20"/>
          <w:szCs w:val="20"/>
        </w:rPr>
        <w:br/>
      </w:r>
      <w:r>
        <w:rPr>
          <w:rStyle w:val="HTML"/>
          <w:rFonts w:eastAsia="Arial"/>
          <w:color w:val="0000BB"/>
        </w:rPr>
        <w:t>?&gt;</w:t>
      </w:r>
    </w:p>
    <w:p w14:paraId="4345E77F"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Область видимости констант</w:t>
      </w:r>
      <w:hyperlink r:id="rId49" w:anchor="language.oop5.visiblity-constants" w:history="1">
        <w:r>
          <w:rPr>
            <w:rStyle w:val="a8"/>
            <w:rFonts w:ascii="Helvetica" w:hAnsi="Helvetica" w:cs="Helvetica"/>
            <w:b/>
            <w:bCs/>
            <w:bdr w:val="none" w:sz="0" w:space="0" w:color="auto" w:frame="1"/>
          </w:rPr>
          <w:t> ¶</w:t>
        </w:r>
      </w:hyperlink>
    </w:p>
    <w:p w14:paraId="6BCED7D7"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Начиная с PHP 7.1.0, константы класса могут быть определены как </w:t>
      </w:r>
      <w:proofErr w:type="spellStart"/>
      <w:r>
        <w:rPr>
          <w:rFonts w:ascii="Helvetica" w:hAnsi="Helvetica" w:cs="Helvetica"/>
          <w:color w:val="333333"/>
        </w:rPr>
        <w:t>public</w:t>
      </w:r>
      <w:proofErr w:type="spellEnd"/>
      <w:r>
        <w:rPr>
          <w:rFonts w:ascii="Helvetica" w:hAnsi="Helvetica" w:cs="Helvetica"/>
          <w:color w:val="333333"/>
        </w:rPr>
        <w:t xml:space="preserve">, </w:t>
      </w:r>
      <w:proofErr w:type="spellStart"/>
      <w:r>
        <w:rPr>
          <w:rFonts w:ascii="Helvetica" w:hAnsi="Helvetica" w:cs="Helvetica"/>
          <w:color w:val="333333"/>
        </w:rPr>
        <w:t>private</w:t>
      </w:r>
      <w:proofErr w:type="spellEnd"/>
      <w:r>
        <w:rPr>
          <w:rFonts w:ascii="Helvetica" w:hAnsi="Helvetica" w:cs="Helvetica"/>
          <w:color w:val="333333"/>
        </w:rPr>
        <w:t xml:space="preserve"> или </w:t>
      </w:r>
      <w:proofErr w:type="spellStart"/>
      <w:r>
        <w:rPr>
          <w:rFonts w:ascii="Helvetica" w:hAnsi="Helvetica" w:cs="Helvetica"/>
          <w:color w:val="333333"/>
        </w:rPr>
        <w:t>protected</w:t>
      </w:r>
      <w:proofErr w:type="spellEnd"/>
      <w:r>
        <w:rPr>
          <w:rFonts w:ascii="Helvetica" w:hAnsi="Helvetica" w:cs="Helvetica"/>
          <w:color w:val="333333"/>
        </w:rPr>
        <w:t xml:space="preserve">. Константы, объявленные без указания области видимости, определяются как </w:t>
      </w:r>
      <w:proofErr w:type="spellStart"/>
      <w:r>
        <w:rPr>
          <w:rFonts w:ascii="Helvetica" w:hAnsi="Helvetica" w:cs="Helvetica"/>
          <w:color w:val="333333"/>
        </w:rPr>
        <w:t>public</w:t>
      </w:r>
      <w:proofErr w:type="spellEnd"/>
      <w:r>
        <w:rPr>
          <w:rFonts w:ascii="Helvetica" w:hAnsi="Helvetica" w:cs="Helvetica"/>
          <w:color w:val="333333"/>
        </w:rPr>
        <w:t>.</w:t>
      </w:r>
    </w:p>
    <w:p w14:paraId="793B31BD"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#3 Объявление констант, начиная с PHP 7.1.0</w:t>
      </w:r>
    </w:p>
    <w:p w14:paraId="6EF00962"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Объявление класса </w:t>
      </w:r>
      <w:proofErr w:type="spellStart"/>
      <w:r>
        <w:rPr>
          <w:rStyle w:val="HTML"/>
          <w:rFonts w:eastAsia="Arial"/>
          <w:color w:val="FF8000"/>
        </w:rPr>
        <w:t>MyClass</w:t>
      </w:r>
      <w:proofErr w:type="spellEnd"/>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общедоступной константы</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const</w:t>
      </w:r>
      <w:proofErr w:type="spellEnd"/>
      <w:r>
        <w:rPr>
          <w:rStyle w:val="HTML"/>
          <w:rFonts w:eastAsia="Arial"/>
          <w:color w:val="007700"/>
        </w:rPr>
        <w:t> </w:t>
      </w:r>
      <w:r>
        <w:rPr>
          <w:rStyle w:val="HTML"/>
          <w:rFonts w:eastAsia="Arial"/>
          <w:color w:val="0000BB"/>
        </w:rPr>
        <w:t>MY_PUBLIC </w:t>
      </w:r>
      <w:r>
        <w:rPr>
          <w:rStyle w:val="HTML"/>
          <w:rFonts w:eastAsia="Arial"/>
          <w:color w:val="007700"/>
        </w:rPr>
        <w:t>= </w:t>
      </w:r>
      <w:r>
        <w:rPr>
          <w:rStyle w:val="HTML"/>
          <w:rFonts w:eastAsia="Arial"/>
          <w:color w:val="DD0000"/>
        </w:rPr>
        <w:t>'</w:t>
      </w:r>
      <w:proofErr w:type="spellStart"/>
      <w:r>
        <w:rPr>
          <w:rStyle w:val="HTML"/>
          <w:rFonts w:eastAsia="Arial"/>
          <w:color w:val="DD0000"/>
        </w:rPr>
        <w:t>public</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защищённой константы</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protected</w:t>
      </w:r>
      <w:proofErr w:type="spellEnd"/>
      <w:r>
        <w:rPr>
          <w:rStyle w:val="HTML"/>
          <w:rFonts w:eastAsia="Arial"/>
          <w:color w:val="007700"/>
        </w:rPr>
        <w:t> </w:t>
      </w:r>
      <w:proofErr w:type="spellStart"/>
      <w:r>
        <w:rPr>
          <w:rStyle w:val="HTML"/>
          <w:rFonts w:eastAsia="Arial"/>
          <w:color w:val="007700"/>
        </w:rPr>
        <w:t>const</w:t>
      </w:r>
      <w:proofErr w:type="spellEnd"/>
      <w:r>
        <w:rPr>
          <w:rStyle w:val="HTML"/>
          <w:rFonts w:eastAsia="Arial"/>
          <w:color w:val="007700"/>
        </w:rPr>
        <w:t> </w:t>
      </w:r>
      <w:r>
        <w:rPr>
          <w:rStyle w:val="HTML"/>
          <w:rFonts w:eastAsia="Arial"/>
          <w:color w:val="0000BB"/>
        </w:rPr>
        <w:t>MY_PROTECTED </w:t>
      </w:r>
      <w:r>
        <w:rPr>
          <w:rStyle w:val="HTML"/>
          <w:rFonts w:eastAsia="Arial"/>
          <w:color w:val="007700"/>
        </w:rPr>
        <w:t>= </w:t>
      </w:r>
      <w:r>
        <w:rPr>
          <w:rStyle w:val="HTML"/>
          <w:rFonts w:eastAsia="Arial"/>
          <w:color w:val="DD0000"/>
        </w:rPr>
        <w:t>'</w:t>
      </w:r>
      <w:proofErr w:type="spellStart"/>
      <w:r>
        <w:rPr>
          <w:rStyle w:val="HTML"/>
          <w:rFonts w:eastAsia="Arial"/>
          <w:color w:val="DD0000"/>
        </w:rPr>
        <w:t>protected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Объявление закрытой константы</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private</w:t>
      </w:r>
      <w:proofErr w:type="spellEnd"/>
      <w:r>
        <w:rPr>
          <w:rStyle w:val="HTML"/>
          <w:rFonts w:eastAsia="Arial"/>
          <w:color w:val="007700"/>
        </w:rPr>
        <w:t> </w:t>
      </w:r>
      <w:proofErr w:type="spellStart"/>
      <w:r>
        <w:rPr>
          <w:rStyle w:val="HTML"/>
          <w:rFonts w:eastAsia="Arial"/>
          <w:color w:val="007700"/>
        </w:rPr>
        <w:t>const</w:t>
      </w:r>
      <w:proofErr w:type="spellEnd"/>
      <w:r>
        <w:rPr>
          <w:rStyle w:val="HTML"/>
          <w:rFonts w:eastAsia="Arial"/>
          <w:color w:val="007700"/>
        </w:rPr>
        <w:t> </w:t>
      </w:r>
      <w:r>
        <w:rPr>
          <w:rStyle w:val="HTML"/>
          <w:rFonts w:eastAsia="Arial"/>
          <w:color w:val="0000BB"/>
        </w:rPr>
        <w:t>MY_PRIVATE </w:t>
      </w:r>
      <w:r>
        <w:rPr>
          <w:rStyle w:val="HTML"/>
          <w:rFonts w:eastAsia="Arial"/>
          <w:color w:val="007700"/>
        </w:rPr>
        <w:t>= </w:t>
      </w:r>
      <w:r>
        <w:rPr>
          <w:rStyle w:val="HTML"/>
          <w:rFonts w:eastAsia="Arial"/>
          <w:color w:val="DD0000"/>
        </w:rPr>
        <w:t>'</w:t>
      </w:r>
      <w:proofErr w:type="spellStart"/>
      <w:r>
        <w:rPr>
          <w:rStyle w:val="HTML"/>
          <w:rFonts w:eastAsia="Arial"/>
          <w:color w:val="DD0000"/>
        </w:rPr>
        <w:t>private</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MY_PUBLIC</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MY_PROTECTED</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MY_PRIVATE</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myclass</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proofErr w:type="spellStart"/>
      <w:r>
        <w:rPr>
          <w:rStyle w:val="HTML"/>
          <w:rFonts w:eastAsia="Arial"/>
          <w:color w:val="0000BB"/>
        </w:rPr>
        <w:t>MyClass</w:t>
      </w:r>
      <w:proofErr w:type="spellEnd"/>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MyClass</w:t>
      </w:r>
      <w:proofErr w:type="spellEnd"/>
      <w:r>
        <w:rPr>
          <w:rStyle w:val="HTML"/>
          <w:rFonts w:eastAsia="Arial"/>
          <w:color w:val="007700"/>
        </w:rPr>
        <w:t>::</w:t>
      </w:r>
      <w:r>
        <w:rPr>
          <w:rStyle w:val="HTML"/>
          <w:rFonts w:eastAsia="Arial"/>
          <w:color w:val="0000BB"/>
        </w:rPr>
        <w:t>MY_PUBLIC</w:t>
      </w:r>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00BB"/>
        </w:rPr>
        <w:t>MyClass</w:t>
      </w:r>
      <w:proofErr w:type="spellEnd"/>
      <w:r>
        <w:rPr>
          <w:rStyle w:val="HTML"/>
          <w:rFonts w:eastAsia="Arial"/>
          <w:color w:val="007700"/>
        </w:rPr>
        <w:t>::</w:t>
      </w:r>
      <w:r>
        <w:rPr>
          <w:rStyle w:val="HTML"/>
          <w:rFonts w:eastAsia="Arial"/>
          <w:color w:val="0000BB"/>
        </w:rPr>
        <w:t>MY_PROTECTED</w:t>
      </w:r>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proofErr w:type="spellStart"/>
      <w:r>
        <w:rPr>
          <w:rStyle w:val="HTML"/>
          <w:rFonts w:eastAsia="Arial"/>
          <w:color w:val="0000BB"/>
        </w:rPr>
        <w:t>MyClass</w:t>
      </w:r>
      <w:proofErr w:type="spellEnd"/>
      <w:r>
        <w:rPr>
          <w:rStyle w:val="HTML"/>
          <w:rFonts w:eastAsia="Arial"/>
          <w:color w:val="007700"/>
        </w:rPr>
        <w:t>::</w:t>
      </w:r>
      <w:r>
        <w:rPr>
          <w:rStyle w:val="HTML"/>
          <w:rFonts w:eastAsia="Arial"/>
          <w:color w:val="0000BB"/>
        </w:rPr>
        <w:t>MY_PRIVATE</w:t>
      </w:r>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0000BB"/>
        </w:rPr>
        <w:t>$myclass</w:t>
      </w:r>
      <w:r>
        <w:rPr>
          <w:rStyle w:val="HTML"/>
          <w:rFonts w:eastAsia="Arial"/>
          <w:color w:val="007700"/>
        </w:rPr>
        <w:t>-&gt;</w:t>
      </w:r>
      <w:r>
        <w:rPr>
          <w:rStyle w:val="HTML"/>
          <w:rFonts w:eastAsia="Arial"/>
          <w:color w:val="0000BB"/>
        </w:rPr>
        <w:t>foo</w:t>
      </w:r>
      <w:r>
        <w:rPr>
          <w:rStyle w:val="HTML"/>
          <w:rFonts w:eastAsia="Arial"/>
          <w:color w:val="007700"/>
        </w:rPr>
        <w:t>(); </w:t>
      </w:r>
      <w:r>
        <w:rPr>
          <w:rStyle w:val="HTML"/>
          <w:rFonts w:eastAsia="Arial"/>
          <w:color w:val="FF8000"/>
        </w:rPr>
        <w:t>// Выводятся константы public, protected и private</w:t>
      </w:r>
      <w:r>
        <w:rPr>
          <w:rFonts w:ascii="Courier New" w:hAnsi="Courier New" w:cs="Courier New"/>
          <w:color w:val="FF8000"/>
          <w:sz w:val="20"/>
          <w:szCs w:val="20"/>
        </w:rPr>
        <w:br/>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 Объявление класса MyClass2</w:t>
      </w:r>
      <w:r>
        <w:rPr>
          <w:rFonts w:ascii="Courier New" w:hAnsi="Courier New" w:cs="Courier New"/>
          <w:color w:val="FF8000"/>
          <w:sz w:val="20"/>
          <w:szCs w:val="20"/>
        </w:rPr>
        <w:br/>
      </w:r>
      <w:r>
        <w:rPr>
          <w:rStyle w:val="HTML"/>
          <w:rFonts w:eastAsia="Arial"/>
          <w:color w:val="FF8000"/>
        </w:rPr>
        <w:t> */</w:t>
      </w:r>
      <w:r>
        <w:rPr>
          <w:rFonts w:ascii="Courier New" w:hAnsi="Courier New" w:cs="Courier New"/>
          <w:color w:val="FF8000"/>
          <w:sz w:val="20"/>
          <w:szCs w:val="20"/>
        </w:rPr>
        <w:br/>
      </w:r>
      <w:proofErr w:type="spellStart"/>
      <w:r>
        <w:rPr>
          <w:rStyle w:val="HTML"/>
          <w:rFonts w:eastAsia="Arial"/>
          <w:color w:val="007700"/>
        </w:rPr>
        <w:t>class</w:t>
      </w:r>
      <w:proofErr w:type="spellEnd"/>
      <w:r>
        <w:rPr>
          <w:rStyle w:val="HTML"/>
          <w:rFonts w:eastAsia="Arial"/>
          <w:color w:val="007700"/>
        </w:rPr>
        <w:t> </w:t>
      </w:r>
      <w:r>
        <w:rPr>
          <w:rStyle w:val="HTML"/>
          <w:rFonts w:eastAsia="Arial"/>
          <w:color w:val="0000BB"/>
        </w:rPr>
        <w:t>MyClass2 </w:t>
      </w:r>
      <w:proofErr w:type="spellStart"/>
      <w:r>
        <w:rPr>
          <w:rStyle w:val="HTML"/>
          <w:rFonts w:eastAsia="Arial"/>
          <w:color w:val="007700"/>
        </w:rPr>
        <w:t>extends</w:t>
      </w:r>
      <w:proofErr w:type="spellEnd"/>
      <w:r>
        <w:rPr>
          <w:rStyle w:val="HTML"/>
          <w:rFonts w:eastAsia="Arial"/>
          <w:color w:val="007700"/>
        </w:rPr>
        <w:t> </w:t>
      </w:r>
      <w:proofErr w:type="spellStart"/>
      <w:r>
        <w:rPr>
          <w:rStyle w:val="HTML"/>
          <w:rFonts w:eastAsia="Arial"/>
          <w:color w:val="0000BB"/>
        </w:rPr>
        <w:t>MyClass</w:t>
      </w:r>
      <w:proofErr w:type="spellEnd"/>
      <w:r>
        <w:rPr>
          <w:rFonts w:ascii="Courier New" w:hAnsi="Courier New" w:cs="Courier New"/>
          <w:color w:val="0000BB"/>
          <w:sz w:val="20"/>
          <w:szCs w:val="20"/>
        </w:rPr>
        <w:br/>
      </w:r>
      <w:r>
        <w:rPr>
          <w:rStyle w:val="HTML"/>
          <w:rFonts w:eastAsia="Arial"/>
          <w:color w:val="007700"/>
        </w:rPr>
        <w:lastRenderedPageBreak/>
        <w:t>{</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Публичный метод</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7700"/>
        </w:rPr>
        <w:t>function</w:t>
      </w:r>
      <w:proofErr w:type="spellEnd"/>
      <w:r>
        <w:rPr>
          <w:rStyle w:val="HTML"/>
          <w:rFonts w:eastAsia="Arial"/>
          <w:color w:val="007700"/>
        </w:rPr>
        <w:t> </w:t>
      </w:r>
      <w:r>
        <w:rPr>
          <w:rStyle w:val="HTML"/>
          <w:rFonts w:eastAsia="Arial"/>
          <w:color w:val="0000BB"/>
        </w:rPr>
        <w:t>foo2</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MY_PUBLIC</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MY_PROTECTED</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proofErr w:type="spellStart"/>
      <w:r>
        <w:rPr>
          <w:rStyle w:val="HTML"/>
          <w:rFonts w:eastAsia="Arial"/>
          <w:color w:val="0000BB"/>
        </w:rPr>
        <w:t>self</w:t>
      </w:r>
      <w:proofErr w:type="spellEnd"/>
      <w:r>
        <w:rPr>
          <w:rStyle w:val="HTML"/>
          <w:rFonts w:eastAsia="Arial"/>
          <w:color w:val="007700"/>
        </w:rPr>
        <w:t>::</w:t>
      </w:r>
      <w:r>
        <w:rPr>
          <w:rStyle w:val="HTML"/>
          <w:rFonts w:eastAsia="Arial"/>
          <w:color w:val="0000BB"/>
        </w:rPr>
        <w:t>MY_PRIVATE</w:t>
      </w:r>
      <w:r>
        <w:rPr>
          <w:rStyle w:val="HTML"/>
          <w:rFonts w:eastAsia="Arial"/>
          <w:color w:val="007700"/>
        </w:rPr>
        <w:t>; </w:t>
      </w:r>
      <w:r>
        <w:rPr>
          <w:rStyle w:val="HTML"/>
          <w:rFonts w:eastAsia="Arial"/>
          <w:color w:val="FF8000"/>
        </w:rPr>
        <w:t>// Неисправимая ошибка</w:t>
      </w:r>
      <w:r>
        <w:rPr>
          <w:rFonts w:ascii="Courier New" w:hAnsi="Courier New" w:cs="Courier New"/>
          <w:color w:val="FF8000"/>
          <w:sz w:val="20"/>
          <w:szCs w:val="20"/>
        </w:rPr>
        <w:br/>
      </w:r>
      <w:r>
        <w:rPr>
          <w:rStyle w:val="HTML"/>
          <w:rFonts w:eastAsia="Arial"/>
          <w:color w:val="FF8000"/>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$myclass2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r>
        <w:rPr>
          <w:rStyle w:val="HTML"/>
          <w:rFonts w:eastAsia="Arial"/>
          <w:color w:val="0000BB"/>
        </w:rPr>
        <w:t>MyClass2</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MyClass2</w:t>
      </w:r>
      <w:r>
        <w:rPr>
          <w:rStyle w:val="HTML"/>
          <w:rFonts w:eastAsia="Arial"/>
          <w:color w:val="007700"/>
        </w:rPr>
        <w:t>::</w:t>
      </w:r>
      <w:r>
        <w:rPr>
          <w:rStyle w:val="HTML"/>
          <w:rFonts w:eastAsia="Arial"/>
          <w:color w:val="0000BB"/>
        </w:rPr>
        <w:t>MY_PUBLIC</w:t>
      </w:r>
      <w:r>
        <w:rPr>
          <w:rStyle w:val="HTML"/>
          <w:rFonts w:eastAsia="Arial"/>
          <w:color w:val="007700"/>
        </w:rPr>
        <w:t>; </w:t>
      </w:r>
      <w:r>
        <w:rPr>
          <w:rStyle w:val="HTML"/>
          <w:rFonts w:eastAsia="Arial"/>
          <w:color w:val="FF8000"/>
        </w:rPr>
        <w:t>// Работает</w:t>
      </w:r>
      <w:r>
        <w:rPr>
          <w:rFonts w:ascii="Courier New" w:hAnsi="Courier New" w:cs="Courier New"/>
          <w:color w:val="FF8000"/>
          <w:sz w:val="20"/>
          <w:szCs w:val="20"/>
        </w:rPr>
        <w:br/>
      </w:r>
      <w:r>
        <w:rPr>
          <w:rStyle w:val="HTML"/>
          <w:rFonts w:eastAsia="Arial"/>
          <w:color w:val="0000BB"/>
        </w:rPr>
        <w:t>$myclass2</w:t>
      </w:r>
      <w:r>
        <w:rPr>
          <w:rStyle w:val="HTML"/>
          <w:rFonts w:eastAsia="Arial"/>
          <w:color w:val="007700"/>
        </w:rPr>
        <w:t>-&gt;</w:t>
      </w:r>
      <w:r>
        <w:rPr>
          <w:rStyle w:val="HTML"/>
          <w:rFonts w:eastAsia="Arial"/>
          <w:color w:val="0000BB"/>
        </w:rPr>
        <w:t>foo2</w:t>
      </w:r>
      <w:r>
        <w:rPr>
          <w:rStyle w:val="HTML"/>
          <w:rFonts w:eastAsia="Arial"/>
          <w:color w:val="007700"/>
        </w:rPr>
        <w:t>(); </w:t>
      </w:r>
      <w:r>
        <w:rPr>
          <w:rStyle w:val="HTML"/>
          <w:rFonts w:eastAsia="Arial"/>
          <w:color w:val="FF8000"/>
        </w:rPr>
        <w:t>// Выводятся константы public и protected, но не private</w:t>
      </w:r>
      <w:r>
        <w:rPr>
          <w:rFonts w:ascii="Courier New" w:hAnsi="Courier New" w:cs="Courier New"/>
          <w:color w:val="FF8000"/>
          <w:sz w:val="20"/>
          <w:szCs w:val="20"/>
        </w:rPr>
        <w:br/>
      </w:r>
      <w:r>
        <w:rPr>
          <w:rStyle w:val="HTML"/>
          <w:rFonts w:eastAsia="Arial"/>
          <w:color w:val="0000BB"/>
        </w:rPr>
        <w:t>?&gt;</w:t>
      </w:r>
    </w:p>
    <w:p w14:paraId="09A4D9D5"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Видимость из других объектов</w:t>
      </w:r>
      <w:hyperlink r:id="rId50" w:anchor="language.oop5.visibility-other-objects" w:history="1">
        <w:r>
          <w:rPr>
            <w:rStyle w:val="a8"/>
            <w:rFonts w:ascii="Helvetica" w:hAnsi="Helvetica" w:cs="Helvetica"/>
            <w:b/>
            <w:bCs/>
            <w:bdr w:val="none" w:sz="0" w:space="0" w:color="auto" w:frame="1"/>
          </w:rPr>
          <w:t> ¶</w:t>
        </w:r>
      </w:hyperlink>
    </w:p>
    <w:p w14:paraId="14458325"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Объекты, которые имеют общий тип (наследуются от одного класса), имеют доступ к элементам с модификаторами </w:t>
      </w:r>
      <w:proofErr w:type="spellStart"/>
      <w:r>
        <w:rPr>
          <w:rFonts w:ascii="Helvetica" w:hAnsi="Helvetica" w:cs="Helvetica"/>
          <w:color w:val="333333"/>
        </w:rPr>
        <w:t>private</w:t>
      </w:r>
      <w:proofErr w:type="spellEnd"/>
      <w:r>
        <w:rPr>
          <w:rFonts w:ascii="Helvetica" w:hAnsi="Helvetica" w:cs="Helvetica"/>
          <w:color w:val="333333"/>
        </w:rPr>
        <w:t xml:space="preserve"> и </w:t>
      </w:r>
      <w:proofErr w:type="spellStart"/>
      <w:r>
        <w:rPr>
          <w:rFonts w:ascii="Helvetica" w:hAnsi="Helvetica" w:cs="Helvetica"/>
          <w:color w:val="333333"/>
        </w:rPr>
        <w:t>protected</w:t>
      </w:r>
      <w:proofErr w:type="spellEnd"/>
      <w:r>
        <w:rPr>
          <w:rFonts w:ascii="Helvetica" w:hAnsi="Helvetica" w:cs="Helvetica"/>
          <w:color w:val="333333"/>
        </w:rPr>
        <w:t xml:space="preserve"> друг друга, даже если не являются одним и тем же экземпляром. Это объясняется тем, что реализация видимости элементов известна внутри этих объектов.</w:t>
      </w:r>
    </w:p>
    <w:p w14:paraId="49C4CFD9"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 xml:space="preserve">Пример #4 Доступ к элементам с модификатором </w:t>
      </w:r>
      <w:proofErr w:type="spellStart"/>
      <w:r>
        <w:rPr>
          <w:rStyle w:val="a7"/>
          <w:rFonts w:ascii="Helvetica" w:hAnsi="Helvetica" w:cs="Helvetica"/>
          <w:b w:val="0"/>
          <w:bCs w:val="0"/>
          <w:color w:val="333333"/>
        </w:rPr>
        <w:t>private</w:t>
      </w:r>
      <w:proofErr w:type="spellEnd"/>
      <w:r>
        <w:rPr>
          <w:rStyle w:val="a7"/>
          <w:rFonts w:ascii="Helvetica" w:hAnsi="Helvetica" w:cs="Helvetica"/>
          <w:b w:val="0"/>
          <w:bCs w:val="0"/>
          <w:color w:val="333333"/>
        </w:rPr>
        <w:t xml:space="preserve"> из объектов одного типа</w:t>
      </w:r>
    </w:p>
    <w:p w14:paraId="1E669485"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proofErr w:type="spellStart"/>
      <w:r>
        <w:rPr>
          <w:rStyle w:val="HTML"/>
          <w:rFonts w:eastAsia="Arial"/>
          <w:color w:val="007700"/>
        </w:rPr>
        <w:t>class</w:t>
      </w:r>
      <w:proofErr w:type="spellEnd"/>
      <w:r>
        <w:rPr>
          <w:rStyle w:val="HTML"/>
          <w:rFonts w:eastAsia="Arial"/>
          <w:color w:val="007700"/>
        </w:rPr>
        <w:t> </w:t>
      </w:r>
      <w:r>
        <w:rPr>
          <w:rStyle w:val="HTML"/>
          <w:rFonts w:eastAsia="Arial"/>
          <w:color w:val="0000BB"/>
        </w:rPr>
        <w:t>Test</w:t>
      </w:r>
      <w:r>
        <w:rPr>
          <w:rFonts w:ascii="Courier New" w:hAnsi="Courier New" w:cs="Courier New"/>
          <w:color w:val="0000BB"/>
          <w:sz w:val="20"/>
          <w:szCs w:val="20"/>
        </w:rPr>
        <w:br/>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private</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r>
        <w:rPr>
          <w:rStyle w:val="HTML"/>
          <w:rFonts w:eastAsia="Arial"/>
          <w:color w:val="0000BB"/>
        </w:rPr>
        <w:t>__</w:t>
      </w:r>
      <w:proofErr w:type="spellStart"/>
      <w:r>
        <w:rPr>
          <w:rStyle w:val="HTML"/>
          <w:rFonts w:eastAsia="Arial"/>
          <w:color w:val="0000BB"/>
        </w:rPr>
        <w:t>construct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this</w:t>
      </w:r>
      <w:proofErr w:type="spellEnd"/>
      <w:r>
        <w:rPr>
          <w:rStyle w:val="HTML"/>
          <w:rFonts w:eastAsia="Arial"/>
          <w:color w:val="007700"/>
        </w:rPr>
        <w:t>-&gt;</w:t>
      </w:r>
      <w:proofErr w:type="spellStart"/>
      <w:r>
        <w:rPr>
          <w:rStyle w:val="HTML"/>
          <w:rFonts w:eastAsia="Arial"/>
          <w:color w:val="0000BB"/>
        </w:rPr>
        <w:t>foo</w:t>
      </w:r>
      <w:proofErr w:type="spellEnd"/>
      <w:r>
        <w:rPr>
          <w:rStyle w:val="HTML"/>
          <w:rFonts w:eastAsia="Arial"/>
          <w:color w:val="0000BB"/>
        </w:rPr>
        <w:t> </w:t>
      </w:r>
      <w:r>
        <w:rPr>
          <w:rStyle w:val="HTML"/>
          <w:rFonts w:eastAsia="Arial"/>
          <w:color w:val="007700"/>
        </w:rPr>
        <w:t>= </w:t>
      </w:r>
      <w:r>
        <w:rPr>
          <w:rStyle w:val="HTML"/>
          <w:rFonts w:eastAsia="Arial"/>
          <w:color w:val="0000BB"/>
        </w:rPr>
        <w:t>$</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private</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bar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'Доступ к закрытому методу.'</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function</w:t>
      </w:r>
      <w:proofErr w:type="spellEnd"/>
      <w:r>
        <w:rPr>
          <w:rStyle w:val="HTML"/>
          <w:rFonts w:eastAsia="Arial"/>
          <w:color w:val="007700"/>
        </w:rPr>
        <w:t> </w:t>
      </w:r>
      <w:proofErr w:type="spellStart"/>
      <w:r>
        <w:rPr>
          <w:rStyle w:val="HTML"/>
          <w:rFonts w:eastAsia="Arial"/>
          <w:color w:val="0000BB"/>
        </w:rPr>
        <w:t>baz</w:t>
      </w:r>
      <w:proofErr w:type="spellEnd"/>
      <w:r>
        <w:rPr>
          <w:rStyle w:val="HTML"/>
          <w:rFonts w:eastAsia="Arial"/>
          <w:color w:val="007700"/>
        </w:rPr>
        <w:t>(</w:t>
      </w:r>
      <w:r>
        <w:rPr>
          <w:rStyle w:val="HTML"/>
          <w:rFonts w:eastAsia="Arial"/>
          <w:color w:val="0000BB"/>
        </w:rPr>
        <w:t>Test $</w:t>
      </w:r>
      <w:proofErr w:type="spellStart"/>
      <w:r>
        <w:rPr>
          <w:rStyle w:val="HTML"/>
          <w:rFonts w:eastAsia="Arial"/>
          <w:color w:val="0000BB"/>
        </w:rPr>
        <w:t>other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Мы можем изменить закрытое свойство:</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w:t>
      </w:r>
      <w:proofErr w:type="spellStart"/>
      <w:r>
        <w:rPr>
          <w:rStyle w:val="HTML"/>
          <w:rFonts w:eastAsia="Arial"/>
          <w:color w:val="0000BB"/>
        </w:rPr>
        <w:t>other</w:t>
      </w:r>
      <w:proofErr w:type="spellEnd"/>
      <w:r>
        <w:rPr>
          <w:rStyle w:val="HTML"/>
          <w:rFonts w:eastAsia="Arial"/>
          <w:color w:val="007700"/>
        </w:rPr>
        <w:t>-&gt;</w:t>
      </w:r>
      <w:proofErr w:type="spellStart"/>
      <w:r>
        <w:rPr>
          <w:rStyle w:val="HTML"/>
          <w:rFonts w:eastAsia="Arial"/>
          <w:color w:val="0000BB"/>
        </w:rPr>
        <w:t>foo</w:t>
      </w:r>
      <w:proofErr w:type="spellEnd"/>
      <w:r>
        <w:rPr>
          <w:rStyle w:val="HTML"/>
          <w:rFonts w:eastAsia="Arial"/>
          <w:color w:val="0000BB"/>
        </w:rPr>
        <w:t> </w:t>
      </w:r>
      <w:r>
        <w:rPr>
          <w:rStyle w:val="HTML"/>
          <w:rFonts w:eastAsia="Arial"/>
          <w:color w:val="007700"/>
        </w:rPr>
        <w:t>= </w:t>
      </w:r>
      <w:r>
        <w:rPr>
          <w:rStyle w:val="HTML"/>
          <w:rFonts w:eastAsia="Arial"/>
          <w:color w:val="DD0000"/>
        </w:rPr>
        <w:t>'привет'</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00BB"/>
        </w:rPr>
        <w:t>var_dump</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other</w:t>
      </w:r>
      <w:proofErr w:type="spellEnd"/>
      <w:r>
        <w:rPr>
          <w:rStyle w:val="HTML"/>
          <w:rFonts w:eastAsia="Arial"/>
          <w:color w:val="007700"/>
        </w:rPr>
        <w:t>-&gt;</w:t>
      </w:r>
      <w:proofErr w:type="spellStart"/>
      <w:r>
        <w:rPr>
          <w:rStyle w:val="HTML"/>
          <w:rFonts w:eastAsia="Arial"/>
          <w:color w:val="0000BB"/>
        </w:rPr>
        <w:t>foo</w:t>
      </w:r>
      <w:proofErr w:type="spellEnd"/>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        </w:t>
      </w:r>
      <w:r>
        <w:rPr>
          <w:rStyle w:val="HTML"/>
          <w:rFonts w:eastAsia="Arial"/>
          <w:color w:val="FF8000"/>
        </w:rPr>
        <w:t>// Мы также можем вызвать закрытый метод:</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w:t>
      </w:r>
      <w:proofErr w:type="spellStart"/>
      <w:r>
        <w:rPr>
          <w:rStyle w:val="HTML"/>
          <w:rFonts w:eastAsia="Arial"/>
          <w:color w:val="0000BB"/>
        </w:rPr>
        <w:t>other</w:t>
      </w:r>
      <w:proofErr w:type="spellEnd"/>
      <w:r>
        <w:rPr>
          <w:rStyle w:val="HTML"/>
          <w:rFonts w:eastAsia="Arial"/>
          <w:color w:val="007700"/>
        </w:rPr>
        <w:t>-&gt;</w:t>
      </w:r>
      <w:proofErr w:type="spellStart"/>
      <w:r>
        <w:rPr>
          <w:rStyle w:val="HTML"/>
          <w:rFonts w:eastAsia="Arial"/>
          <w:color w:val="0000BB"/>
        </w:rPr>
        <w:t>bar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test</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new</w:t>
      </w:r>
      <w:proofErr w:type="spellEnd"/>
      <w:r>
        <w:rPr>
          <w:rStyle w:val="HTML"/>
          <w:rFonts w:eastAsia="Arial"/>
          <w:color w:val="007700"/>
        </w:rPr>
        <w:t> </w:t>
      </w:r>
      <w:r>
        <w:rPr>
          <w:rStyle w:val="HTML"/>
          <w:rFonts w:eastAsia="Arial"/>
          <w:color w:val="0000BB"/>
        </w:rPr>
        <w:t>Test</w:t>
      </w:r>
      <w:r>
        <w:rPr>
          <w:rStyle w:val="HTML"/>
          <w:rFonts w:eastAsia="Arial"/>
          <w:color w:val="007700"/>
        </w:rPr>
        <w:t>(</w:t>
      </w:r>
      <w:r>
        <w:rPr>
          <w:rStyle w:val="HTML"/>
          <w:rFonts w:eastAsia="Arial"/>
          <w:color w:val="DD0000"/>
        </w:rPr>
        <w:t>'</w:t>
      </w:r>
      <w:proofErr w:type="spellStart"/>
      <w:r>
        <w:rPr>
          <w:rStyle w:val="HTML"/>
          <w:rFonts w:eastAsia="Arial"/>
          <w:color w:val="DD0000"/>
        </w:rPr>
        <w:t>test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lastRenderedPageBreak/>
        <w:br/>
      </w:r>
      <w:r>
        <w:rPr>
          <w:rStyle w:val="HTML"/>
          <w:rFonts w:eastAsia="Arial"/>
          <w:color w:val="0000BB"/>
        </w:rPr>
        <w:t>$</w:t>
      </w:r>
      <w:proofErr w:type="spellStart"/>
      <w:r>
        <w:rPr>
          <w:rStyle w:val="HTML"/>
          <w:rFonts w:eastAsia="Arial"/>
          <w:color w:val="0000BB"/>
        </w:rPr>
        <w:t>test</w:t>
      </w:r>
      <w:proofErr w:type="spellEnd"/>
      <w:r>
        <w:rPr>
          <w:rStyle w:val="HTML"/>
          <w:rFonts w:eastAsia="Arial"/>
          <w:color w:val="007700"/>
        </w:rPr>
        <w:t>-&gt;</w:t>
      </w:r>
      <w:proofErr w:type="spellStart"/>
      <w:r>
        <w:rPr>
          <w:rStyle w:val="HTML"/>
          <w:rFonts w:eastAsia="Arial"/>
          <w:color w:val="0000BB"/>
        </w:rPr>
        <w:t>baz</w:t>
      </w:r>
      <w:proofErr w:type="spellEnd"/>
      <w:r>
        <w:rPr>
          <w:rStyle w:val="HTML"/>
          <w:rFonts w:eastAsia="Arial"/>
          <w:color w:val="007700"/>
        </w:rPr>
        <w:t>(</w:t>
      </w:r>
      <w:proofErr w:type="spellStart"/>
      <w:r>
        <w:rPr>
          <w:rStyle w:val="HTML"/>
          <w:rFonts w:eastAsia="Arial"/>
          <w:color w:val="007700"/>
        </w:rPr>
        <w:t>new</w:t>
      </w:r>
      <w:proofErr w:type="spellEnd"/>
      <w:r>
        <w:rPr>
          <w:rStyle w:val="HTML"/>
          <w:rFonts w:eastAsia="Arial"/>
          <w:color w:val="007700"/>
        </w:rPr>
        <w:t> </w:t>
      </w:r>
      <w:r>
        <w:rPr>
          <w:rStyle w:val="HTML"/>
          <w:rFonts w:eastAsia="Arial"/>
          <w:color w:val="0000BB"/>
        </w:rPr>
        <w:t>Test</w:t>
      </w:r>
      <w:r>
        <w:rPr>
          <w:rStyle w:val="HTML"/>
          <w:rFonts w:eastAsia="Arial"/>
          <w:color w:val="007700"/>
        </w:rPr>
        <w:t>(</w:t>
      </w:r>
      <w:r>
        <w:rPr>
          <w:rStyle w:val="HTML"/>
          <w:rFonts w:eastAsia="Arial"/>
          <w:color w:val="DD0000"/>
        </w:rPr>
        <w:t>'</w:t>
      </w:r>
      <w:proofErr w:type="spellStart"/>
      <w:r>
        <w:rPr>
          <w:rStyle w:val="HTML"/>
          <w:rFonts w:eastAsia="Arial"/>
          <w:color w:val="DD0000"/>
        </w:rPr>
        <w:t>other</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605C803D"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57B0A0C4" w14:textId="77777777" w:rsidR="000B141F" w:rsidRDefault="000B141F" w:rsidP="000B141F">
      <w:pPr>
        <w:pStyle w:val="HTML0"/>
        <w:shd w:val="clear" w:color="auto" w:fill="FFFFFF"/>
        <w:rPr>
          <w:color w:val="333333"/>
        </w:rPr>
      </w:pPr>
      <w:proofErr w:type="spellStart"/>
      <w:proofErr w:type="gramStart"/>
      <w:r>
        <w:rPr>
          <w:color w:val="333333"/>
        </w:rPr>
        <w:t>string</w:t>
      </w:r>
      <w:proofErr w:type="spellEnd"/>
      <w:r>
        <w:rPr>
          <w:color w:val="333333"/>
        </w:rPr>
        <w:t>(</w:t>
      </w:r>
      <w:proofErr w:type="gramEnd"/>
      <w:r>
        <w:rPr>
          <w:color w:val="333333"/>
        </w:rPr>
        <w:t>6) "привет"</w:t>
      </w:r>
    </w:p>
    <w:p w14:paraId="2E145BAB" w14:textId="77777777" w:rsidR="000B141F" w:rsidRDefault="000B141F" w:rsidP="000B141F">
      <w:pPr>
        <w:pStyle w:val="HTML0"/>
        <w:shd w:val="clear" w:color="auto" w:fill="FFFFFF"/>
        <w:rPr>
          <w:color w:val="333333"/>
        </w:rPr>
      </w:pPr>
      <w:r>
        <w:rPr>
          <w:color w:val="333333"/>
        </w:rPr>
        <w:t>Доступ к закрытому методу.</w:t>
      </w:r>
    </w:p>
    <w:p w14:paraId="3AC59CD0" w14:textId="77777777" w:rsidR="000B141F" w:rsidRDefault="000B141F" w:rsidP="008B438E">
      <w:pPr>
        <w:rPr>
          <w:rFonts w:ascii="Times New Roman" w:hAnsi="Times New Roman" w:cs="Times New Roman"/>
          <w:sz w:val="24"/>
          <w:szCs w:val="24"/>
        </w:rPr>
      </w:pPr>
    </w:p>
    <w:p w14:paraId="686E717F" w14:textId="70050035"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58.Опишите особенности приоритетности операторов в PHP. </w:t>
      </w:r>
    </w:p>
    <w:p w14:paraId="4828EE9E" w14:textId="77777777" w:rsidR="000B141F" w:rsidRDefault="000B141F" w:rsidP="000B141F">
      <w:pPr>
        <w:pStyle w:val="2"/>
        <w:shd w:val="clear" w:color="auto" w:fill="F2F2F2"/>
        <w:rPr>
          <w:rFonts w:ascii="Helvetica" w:hAnsi="Helvetica" w:cs="Helvetica"/>
          <w:color w:val="793862"/>
        </w:rPr>
      </w:pPr>
      <w:r>
        <w:rPr>
          <w:rFonts w:ascii="Helvetica" w:hAnsi="Helvetica" w:cs="Helvetica"/>
          <w:b/>
          <w:bCs/>
          <w:color w:val="793862"/>
        </w:rPr>
        <w:t>Приоритет оператора</w:t>
      </w:r>
      <w:hyperlink r:id="rId51" w:anchor="language.operators.precedence" w:history="1">
        <w:r>
          <w:rPr>
            <w:rStyle w:val="a8"/>
            <w:rFonts w:ascii="Helvetica" w:hAnsi="Helvetica" w:cs="Helvetica"/>
            <w:b/>
            <w:bCs/>
            <w:bdr w:val="none" w:sz="0" w:space="0" w:color="auto" w:frame="1"/>
          </w:rPr>
          <w:t> ¶</w:t>
        </w:r>
      </w:hyperlink>
    </w:p>
    <w:p w14:paraId="6556FD4F"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Приоритет оператора определяет, насколько "тесно" он связывает между собой два выражения. Например, выражение </w:t>
      </w:r>
      <w:r>
        <w:rPr>
          <w:rStyle w:val="HTML"/>
          <w:color w:val="333333"/>
        </w:rPr>
        <w:t>1 + 5 * 3</w:t>
      </w:r>
      <w:r>
        <w:rPr>
          <w:rFonts w:ascii="Helvetica" w:hAnsi="Helvetica" w:cs="Helvetica"/>
          <w:color w:val="333333"/>
        </w:rPr>
        <w:t> вычисляется как </w:t>
      </w:r>
      <w:r>
        <w:rPr>
          <w:rStyle w:val="HTML"/>
          <w:color w:val="333333"/>
        </w:rPr>
        <w:t>16</w:t>
      </w:r>
      <w:r>
        <w:rPr>
          <w:rFonts w:ascii="Helvetica" w:hAnsi="Helvetica" w:cs="Helvetica"/>
          <w:color w:val="333333"/>
        </w:rPr>
        <w:t>, а не </w:t>
      </w:r>
      <w:r>
        <w:rPr>
          <w:rStyle w:val="HTML"/>
          <w:color w:val="333333"/>
        </w:rPr>
        <w:t>18</w:t>
      </w:r>
      <w:r>
        <w:rPr>
          <w:rFonts w:ascii="Helvetica" w:hAnsi="Helvetica" w:cs="Helvetica"/>
          <w:color w:val="333333"/>
        </w:rPr>
        <w:t>, поскольку оператор умножения ("*") имеет более высокий приоритет, чем оператор сложения ("+"). Круглые скобки могут использоваться для принудительного указания порядка выполнения операторов. Например, выражение </w:t>
      </w:r>
      <w:r>
        <w:rPr>
          <w:rStyle w:val="HTML"/>
          <w:color w:val="333333"/>
        </w:rPr>
        <w:t>(1 + 5) * 3</w:t>
      </w:r>
      <w:r>
        <w:rPr>
          <w:rFonts w:ascii="Helvetica" w:hAnsi="Helvetica" w:cs="Helvetica"/>
          <w:color w:val="333333"/>
        </w:rPr>
        <w:t> вычисляется как </w:t>
      </w:r>
      <w:r>
        <w:rPr>
          <w:rStyle w:val="HTML"/>
          <w:color w:val="333333"/>
        </w:rPr>
        <w:t>18</w:t>
      </w:r>
      <w:r>
        <w:rPr>
          <w:rFonts w:ascii="Helvetica" w:hAnsi="Helvetica" w:cs="Helvetica"/>
          <w:color w:val="333333"/>
        </w:rPr>
        <w:t>.</w:t>
      </w:r>
    </w:p>
    <w:p w14:paraId="5540BEB4"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Если операторы имеют равный приоритет, то будут ли они выполняться справа налево или слева направо определяется их ассоциативностью. К примеру, "-" является лево-ассоциативным оператором. Следовательно </w:t>
      </w:r>
      <w:r>
        <w:rPr>
          <w:rStyle w:val="HTML"/>
          <w:color w:val="333333"/>
        </w:rPr>
        <w:t>1 - 2 - 3</w:t>
      </w:r>
      <w:r>
        <w:rPr>
          <w:rFonts w:ascii="Helvetica" w:hAnsi="Helvetica" w:cs="Helvetica"/>
          <w:color w:val="333333"/>
        </w:rPr>
        <w:t> сгруппируется как </w:t>
      </w:r>
      <w:r>
        <w:rPr>
          <w:rStyle w:val="HTML"/>
          <w:color w:val="333333"/>
        </w:rPr>
        <w:t>(1 - 2) - 3</w:t>
      </w:r>
      <w:r>
        <w:rPr>
          <w:rFonts w:ascii="Helvetica" w:hAnsi="Helvetica" w:cs="Helvetica"/>
          <w:color w:val="333333"/>
        </w:rPr>
        <w:t xml:space="preserve"> и </w:t>
      </w:r>
      <w:proofErr w:type="spellStart"/>
      <w:r>
        <w:rPr>
          <w:rFonts w:ascii="Helvetica" w:hAnsi="Helvetica" w:cs="Helvetica"/>
          <w:color w:val="333333"/>
        </w:rPr>
        <w:t>пересчитается</w:t>
      </w:r>
      <w:proofErr w:type="spellEnd"/>
      <w:r>
        <w:rPr>
          <w:rFonts w:ascii="Helvetica" w:hAnsi="Helvetica" w:cs="Helvetica"/>
          <w:color w:val="333333"/>
        </w:rPr>
        <w:t xml:space="preserve"> в </w:t>
      </w:r>
      <w:r>
        <w:rPr>
          <w:rStyle w:val="HTML"/>
          <w:color w:val="333333"/>
        </w:rPr>
        <w:t>-4</w:t>
      </w:r>
      <w:r>
        <w:rPr>
          <w:rFonts w:ascii="Helvetica" w:hAnsi="Helvetica" w:cs="Helvetica"/>
          <w:color w:val="333333"/>
        </w:rPr>
        <w:t>. С другой стороны "=" - право-ассоциативный оператор, так что </w:t>
      </w:r>
      <w:r>
        <w:rPr>
          <w:rStyle w:val="HTML"/>
          <w:color w:val="333333"/>
        </w:rPr>
        <w:t>$a = $b = $c</w:t>
      </w:r>
      <w:r>
        <w:rPr>
          <w:rFonts w:ascii="Helvetica" w:hAnsi="Helvetica" w:cs="Helvetica"/>
          <w:color w:val="333333"/>
        </w:rPr>
        <w:t> сгруппируется как </w:t>
      </w:r>
      <w:r>
        <w:rPr>
          <w:rStyle w:val="HTML"/>
          <w:color w:val="333333"/>
        </w:rPr>
        <w:t>$a = ($b = $c)</w:t>
      </w:r>
      <w:r>
        <w:rPr>
          <w:rFonts w:ascii="Helvetica" w:hAnsi="Helvetica" w:cs="Helvetica"/>
          <w:color w:val="333333"/>
        </w:rPr>
        <w:t>.</w:t>
      </w:r>
    </w:p>
    <w:p w14:paraId="2FE0D4A9" w14:textId="77777777" w:rsidR="000B141F" w:rsidRDefault="000B141F" w:rsidP="000B141F">
      <w:pPr>
        <w:pStyle w:val="para"/>
        <w:shd w:val="clear" w:color="auto" w:fill="F2F2F2"/>
        <w:rPr>
          <w:rFonts w:ascii="Helvetica" w:hAnsi="Helvetica" w:cs="Helvetica"/>
          <w:color w:val="333333"/>
        </w:rPr>
      </w:pPr>
      <w:proofErr w:type="spellStart"/>
      <w:r>
        <w:rPr>
          <w:rFonts w:ascii="Helvetica" w:hAnsi="Helvetica" w:cs="Helvetica"/>
          <w:color w:val="333333"/>
        </w:rPr>
        <w:t>Неассоциативные</w:t>
      </w:r>
      <w:proofErr w:type="spellEnd"/>
      <w:r>
        <w:rPr>
          <w:rFonts w:ascii="Helvetica" w:hAnsi="Helvetica" w:cs="Helvetica"/>
          <w:color w:val="333333"/>
        </w:rPr>
        <w:t xml:space="preserve"> операторы с одинаковым приоритетом не могут использоваться совместно. К примеру </w:t>
      </w:r>
      <w:r>
        <w:rPr>
          <w:rStyle w:val="HTML"/>
          <w:color w:val="333333"/>
        </w:rPr>
        <w:t xml:space="preserve">1 </w:t>
      </w:r>
      <w:proofErr w:type="gramStart"/>
      <w:r>
        <w:rPr>
          <w:rStyle w:val="HTML"/>
          <w:color w:val="333333"/>
        </w:rPr>
        <w:t>&lt; 2</w:t>
      </w:r>
      <w:proofErr w:type="gramEnd"/>
      <w:r>
        <w:rPr>
          <w:rStyle w:val="HTML"/>
          <w:color w:val="333333"/>
        </w:rPr>
        <w:t xml:space="preserve"> &gt; 1</w:t>
      </w:r>
      <w:r>
        <w:rPr>
          <w:rFonts w:ascii="Helvetica" w:hAnsi="Helvetica" w:cs="Helvetica"/>
          <w:color w:val="333333"/>
        </w:rPr>
        <w:t> не будет работать в PHP. Выражение </w:t>
      </w:r>
      <w:r>
        <w:rPr>
          <w:rStyle w:val="HTML"/>
          <w:color w:val="333333"/>
        </w:rPr>
        <w:t>1 &lt;= 1 == 1</w:t>
      </w:r>
      <w:r>
        <w:rPr>
          <w:rFonts w:ascii="Helvetica" w:hAnsi="Helvetica" w:cs="Helvetica"/>
          <w:color w:val="333333"/>
        </w:rPr>
        <w:t>, с другой стороны, будет, поскольку </w:t>
      </w:r>
      <w:r>
        <w:rPr>
          <w:rStyle w:val="HTML"/>
          <w:color w:val="333333"/>
        </w:rPr>
        <w:t>==</w:t>
      </w:r>
      <w:r>
        <w:rPr>
          <w:rFonts w:ascii="Helvetica" w:hAnsi="Helvetica" w:cs="Helvetica"/>
          <w:color w:val="333333"/>
        </w:rPr>
        <w:t> имеет более низкий приоритет чем </w:t>
      </w:r>
      <w:r>
        <w:rPr>
          <w:rStyle w:val="HTML"/>
          <w:color w:val="333333"/>
        </w:rPr>
        <w:t>&lt;=</w:t>
      </w:r>
      <w:r>
        <w:rPr>
          <w:rFonts w:ascii="Helvetica" w:hAnsi="Helvetica" w:cs="Helvetica"/>
          <w:color w:val="333333"/>
        </w:rPr>
        <w:t>.</w:t>
      </w:r>
    </w:p>
    <w:p w14:paraId="5F4B25F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Ассоциативность имеет смысл только для двоичных (и тернарных) операторов. Унарные операторы являются префиксными или постфиксными, поэтому это понятие не применимо. Например, </w:t>
      </w:r>
      <w:r>
        <w:rPr>
          <w:rStyle w:val="HTML"/>
          <w:color w:val="333333"/>
        </w:rPr>
        <w:t>!!$a</w:t>
      </w:r>
      <w:r>
        <w:rPr>
          <w:rFonts w:ascii="Helvetica" w:hAnsi="Helvetica" w:cs="Helvetica"/>
          <w:color w:val="333333"/>
        </w:rPr>
        <w:t xml:space="preserve"> можно сгруппировать только </w:t>
      </w:r>
      <w:proofErr w:type="gramStart"/>
      <w:r>
        <w:rPr>
          <w:rFonts w:ascii="Helvetica" w:hAnsi="Helvetica" w:cs="Helvetica"/>
          <w:color w:val="333333"/>
        </w:rPr>
        <w:t>как </w:t>
      </w:r>
      <w:r>
        <w:rPr>
          <w:rStyle w:val="HTML"/>
          <w:color w:val="333333"/>
        </w:rPr>
        <w:t>!</w:t>
      </w:r>
      <w:proofErr w:type="gramEnd"/>
      <w:r>
        <w:rPr>
          <w:rStyle w:val="HTML"/>
          <w:color w:val="333333"/>
        </w:rPr>
        <w:t>(!$a)</w:t>
      </w:r>
      <w:r>
        <w:rPr>
          <w:rFonts w:ascii="Helvetica" w:hAnsi="Helvetica" w:cs="Helvetica"/>
          <w:color w:val="333333"/>
        </w:rPr>
        <w:t>.</w:t>
      </w:r>
    </w:p>
    <w:p w14:paraId="60FD6FD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Использование скобок, кроме </w:t>
      </w:r>
      <w:proofErr w:type="gramStart"/>
      <w:r>
        <w:rPr>
          <w:rFonts w:ascii="Helvetica" w:hAnsi="Helvetica" w:cs="Helvetica"/>
          <w:color w:val="333333"/>
        </w:rPr>
        <w:t>случаев</w:t>
      </w:r>
      <w:proofErr w:type="gramEnd"/>
      <w:r>
        <w:rPr>
          <w:rFonts w:ascii="Helvetica" w:hAnsi="Helvetica" w:cs="Helvetica"/>
          <w:color w:val="333333"/>
        </w:rPr>
        <w:t xml:space="preserve"> когда они строго необходимы, может улучшить читаемость кода, группируя явно, а не полагаясь на приоритеты и ассоциативность.</w:t>
      </w:r>
    </w:p>
    <w:p w14:paraId="75B97561"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В следующей таблице приведён список операторов, отсортированный по убыванию их приоритетов. Операторы, размещённые </w:t>
      </w:r>
      <w:proofErr w:type="gramStart"/>
      <w:r>
        <w:rPr>
          <w:rFonts w:ascii="Helvetica" w:hAnsi="Helvetica" w:cs="Helvetica"/>
          <w:color w:val="333333"/>
        </w:rPr>
        <w:t>в одной строке</w:t>
      </w:r>
      <w:proofErr w:type="gramEnd"/>
      <w:r>
        <w:rPr>
          <w:rFonts w:ascii="Helvetica" w:hAnsi="Helvetica" w:cs="Helvetica"/>
          <w:color w:val="333333"/>
        </w:rPr>
        <w:t xml:space="preserve"> имеют одинаковый приоритет и порядок их выполнения определяется исходя из их ассоциативности.</w:t>
      </w:r>
    </w:p>
    <w:p w14:paraId="0DB1AB81" w14:textId="07FBD1F1" w:rsidR="000B141F" w:rsidRDefault="000B141F" w:rsidP="000B141F">
      <w:pPr>
        <w:pStyle w:val="a6"/>
        <w:shd w:val="clear" w:color="auto" w:fill="F2F2F2"/>
        <w:rPr>
          <w:rFonts w:ascii="Helvetica" w:hAnsi="Helvetica" w:cs="Helvetica"/>
          <w:color w:val="333333"/>
        </w:rPr>
      </w:pPr>
      <w:r>
        <w:rPr>
          <w:noProof/>
        </w:rPr>
        <w:lastRenderedPageBreak/>
        <w:drawing>
          <wp:inline distT="0" distB="0" distL="0" distR="0" wp14:anchorId="4F93507B" wp14:editId="61835FB7">
            <wp:extent cx="5733415" cy="5325110"/>
            <wp:effectExtent l="0" t="0" r="63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5325110"/>
                    </a:xfrm>
                    <a:prstGeom prst="rect">
                      <a:avLst/>
                    </a:prstGeom>
                  </pic:spPr>
                </pic:pic>
              </a:graphicData>
            </a:graphic>
          </wp:inline>
        </w:drawing>
      </w:r>
      <w:r>
        <w:rPr>
          <w:rStyle w:val="a7"/>
          <w:rFonts w:ascii="Helvetica" w:hAnsi="Helvetica" w:cs="Helvetica"/>
          <w:b w:val="0"/>
          <w:bCs w:val="0"/>
          <w:color w:val="333333"/>
        </w:rPr>
        <w:t xml:space="preserve"> Пример #1 Ассоциативность</w:t>
      </w:r>
    </w:p>
    <w:p w14:paraId="740D369F" w14:textId="77777777" w:rsidR="000B141F" w:rsidRPr="000B141F" w:rsidRDefault="000B141F" w:rsidP="000B141F">
      <w:pPr>
        <w:shd w:val="clear" w:color="auto" w:fill="FFFFFF"/>
        <w:rPr>
          <w:rFonts w:ascii="Helvetica" w:hAnsi="Helvetica" w:cs="Helvetica"/>
          <w:color w:val="333333"/>
          <w:lang w:val="en-US"/>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 </w:t>
      </w:r>
      <w:r>
        <w:rPr>
          <w:rStyle w:val="HTML"/>
          <w:rFonts w:eastAsia="Arial"/>
          <w:color w:val="007700"/>
        </w:rPr>
        <w:t>= </w:t>
      </w:r>
      <w:r>
        <w:rPr>
          <w:rStyle w:val="HTML"/>
          <w:rFonts w:eastAsia="Arial"/>
          <w:color w:val="0000BB"/>
        </w:rPr>
        <w:t>3 </w:t>
      </w:r>
      <w:r>
        <w:rPr>
          <w:rStyle w:val="HTML"/>
          <w:rFonts w:eastAsia="Arial"/>
          <w:color w:val="007700"/>
        </w:rPr>
        <w:t>* </w:t>
      </w:r>
      <w:r>
        <w:rPr>
          <w:rStyle w:val="HTML"/>
          <w:rFonts w:eastAsia="Arial"/>
          <w:color w:val="0000BB"/>
        </w:rPr>
        <w:t>3 </w:t>
      </w:r>
      <w:r>
        <w:rPr>
          <w:rStyle w:val="HTML"/>
          <w:rFonts w:eastAsia="Arial"/>
          <w:color w:val="007700"/>
        </w:rPr>
        <w:t>% </w:t>
      </w:r>
      <w:r>
        <w:rPr>
          <w:rStyle w:val="HTML"/>
          <w:rFonts w:eastAsia="Arial"/>
          <w:color w:val="0000BB"/>
        </w:rPr>
        <w:t>5</w:t>
      </w:r>
      <w:r>
        <w:rPr>
          <w:rStyle w:val="HTML"/>
          <w:rFonts w:eastAsia="Arial"/>
          <w:color w:val="007700"/>
        </w:rPr>
        <w:t>; </w:t>
      </w:r>
      <w:r>
        <w:rPr>
          <w:rStyle w:val="HTML"/>
          <w:rFonts w:eastAsia="Arial"/>
          <w:color w:val="FF8000"/>
        </w:rPr>
        <w:t>// (3 * 3) % 5 = 4</w:t>
      </w:r>
      <w:r>
        <w:rPr>
          <w:rFonts w:ascii="Courier New" w:hAnsi="Courier New" w:cs="Courier New"/>
          <w:color w:val="FF8000"/>
          <w:sz w:val="20"/>
          <w:szCs w:val="20"/>
        </w:rPr>
        <w:br/>
      </w:r>
      <w:r>
        <w:rPr>
          <w:rStyle w:val="HTML"/>
          <w:rFonts w:eastAsia="Arial"/>
          <w:color w:val="FF8000"/>
        </w:rPr>
        <w:t>// ассоциативность тернарных операторов отличается от C/C++</w:t>
      </w:r>
      <w:r>
        <w:rPr>
          <w:rFonts w:ascii="Courier New" w:hAnsi="Courier New" w:cs="Courier New"/>
          <w:color w:val="FF8000"/>
          <w:sz w:val="20"/>
          <w:szCs w:val="20"/>
        </w:rPr>
        <w:br/>
      </w:r>
      <w:r>
        <w:rPr>
          <w:rStyle w:val="HTML"/>
          <w:rFonts w:eastAsia="Arial"/>
          <w:color w:val="0000BB"/>
        </w:rPr>
        <w:t>$a </w:t>
      </w:r>
      <w:r>
        <w:rPr>
          <w:rStyle w:val="HTML"/>
          <w:rFonts w:eastAsia="Arial"/>
          <w:color w:val="007700"/>
        </w:rPr>
        <w:t>= </w:t>
      </w:r>
      <w:proofErr w:type="spellStart"/>
      <w:proofErr w:type="gramStart"/>
      <w:r>
        <w:rPr>
          <w:rStyle w:val="HTML"/>
          <w:rFonts w:eastAsia="Arial"/>
          <w:color w:val="0000BB"/>
        </w:rPr>
        <w:t>true</w:t>
      </w:r>
      <w:proofErr w:type="spellEnd"/>
      <w:r>
        <w:rPr>
          <w:rStyle w:val="HTML"/>
          <w:rFonts w:eastAsia="Arial"/>
          <w:color w:val="0000BB"/>
        </w:rPr>
        <w:t> </w:t>
      </w:r>
      <w:r>
        <w:rPr>
          <w:rStyle w:val="HTML"/>
          <w:rFonts w:eastAsia="Arial"/>
          <w:color w:val="007700"/>
        </w:rPr>
        <w:t>?</w:t>
      </w:r>
      <w:proofErr w:type="gramEnd"/>
      <w:r>
        <w:rPr>
          <w:rStyle w:val="HTML"/>
          <w:rFonts w:eastAsia="Arial"/>
          <w:color w:val="007700"/>
        </w:rPr>
        <w:t> </w:t>
      </w:r>
      <w:proofErr w:type="gramStart"/>
      <w:r w:rsidRPr="000B141F">
        <w:rPr>
          <w:rStyle w:val="HTML"/>
          <w:rFonts w:eastAsia="Arial"/>
          <w:color w:val="0000BB"/>
          <w:lang w:val="en-US"/>
        </w:rPr>
        <w:t>0 </w:t>
      </w:r>
      <w:r w:rsidRPr="000B141F">
        <w:rPr>
          <w:rStyle w:val="HTML"/>
          <w:rFonts w:eastAsia="Arial"/>
          <w:color w:val="007700"/>
          <w:lang w:val="en-US"/>
        </w:rPr>
        <w:t>:</w:t>
      </w:r>
      <w:proofErr w:type="gramEnd"/>
      <w:r w:rsidRPr="000B141F">
        <w:rPr>
          <w:rStyle w:val="HTML"/>
          <w:rFonts w:eastAsia="Arial"/>
          <w:color w:val="007700"/>
          <w:lang w:val="en-US"/>
        </w:rPr>
        <w:t> </w:t>
      </w:r>
      <w:r w:rsidRPr="000B141F">
        <w:rPr>
          <w:rStyle w:val="HTML"/>
          <w:rFonts w:eastAsia="Arial"/>
          <w:color w:val="0000BB"/>
          <w:lang w:val="en-US"/>
        </w:rPr>
        <w:t>true </w:t>
      </w:r>
      <w:r w:rsidRPr="000B141F">
        <w:rPr>
          <w:rStyle w:val="HTML"/>
          <w:rFonts w:eastAsia="Arial"/>
          <w:color w:val="007700"/>
          <w:lang w:val="en-US"/>
        </w:rPr>
        <w:t>? </w:t>
      </w:r>
      <w:proofErr w:type="gramStart"/>
      <w:r w:rsidRPr="000B141F">
        <w:rPr>
          <w:rStyle w:val="HTML"/>
          <w:rFonts w:eastAsia="Arial"/>
          <w:color w:val="0000BB"/>
          <w:lang w:val="en-US"/>
        </w:rPr>
        <w:t>1 </w:t>
      </w:r>
      <w:r w:rsidRPr="000B141F">
        <w:rPr>
          <w:rStyle w:val="HTML"/>
          <w:rFonts w:eastAsia="Arial"/>
          <w:color w:val="007700"/>
          <w:lang w:val="en-US"/>
        </w:rPr>
        <w:t>:</w:t>
      </w:r>
      <w:proofErr w:type="gramEnd"/>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 </w:t>
      </w:r>
      <w:r w:rsidRPr="000B141F">
        <w:rPr>
          <w:rStyle w:val="HTML"/>
          <w:rFonts w:eastAsia="Arial"/>
          <w:color w:val="FF8000"/>
          <w:lang w:val="en-US"/>
        </w:rPr>
        <w:t>// (true ? </w:t>
      </w:r>
      <w:proofErr w:type="gramStart"/>
      <w:r w:rsidRPr="000B141F">
        <w:rPr>
          <w:rStyle w:val="HTML"/>
          <w:rFonts w:eastAsia="Arial"/>
          <w:color w:val="FF8000"/>
          <w:lang w:val="en-US"/>
        </w:rPr>
        <w:t>0 :</w:t>
      </w:r>
      <w:proofErr w:type="gramEnd"/>
      <w:r w:rsidRPr="000B141F">
        <w:rPr>
          <w:rStyle w:val="HTML"/>
          <w:rFonts w:eastAsia="Arial"/>
          <w:color w:val="FF8000"/>
          <w:lang w:val="en-US"/>
        </w:rPr>
        <w:t> true) ? </w:t>
      </w:r>
      <w:proofErr w:type="gramStart"/>
      <w:r w:rsidRPr="000B141F">
        <w:rPr>
          <w:rStyle w:val="HTML"/>
          <w:rFonts w:eastAsia="Arial"/>
          <w:color w:val="FF8000"/>
          <w:lang w:val="en-US"/>
        </w:rPr>
        <w:t>1 :</w:t>
      </w:r>
      <w:proofErr w:type="gramEnd"/>
      <w:r w:rsidRPr="000B141F">
        <w:rPr>
          <w:rStyle w:val="HTML"/>
          <w:rFonts w:eastAsia="Arial"/>
          <w:color w:val="FF8000"/>
          <w:lang w:val="en-US"/>
        </w:rPr>
        <w:t> 2 = 2 (</w:t>
      </w:r>
      <w:r>
        <w:rPr>
          <w:rStyle w:val="HTML"/>
          <w:rFonts w:eastAsia="Arial"/>
          <w:color w:val="FF8000"/>
        </w:rPr>
        <w:t>до</w:t>
      </w:r>
      <w:r w:rsidRPr="000B141F">
        <w:rPr>
          <w:rStyle w:val="HTML"/>
          <w:rFonts w:eastAsia="Arial"/>
          <w:color w:val="FF8000"/>
          <w:lang w:val="en-US"/>
        </w:rPr>
        <w:t> PHP 8.0.0)</w:t>
      </w:r>
      <w:r w:rsidRPr="000B141F">
        <w:rPr>
          <w:rFonts w:ascii="Courier New" w:hAnsi="Courier New" w:cs="Courier New"/>
          <w:color w:val="FF8000"/>
          <w:sz w:val="20"/>
          <w:szCs w:val="20"/>
          <w:lang w:val="en-US"/>
        </w:rPr>
        <w:br/>
      </w:r>
      <w:r w:rsidRPr="000B141F">
        <w:rPr>
          <w:rFonts w:ascii="Courier New" w:hAnsi="Courier New" w:cs="Courier New"/>
          <w:color w:val="FF8000"/>
          <w:sz w:val="20"/>
          <w:szCs w:val="20"/>
          <w:lang w:val="en-US"/>
        </w:rPr>
        <w:br/>
      </w:r>
      <w:r w:rsidRPr="000B141F">
        <w:rPr>
          <w:rStyle w:val="HTML"/>
          <w:rFonts w:eastAsia="Arial"/>
          <w:color w:val="0000BB"/>
          <w:lang w:val="en-US"/>
        </w:rPr>
        <w:t>$a </w:t>
      </w:r>
      <w:r w:rsidRPr="000B141F">
        <w:rPr>
          <w:rStyle w:val="HTML"/>
          <w:rFonts w:eastAsia="Arial"/>
          <w:color w:val="007700"/>
          <w:lang w:val="en-US"/>
        </w:rPr>
        <w:t>= </w:t>
      </w:r>
      <w:r w:rsidRPr="000B141F">
        <w:rPr>
          <w:rStyle w:val="HTML"/>
          <w:rFonts w:eastAsia="Arial"/>
          <w:color w:val="0000BB"/>
          <w:lang w:val="en-US"/>
        </w:rPr>
        <w:t>1</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$b </w:t>
      </w:r>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$a </w:t>
      </w:r>
      <w:r w:rsidRPr="000B141F">
        <w:rPr>
          <w:rStyle w:val="HTML"/>
          <w:rFonts w:eastAsia="Arial"/>
          <w:color w:val="007700"/>
          <w:lang w:val="en-US"/>
        </w:rPr>
        <w:t>= </w:t>
      </w:r>
      <w:r w:rsidRPr="000B141F">
        <w:rPr>
          <w:rStyle w:val="HTML"/>
          <w:rFonts w:eastAsia="Arial"/>
          <w:color w:val="0000BB"/>
          <w:lang w:val="en-US"/>
        </w:rPr>
        <w:t>$b </w:t>
      </w:r>
      <w:r w:rsidRPr="000B141F">
        <w:rPr>
          <w:rStyle w:val="HTML"/>
          <w:rFonts w:eastAsia="Arial"/>
          <w:color w:val="007700"/>
          <w:lang w:val="en-US"/>
        </w:rPr>
        <w:t>+= </w:t>
      </w:r>
      <w:r w:rsidRPr="000B141F">
        <w:rPr>
          <w:rStyle w:val="HTML"/>
          <w:rFonts w:eastAsia="Arial"/>
          <w:color w:val="0000BB"/>
          <w:lang w:val="en-US"/>
        </w:rPr>
        <w:t>3</w:t>
      </w:r>
      <w:r w:rsidRPr="000B141F">
        <w:rPr>
          <w:rStyle w:val="HTML"/>
          <w:rFonts w:eastAsia="Arial"/>
          <w:color w:val="007700"/>
          <w:lang w:val="en-US"/>
        </w:rPr>
        <w:t>; </w:t>
      </w:r>
      <w:r w:rsidRPr="000B141F">
        <w:rPr>
          <w:rStyle w:val="HTML"/>
          <w:rFonts w:eastAsia="Arial"/>
          <w:color w:val="FF8000"/>
          <w:lang w:val="en-US"/>
        </w:rPr>
        <w:t>// $a = ($b += 3) -&gt; $a = 5, $b = 5</w:t>
      </w:r>
      <w:r w:rsidRPr="000B141F">
        <w:rPr>
          <w:rFonts w:ascii="Courier New" w:hAnsi="Courier New" w:cs="Courier New"/>
          <w:color w:val="FF8000"/>
          <w:sz w:val="20"/>
          <w:szCs w:val="20"/>
          <w:lang w:val="en-US"/>
        </w:rPr>
        <w:br/>
      </w:r>
      <w:r w:rsidRPr="000B141F">
        <w:rPr>
          <w:rStyle w:val="HTML"/>
          <w:rFonts w:eastAsia="Arial"/>
          <w:color w:val="0000BB"/>
          <w:lang w:val="en-US"/>
        </w:rPr>
        <w:t>?&gt;</w:t>
      </w:r>
    </w:p>
    <w:p w14:paraId="39F56BE5"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Приоритет и ассоциативность оператора определяет только то, как группируется выражение, а не порядок его вычисления. Обычно PHP не указывает, в каком порядке вычисляются выражения и кода, который предполагает специфичный порядок вычисления следует </w:t>
      </w:r>
      <w:proofErr w:type="gramStart"/>
      <w:r>
        <w:rPr>
          <w:rFonts w:ascii="Helvetica" w:hAnsi="Helvetica" w:cs="Helvetica"/>
          <w:color w:val="333333"/>
        </w:rPr>
        <w:t>избегать, потому, что</w:t>
      </w:r>
      <w:proofErr w:type="gramEnd"/>
      <w:r>
        <w:rPr>
          <w:rFonts w:ascii="Helvetica" w:hAnsi="Helvetica" w:cs="Helvetica"/>
          <w:color w:val="333333"/>
        </w:rPr>
        <w:t xml:space="preserve"> поведение может меняться в разных версиях PHP или в зависимости от окружающего кода.</w:t>
      </w:r>
    </w:p>
    <w:p w14:paraId="17390D08"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lastRenderedPageBreak/>
        <w:t>Пример #2 Неопределённый порядок вычисления</w:t>
      </w:r>
    </w:p>
    <w:p w14:paraId="02B5A169"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 </w:t>
      </w:r>
      <w:r>
        <w:rPr>
          <w:rStyle w:val="HTML"/>
          <w:rFonts w:eastAsia="Arial"/>
          <w:color w:val="007700"/>
        </w:rPr>
        <w:t>=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$a </w:t>
      </w:r>
      <w:r>
        <w:rPr>
          <w:rStyle w:val="HTML"/>
          <w:rFonts w:eastAsia="Arial"/>
          <w:color w:val="007700"/>
        </w:rPr>
        <w:t>+ </w:t>
      </w:r>
      <w:r>
        <w:rPr>
          <w:rStyle w:val="HTML"/>
          <w:rFonts w:eastAsia="Arial"/>
          <w:color w:val="0000BB"/>
        </w:rPr>
        <w:t>$a</w:t>
      </w:r>
      <w:r>
        <w:rPr>
          <w:rStyle w:val="HTML"/>
          <w:rFonts w:eastAsia="Arial"/>
          <w:color w:val="007700"/>
        </w:rPr>
        <w:t>++; </w:t>
      </w:r>
      <w:r>
        <w:rPr>
          <w:rStyle w:val="HTML"/>
          <w:rFonts w:eastAsia="Arial"/>
          <w:color w:val="FF8000"/>
        </w:rPr>
        <w:t>// может вывести как </w:t>
      </w:r>
      <w:proofErr w:type="gramStart"/>
      <w:r>
        <w:rPr>
          <w:rStyle w:val="HTML"/>
          <w:rFonts w:eastAsia="Arial"/>
          <w:color w:val="FF8000"/>
        </w:rPr>
        <w:t>2</w:t>
      </w:r>
      <w:proofErr w:type="gramEnd"/>
      <w:r>
        <w:rPr>
          <w:rStyle w:val="HTML"/>
          <w:rFonts w:eastAsia="Arial"/>
          <w:color w:val="FF8000"/>
        </w:rPr>
        <w:t> так и 3</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$i </w:t>
      </w:r>
      <w:r>
        <w:rPr>
          <w:rStyle w:val="HTML"/>
          <w:rFonts w:eastAsia="Arial"/>
          <w:color w:val="007700"/>
        </w:rPr>
        <w:t>=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Style w:val="HTML"/>
          <w:rFonts w:eastAsia="Arial"/>
          <w:color w:val="0000BB"/>
        </w:rPr>
        <w:t>$i</w:t>
      </w:r>
      <w:r>
        <w:rPr>
          <w:rStyle w:val="HTML"/>
          <w:rFonts w:eastAsia="Arial"/>
          <w:color w:val="007700"/>
        </w:rPr>
        <w:t>] = </w:t>
      </w:r>
      <w:r>
        <w:rPr>
          <w:rStyle w:val="HTML"/>
          <w:rFonts w:eastAsia="Arial"/>
          <w:color w:val="0000BB"/>
        </w:rPr>
        <w:t>$i</w:t>
      </w:r>
      <w:r>
        <w:rPr>
          <w:rStyle w:val="HTML"/>
          <w:rFonts w:eastAsia="Arial"/>
          <w:color w:val="007700"/>
        </w:rPr>
        <w:t>++; </w:t>
      </w:r>
      <w:r>
        <w:rPr>
          <w:rStyle w:val="HTML"/>
          <w:rFonts w:eastAsia="Arial"/>
          <w:color w:val="FF8000"/>
        </w:rPr>
        <w:t>// может установить индекс как 1, так 2</w:t>
      </w:r>
      <w:r>
        <w:rPr>
          <w:rFonts w:ascii="Courier New" w:hAnsi="Courier New" w:cs="Courier New"/>
          <w:color w:val="FF8000"/>
          <w:sz w:val="20"/>
          <w:szCs w:val="20"/>
        </w:rPr>
        <w:br/>
      </w:r>
      <w:r>
        <w:rPr>
          <w:rStyle w:val="HTML"/>
          <w:rFonts w:eastAsia="Arial"/>
          <w:color w:val="0000BB"/>
        </w:rPr>
        <w:t>?&gt;</w:t>
      </w:r>
    </w:p>
    <w:p w14:paraId="0CFDE0C9"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#3 </w:t>
      </w:r>
      <w:r>
        <w:rPr>
          <w:rStyle w:val="HTML"/>
          <w:color w:val="333333"/>
        </w:rPr>
        <w:t>+</w:t>
      </w:r>
      <w:r>
        <w:rPr>
          <w:rStyle w:val="a7"/>
          <w:rFonts w:ascii="Helvetica" w:hAnsi="Helvetica" w:cs="Helvetica"/>
          <w:b w:val="0"/>
          <w:bCs w:val="0"/>
          <w:color w:val="333333"/>
        </w:rPr>
        <w:t>, </w:t>
      </w:r>
      <w:r>
        <w:rPr>
          <w:rStyle w:val="HTML"/>
          <w:color w:val="333333"/>
        </w:rPr>
        <w:t>-</w:t>
      </w:r>
      <w:r>
        <w:rPr>
          <w:rStyle w:val="a7"/>
          <w:rFonts w:ascii="Helvetica" w:hAnsi="Helvetica" w:cs="Helvetica"/>
          <w:b w:val="0"/>
          <w:bCs w:val="0"/>
          <w:color w:val="333333"/>
        </w:rPr>
        <w:t> </w:t>
      </w:r>
      <w:proofErr w:type="gramStart"/>
      <w:r>
        <w:rPr>
          <w:rStyle w:val="a7"/>
          <w:rFonts w:ascii="Helvetica" w:hAnsi="Helvetica" w:cs="Helvetica"/>
          <w:b w:val="0"/>
          <w:bCs w:val="0"/>
          <w:color w:val="333333"/>
        </w:rPr>
        <w:t>и </w:t>
      </w:r>
      <w:r>
        <w:rPr>
          <w:rStyle w:val="HTML"/>
          <w:color w:val="333333"/>
        </w:rPr>
        <w:t>.</w:t>
      </w:r>
      <w:proofErr w:type="gramEnd"/>
      <w:r>
        <w:rPr>
          <w:rStyle w:val="a7"/>
          <w:rFonts w:ascii="Helvetica" w:hAnsi="Helvetica" w:cs="Helvetica"/>
          <w:b w:val="0"/>
          <w:bCs w:val="0"/>
          <w:color w:val="333333"/>
        </w:rPr>
        <w:t> имеют одинаковый приоритет (до PHP 8.0.0)</w:t>
      </w:r>
    </w:p>
    <w:p w14:paraId="02A535E0"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$x </w:t>
      </w:r>
      <w:r>
        <w:rPr>
          <w:rStyle w:val="HTML"/>
          <w:rFonts w:eastAsia="Arial"/>
          <w:color w:val="007700"/>
        </w:rPr>
        <w: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следующий код может выдать неожиданный результат: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1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w:t>
      </w:r>
      <w:proofErr w:type="gramStart"/>
      <w:r>
        <w:rPr>
          <w:rStyle w:val="HTML"/>
          <w:rFonts w:eastAsia="Arial"/>
          <w:color w:val="0000BB"/>
        </w:rPr>
        <w:t>1 </w:t>
      </w:r>
      <w:r>
        <w:rPr>
          <w:rStyle w:val="HTML"/>
          <w:rFonts w:eastAsia="Arial"/>
          <w:color w:val="007700"/>
        </w:rPr>
        <w:t>.</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поскольку он вычисляется таким образом (до PHP 8.0.0):</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один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 - </w:t>
      </w:r>
      <w:r>
        <w:rPr>
          <w:rStyle w:val="HTML"/>
          <w:rFonts w:eastAsia="Arial"/>
          <w:color w:val="0000BB"/>
        </w:rPr>
        <w:t>1</w:t>
      </w:r>
      <w:proofErr w:type="gramStart"/>
      <w:r>
        <w:rPr>
          <w:rStyle w:val="HTML"/>
          <w:rFonts w:eastAsia="Arial"/>
          <w:color w:val="007700"/>
        </w:rPr>
        <w:t>) .</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требуемый приоритет следует задать скобками:</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1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w:t>
      </w:r>
      <w:r>
        <w:rPr>
          <w:rStyle w:val="HTML"/>
          <w:rFonts w:eastAsia="Arial"/>
          <w:color w:val="0000BB"/>
        </w:rPr>
        <w:t>1</w:t>
      </w:r>
      <w:proofErr w:type="gramStart"/>
      <w:r>
        <w:rPr>
          <w:rStyle w:val="HTML"/>
          <w:rFonts w:eastAsia="Arial"/>
          <w:color w:val="007700"/>
        </w:rPr>
        <w:t>) .</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171074FC"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D64AEFB" w14:textId="77777777" w:rsidR="000B141F" w:rsidRDefault="000B141F" w:rsidP="000B141F">
      <w:pPr>
        <w:pStyle w:val="HTML0"/>
        <w:shd w:val="clear" w:color="auto" w:fill="FFFFFF"/>
        <w:rPr>
          <w:color w:val="333333"/>
        </w:rPr>
      </w:pPr>
      <w:r>
        <w:rPr>
          <w:color w:val="333333"/>
        </w:rPr>
        <w:t>-1, ну я надеюсь</w:t>
      </w:r>
    </w:p>
    <w:p w14:paraId="4A99CF65" w14:textId="77777777" w:rsidR="000B141F" w:rsidRDefault="000B141F" w:rsidP="000B141F">
      <w:pPr>
        <w:pStyle w:val="HTML0"/>
        <w:shd w:val="clear" w:color="auto" w:fill="FFFFFF"/>
        <w:rPr>
          <w:color w:val="333333"/>
        </w:rPr>
      </w:pPr>
      <w:r>
        <w:rPr>
          <w:color w:val="333333"/>
        </w:rPr>
        <w:t>-1, ну я надеюсь</w:t>
      </w:r>
    </w:p>
    <w:p w14:paraId="09B63D9F" w14:textId="77777777" w:rsidR="000B141F" w:rsidRDefault="000B141F" w:rsidP="000B141F">
      <w:pPr>
        <w:pStyle w:val="HTML0"/>
        <w:shd w:val="clear" w:color="auto" w:fill="FFFFFF"/>
        <w:rPr>
          <w:color w:val="333333"/>
        </w:rPr>
      </w:pPr>
      <w:r>
        <w:rPr>
          <w:color w:val="333333"/>
        </w:rPr>
        <w:t>x минус один равно 3, ну я надеюсь</w:t>
      </w:r>
    </w:p>
    <w:p w14:paraId="2F66ADC4"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11250A1A"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Несмотря на то, что </w:t>
      </w:r>
      <w:r>
        <w:rPr>
          <w:rStyle w:val="HTML"/>
          <w:color w:val="333333"/>
        </w:rPr>
        <w:t>=</w:t>
      </w:r>
      <w:r>
        <w:rPr>
          <w:rFonts w:ascii="Helvetica" w:hAnsi="Helvetica" w:cs="Helvetica"/>
          <w:color w:val="333333"/>
        </w:rPr>
        <w:t> имеет более низкий приоритет, чем большинство других операторов, PHP всё же позволяет делать так: </w:t>
      </w:r>
      <w:proofErr w:type="spellStart"/>
      <w:r>
        <w:rPr>
          <w:rStyle w:val="HTML"/>
          <w:color w:val="333333"/>
        </w:rPr>
        <w:t>if</w:t>
      </w:r>
      <w:proofErr w:type="spellEnd"/>
      <w:r>
        <w:rPr>
          <w:rStyle w:val="HTML"/>
          <w:color w:val="333333"/>
        </w:rPr>
        <w:t xml:space="preserve"> </w:t>
      </w:r>
      <w:proofErr w:type="gramStart"/>
      <w:r>
        <w:rPr>
          <w:rStyle w:val="HTML"/>
          <w:color w:val="333333"/>
        </w:rPr>
        <w:t>(!$</w:t>
      </w:r>
      <w:proofErr w:type="gramEnd"/>
      <w:r>
        <w:rPr>
          <w:rStyle w:val="HTML"/>
          <w:color w:val="333333"/>
        </w:rPr>
        <w:t xml:space="preserve">a = </w:t>
      </w:r>
      <w:proofErr w:type="spellStart"/>
      <w:r>
        <w:rPr>
          <w:rStyle w:val="HTML"/>
          <w:color w:val="333333"/>
        </w:rPr>
        <w:t>foo</w:t>
      </w:r>
      <w:proofErr w:type="spellEnd"/>
      <w:r>
        <w:rPr>
          <w:rStyle w:val="HTML"/>
          <w:color w:val="333333"/>
        </w:rPr>
        <w:t>())</w:t>
      </w:r>
      <w:r>
        <w:rPr>
          <w:rFonts w:ascii="Helvetica" w:hAnsi="Helvetica" w:cs="Helvetica"/>
          <w:color w:val="333333"/>
        </w:rPr>
        <w:t>, в этом примере результат выполнения </w:t>
      </w:r>
      <w:proofErr w:type="spellStart"/>
      <w:r>
        <w:rPr>
          <w:rStyle w:val="HTML"/>
          <w:color w:val="333333"/>
        </w:rPr>
        <w:t>foo</w:t>
      </w:r>
      <w:proofErr w:type="spellEnd"/>
      <w:r>
        <w:rPr>
          <w:rStyle w:val="HTML"/>
          <w:color w:val="333333"/>
        </w:rPr>
        <w:t>()</w:t>
      </w:r>
      <w:r>
        <w:rPr>
          <w:rFonts w:ascii="Helvetica" w:hAnsi="Helvetica" w:cs="Helvetica"/>
          <w:color w:val="333333"/>
        </w:rPr>
        <w:t> будет присвоен </w:t>
      </w:r>
      <w:r>
        <w:rPr>
          <w:rStyle w:val="HTML2"/>
          <w:rFonts w:ascii="Courier New" w:hAnsi="Courier New" w:cs="Courier New"/>
          <w:color w:val="333333"/>
          <w:sz w:val="21"/>
          <w:szCs w:val="21"/>
          <w:shd w:val="clear" w:color="auto" w:fill="E6E6E6"/>
        </w:rPr>
        <w:t>$a</w:t>
      </w:r>
      <w:r>
        <w:rPr>
          <w:rFonts w:ascii="Helvetica" w:hAnsi="Helvetica" w:cs="Helvetica"/>
          <w:color w:val="333333"/>
        </w:rPr>
        <w:t>.</w:t>
      </w:r>
    </w:p>
    <w:p w14:paraId="0AE5E0C0" w14:textId="77777777" w:rsidR="000B141F" w:rsidRDefault="000B141F" w:rsidP="008B438E">
      <w:pPr>
        <w:rPr>
          <w:rFonts w:ascii="Times New Roman" w:hAnsi="Times New Roman" w:cs="Times New Roman"/>
          <w:sz w:val="24"/>
          <w:szCs w:val="24"/>
        </w:rPr>
      </w:pPr>
    </w:p>
    <w:p w14:paraId="40EE62D5" w14:textId="77777777"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59.Опишите реализацию конкатенации строк в PHP. </w:t>
      </w:r>
    </w:p>
    <w:p w14:paraId="0FA8DB84" w14:textId="77777777" w:rsidR="000B141F" w:rsidRDefault="000B141F" w:rsidP="000B141F">
      <w:pPr>
        <w:pStyle w:val="2"/>
        <w:shd w:val="clear" w:color="auto" w:fill="F2F2F2"/>
        <w:rPr>
          <w:rFonts w:ascii="Helvetica" w:hAnsi="Helvetica" w:cs="Helvetica"/>
          <w:color w:val="793862"/>
        </w:rPr>
      </w:pPr>
      <w:r>
        <w:rPr>
          <w:rFonts w:ascii="Helvetica" w:hAnsi="Helvetica" w:cs="Helvetica"/>
          <w:b/>
          <w:bCs/>
          <w:color w:val="793862"/>
        </w:rPr>
        <w:t>Строковые операторы</w:t>
      </w:r>
      <w:hyperlink r:id="rId53" w:anchor="language.operators.string" w:history="1">
        <w:r>
          <w:rPr>
            <w:rStyle w:val="a8"/>
            <w:rFonts w:ascii="Helvetica" w:hAnsi="Helvetica" w:cs="Helvetica"/>
            <w:b/>
            <w:bCs/>
            <w:bdr w:val="none" w:sz="0" w:space="0" w:color="auto" w:frame="1"/>
          </w:rPr>
          <w:t> ¶</w:t>
        </w:r>
      </w:hyperlink>
    </w:p>
    <w:p w14:paraId="5BFA00C3" w14:textId="77777777" w:rsidR="000B141F" w:rsidRDefault="000B141F" w:rsidP="000B141F">
      <w:pPr>
        <w:pStyle w:val="simpara"/>
        <w:shd w:val="clear" w:color="auto" w:fill="F2F2F2"/>
        <w:rPr>
          <w:rFonts w:ascii="Helvetica" w:hAnsi="Helvetica" w:cs="Helvetica"/>
          <w:color w:val="333333"/>
        </w:rPr>
      </w:pPr>
      <w:r>
        <w:rPr>
          <w:rFonts w:ascii="Helvetica" w:hAnsi="Helvetica" w:cs="Helvetica"/>
          <w:color w:val="333333"/>
        </w:rPr>
        <w:t>В PHP есть два оператора для работы со строками (</w:t>
      </w:r>
      <w:proofErr w:type="spellStart"/>
      <w:r>
        <w:rPr>
          <w:rStyle w:val="type"/>
          <w:rFonts w:ascii="Helvetica" w:hAnsi="Helvetica" w:cs="Helvetica"/>
          <w:color w:val="333333"/>
        </w:rPr>
        <w:t>string</w:t>
      </w:r>
      <w:proofErr w:type="spellEnd"/>
      <w:r>
        <w:rPr>
          <w:rFonts w:ascii="Helvetica" w:hAnsi="Helvetica" w:cs="Helvetica"/>
          <w:color w:val="333333"/>
        </w:rPr>
        <w:t>). Первый - оператор конкатенации ('.'), который возвращает строку, представляющую собой соединение левого и правого аргумента. Второй - оператор присваивания с конкатенацией (</w:t>
      </w:r>
      <w:proofErr w:type="gramStart"/>
      <w:r>
        <w:rPr>
          <w:rFonts w:ascii="Helvetica" w:hAnsi="Helvetica" w:cs="Helvetica"/>
          <w:color w:val="333333"/>
        </w:rPr>
        <w:t>'</w:t>
      </w:r>
      <w:r>
        <w:rPr>
          <w:rStyle w:val="HTML"/>
          <w:color w:val="333333"/>
        </w:rPr>
        <w:t>.=</w:t>
      </w:r>
      <w:proofErr w:type="gramEnd"/>
      <w:r>
        <w:rPr>
          <w:rFonts w:ascii="Helvetica" w:hAnsi="Helvetica" w:cs="Helvetica"/>
          <w:color w:val="333333"/>
        </w:rPr>
        <w:t>'), который присоединяет правый аргумент к левому. Для получения более полной информации ознакомьтесь с разделом </w:t>
      </w:r>
      <w:hyperlink r:id="rId54" w:history="1">
        <w:r>
          <w:rPr>
            <w:rStyle w:val="a8"/>
            <w:rFonts w:ascii="Helvetica" w:hAnsi="Helvetica" w:cs="Helvetica"/>
            <w:color w:val="336699"/>
          </w:rPr>
          <w:t>Операторы присваивания</w:t>
        </w:r>
      </w:hyperlink>
      <w:r>
        <w:rPr>
          <w:rFonts w:ascii="Helvetica" w:hAnsi="Helvetica" w:cs="Helvetica"/>
          <w:color w:val="333333"/>
        </w:rPr>
        <w:t>.</w:t>
      </w:r>
    </w:p>
    <w:p w14:paraId="20FC2051" w14:textId="77777777" w:rsidR="000B141F" w:rsidRDefault="000B141F" w:rsidP="000B141F">
      <w:pPr>
        <w:shd w:val="clear" w:color="auto" w:fill="FFFFFF"/>
        <w:rPr>
          <w:rFonts w:ascii="Helvetica" w:hAnsi="Helvetica" w:cs="Helvetica"/>
          <w:color w:val="333333"/>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r w:rsidRPr="000B141F">
        <w:rPr>
          <w:rStyle w:val="HTML"/>
          <w:rFonts w:eastAsia="Arial"/>
          <w:color w:val="0000BB"/>
          <w:lang w:val="en-US"/>
        </w:rPr>
        <w:t>$a </w:t>
      </w:r>
      <w:r w:rsidRPr="000B141F">
        <w:rPr>
          <w:rStyle w:val="HTML"/>
          <w:rFonts w:eastAsia="Arial"/>
          <w:color w:val="007700"/>
          <w:lang w:val="en-US"/>
        </w:rPr>
        <w:t>= </w:t>
      </w:r>
      <w:r w:rsidRPr="000B141F">
        <w:rPr>
          <w:rStyle w:val="HTML"/>
          <w:rFonts w:eastAsia="Arial"/>
          <w:color w:val="DD0000"/>
          <w:lang w:val="en-US"/>
        </w:rPr>
        <w:t>"</w:t>
      </w:r>
      <w:r>
        <w:rPr>
          <w:rStyle w:val="HTML"/>
          <w:rFonts w:eastAsia="Arial"/>
          <w:color w:val="DD0000"/>
        </w:rPr>
        <w:t>Привет</w:t>
      </w:r>
      <w:r w:rsidRPr="000B141F">
        <w:rPr>
          <w:rStyle w:val="HTML"/>
          <w:rFonts w:eastAsia="Arial"/>
          <w:color w:val="DD0000"/>
          <w:lang w:val="en-US"/>
        </w:rPr>
        <w:t>, "</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$b </w:t>
      </w:r>
      <w:r w:rsidRPr="000B141F">
        <w:rPr>
          <w:rStyle w:val="HTML"/>
          <w:rFonts w:eastAsia="Arial"/>
          <w:color w:val="007700"/>
          <w:lang w:val="en-US"/>
        </w:rPr>
        <w:t>= </w:t>
      </w:r>
      <w:r w:rsidRPr="000B141F">
        <w:rPr>
          <w:rStyle w:val="HTML"/>
          <w:rFonts w:eastAsia="Arial"/>
          <w:color w:val="0000BB"/>
          <w:lang w:val="en-US"/>
        </w:rPr>
        <w:t>$</w:t>
      </w:r>
      <w:proofErr w:type="gramStart"/>
      <w:r w:rsidRPr="000B141F">
        <w:rPr>
          <w:rStyle w:val="HTML"/>
          <w:rFonts w:eastAsia="Arial"/>
          <w:color w:val="0000BB"/>
          <w:lang w:val="en-US"/>
        </w:rPr>
        <w:t>a </w:t>
      </w:r>
      <w:r w:rsidRPr="000B141F">
        <w:rPr>
          <w:rStyle w:val="HTML"/>
          <w:rFonts w:eastAsia="Arial"/>
          <w:color w:val="007700"/>
          <w:lang w:val="en-US"/>
        </w:rPr>
        <w:t>.</w:t>
      </w:r>
      <w:proofErr w:type="gramEnd"/>
      <w:r w:rsidRPr="000B141F">
        <w:rPr>
          <w:rStyle w:val="HTML"/>
          <w:rFonts w:eastAsia="Arial"/>
          <w:color w:val="007700"/>
          <w:lang w:val="en-US"/>
        </w:rPr>
        <w:t> </w:t>
      </w:r>
      <w:r>
        <w:rPr>
          <w:rStyle w:val="HTML"/>
          <w:rFonts w:eastAsia="Arial"/>
          <w:color w:val="DD0000"/>
        </w:rPr>
        <w:t>"Мир!"</w:t>
      </w:r>
      <w:r>
        <w:rPr>
          <w:rStyle w:val="HTML"/>
          <w:rFonts w:eastAsia="Arial"/>
          <w:color w:val="007700"/>
        </w:rPr>
        <w:t>; </w:t>
      </w:r>
      <w:r>
        <w:rPr>
          <w:rStyle w:val="HTML"/>
          <w:rFonts w:eastAsia="Arial"/>
          <w:color w:val="FF8000"/>
        </w:rPr>
        <w:t>// $b теперь содержит строку "Привет, Мир!"</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$a </w:t>
      </w:r>
      <w:r>
        <w:rPr>
          <w:rStyle w:val="HTML"/>
          <w:rFonts w:eastAsia="Arial"/>
          <w:color w:val="007700"/>
        </w:rPr>
        <w:t>= </w:t>
      </w:r>
      <w:r>
        <w:rPr>
          <w:rStyle w:val="HTML"/>
          <w:rFonts w:eastAsia="Arial"/>
          <w:color w:val="DD0000"/>
        </w:rPr>
        <w:t>"Привет, "</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gramStart"/>
      <w:r>
        <w:rPr>
          <w:rStyle w:val="HTML"/>
          <w:rFonts w:eastAsia="Arial"/>
          <w:color w:val="0000BB"/>
        </w:rPr>
        <w:t>a </w:t>
      </w:r>
      <w:r>
        <w:rPr>
          <w:rStyle w:val="HTML"/>
          <w:rFonts w:eastAsia="Arial"/>
          <w:color w:val="007700"/>
        </w:rPr>
        <w:t>.</w:t>
      </w:r>
      <w:proofErr w:type="gramEnd"/>
      <w:r>
        <w:rPr>
          <w:rStyle w:val="HTML"/>
          <w:rFonts w:eastAsia="Arial"/>
          <w:color w:val="007700"/>
        </w:rPr>
        <w:t>= </w:t>
      </w:r>
      <w:r>
        <w:rPr>
          <w:rStyle w:val="HTML"/>
          <w:rFonts w:eastAsia="Arial"/>
          <w:color w:val="DD0000"/>
        </w:rPr>
        <w:t>"Мир!"</w:t>
      </w:r>
      <w:r>
        <w:rPr>
          <w:rStyle w:val="HTML"/>
          <w:rFonts w:eastAsia="Arial"/>
          <w:color w:val="007700"/>
        </w:rPr>
        <w:t>;     </w:t>
      </w:r>
      <w:r>
        <w:rPr>
          <w:rStyle w:val="HTML"/>
          <w:rFonts w:eastAsia="Arial"/>
          <w:color w:val="FF8000"/>
        </w:rPr>
        <w:t>// $a теперь содержит строку "Привет, Мир!"</w:t>
      </w:r>
      <w:r>
        <w:rPr>
          <w:rFonts w:ascii="Courier New" w:hAnsi="Courier New" w:cs="Courier New"/>
          <w:color w:val="FF8000"/>
          <w:sz w:val="20"/>
          <w:szCs w:val="20"/>
        </w:rPr>
        <w:br/>
      </w:r>
      <w:r>
        <w:rPr>
          <w:rStyle w:val="HTML"/>
          <w:rFonts w:eastAsia="Arial"/>
          <w:color w:val="0000BB"/>
        </w:rPr>
        <w:t>?&gt;</w:t>
      </w:r>
    </w:p>
    <w:p w14:paraId="2CBCADE9" w14:textId="77777777"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60.Опишите принцип разделения инструкций в PHP. </w:t>
      </w:r>
    </w:p>
    <w:p w14:paraId="0BEB3BCF" w14:textId="77777777" w:rsidR="000B141F" w:rsidRDefault="000B141F" w:rsidP="000B141F">
      <w:pPr>
        <w:pStyle w:val="2"/>
        <w:shd w:val="clear" w:color="auto" w:fill="F2F2F2"/>
        <w:rPr>
          <w:rFonts w:ascii="Helvetica" w:hAnsi="Helvetica" w:cs="Helvetica"/>
          <w:color w:val="793862"/>
        </w:rPr>
      </w:pPr>
      <w:r>
        <w:rPr>
          <w:rFonts w:ascii="Helvetica" w:hAnsi="Helvetica" w:cs="Helvetica"/>
          <w:b/>
          <w:bCs/>
          <w:color w:val="793862"/>
        </w:rPr>
        <w:t>Разделение инструкций</w:t>
      </w:r>
      <w:hyperlink r:id="rId55" w:anchor="language.basic-syntax.instruction-separation" w:history="1">
        <w:r>
          <w:rPr>
            <w:rStyle w:val="a8"/>
            <w:rFonts w:ascii="Helvetica" w:hAnsi="Helvetica" w:cs="Helvetica"/>
            <w:b/>
            <w:bCs/>
            <w:bdr w:val="none" w:sz="0" w:space="0" w:color="auto" w:frame="1"/>
          </w:rPr>
          <w:t> ¶</w:t>
        </w:r>
      </w:hyperlink>
    </w:p>
    <w:p w14:paraId="5A622A99"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Как в C или Perl, PHP требует окончания инструкций точкой запятой в конце каждой инструкции. Закрывающий тег блока PHP-кода автоматически применяет точку с запятой; т.е. нет необходимости ставить точку с запятой в конце последней строки блока с PHP-кодом. Закрывающий тег блока "поглотит" немедленно следующий за ним переход на новую строку, если таковой будет обнаружен.</w:t>
      </w:r>
    </w:p>
    <w:p w14:paraId="03091B79"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 Пример, показывающий закрывающий тег, охватывающий завершающую новую строку</w:t>
      </w:r>
    </w:p>
    <w:p w14:paraId="0F6FAABB"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Style w:val="HTML"/>
          <w:rFonts w:eastAsia="Arial"/>
          <w:color w:val="0000BB"/>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"Какой-то текст"</w:t>
      </w:r>
      <w:r>
        <w:rPr>
          <w:rStyle w:val="HTML"/>
          <w:rFonts w:eastAsia="Arial"/>
          <w:color w:val="007700"/>
        </w:rPr>
        <w:t>; </w:t>
      </w:r>
      <w:r>
        <w:rPr>
          <w:rStyle w:val="HTML"/>
          <w:rFonts w:eastAsia="Arial"/>
          <w:color w:val="0000BB"/>
        </w:rPr>
        <w:t>?&gt;</w:t>
      </w:r>
      <w:r>
        <w:rPr>
          <w:rFonts w:ascii="Courier New" w:hAnsi="Courier New" w:cs="Courier New"/>
          <w:color w:val="0000BB"/>
          <w:sz w:val="20"/>
          <w:szCs w:val="20"/>
        </w:rPr>
        <w:br/>
      </w:r>
      <w:r>
        <w:rPr>
          <w:rStyle w:val="HTML"/>
          <w:rFonts w:eastAsia="Arial"/>
          <w:color w:val="000000"/>
        </w:rPr>
        <w:t>Нет новой строки</w:t>
      </w:r>
      <w:r>
        <w:rPr>
          <w:rFonts w:ascii="Courier New" w:hAnsi="Courier New" w:cs="Courier New"/>
          <w:color w:val="000000"/>
          <w:sz w:val="20"/>
          <w:szCs w:val="20"/>
        </w:rPr>
        <w:br/>
      </w:r>
      <w:proofErr w:type="gramStart"/>
      <w:r>
        <w:rPr>
          <w:rStyle w:val="HTML"/>
          <w:rFonts w:eastAsia="Arial"/>
          <w:color w:val="0000BB"/>
        </w:rPr>
        <w:t>&lt;?=</w:t>
      </w:r>
      <w:proofErr w:type="gramEnd"/>
      <w:r>
        <w:rPr>
          <w:rStyle w:val="HTML"/>
          <w:rFonts w:eastAsia="Arial"/>
          <w:color w:val="0000BB"/>
        </w:rPr>
        <w:t> </w:t>
      </w:r>
      <w:r>
        <w:rPr>
          <w:rStyle w:val="HTML"/>
          <w:rFonts w:eastAsia="Arial"/>
          <w:color w:val="DD0000"/>
        </w:rPr>
        <w:t>"А сейчас, новая строка" </w:t>
      </w:r>
      <w:r>
        <w:rPr>
          <w:rStyle w:val="HTML"/>
          <w:rFonts w:eastAsia="Arial"/>
          <w:color w:val="0000BB"/>
        </w:rPr>
        <w:t>?&gt;</w:t>
      </w:r>
    </w:p>
    <w:p w14:paraId="49F57D22"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9CE70D8" w14:textId="77777777" w:rsidR="000B141F" w:rsidRDefault="000B141F" w:rsidP="000B141F">
      <w:pPr>
        <w:pStyle w:val="HTML0"/>
        <w:shd w:val="clear" w:color="auto" w:fill="FFFFFF"/>
        <w:rPr>
          <w:color w:val="333333"/>
        </w:rPr>
      </w:pPr>
      <w:r>
        <w:rPr>
          <w:color w:val="333333"/>
        </w:rPr>
        <w:t xml:space="preserve">Какой-то </w:t>
      </w:r>
      <w:proofErr w:type="spellStart"/>
      <w:r>
        <w:rPr>
          <w:color w:val="333333"/>
        </w:rPr>
        <w:t>текстНет</w:t>
      </w:r>
      <w:proofErr w:type="spellEnd"/>
      <w:r>
        <w:rPr>
          <w:color w:val="333333"/>
        </w:rPr>
        <w:t xml:space="preserve"> новой строки</w:t>
      </w:r>
    </w:p>
    <w:p w14:paraId="2FCBF319" w14:textId="77777777" w:rsidR="000B141F" w:rsidRDefault="000B141F" w:rsidP="000B141F">
      <w:pPr>
        <w:pStyle w:val="HTML0"/>
        <w:shd w:val="clear" w:color="auto" w:fill="FFFFFF"/>
        <w:rPr>
          <w:color w:val="333333"/>
        </w:rPr>
      </w:pPr>
      <w:r>
        <w:rPr>
          <w:color w:val="333333"/>
        </w:rPr>
        <w:t>А сейчас, новая строка</w:t>
      </w:r>
    </w:p>
    <w:p w14:paraId="3E39DDC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Примеры входа и выхода из парсера PHP:</w:t>
      </w:r>
    </w:p>
    <w:p w14:paraId="4CFCD628"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тест'</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r>
        <w:rPr>
          <w:rFonts w:ascii="Courier New" w:hAnsi="Courier New" w:cs="Courier New"/>
          <w:color w:val="0000BB"/>
          <w:sz w:val="20"/>
          <w:szCs w:val="20"/>
        </w:rPr>
        <w:br/>
      </w:r>
      <w:r>
        <w:rPr>
          <w:rFonts w:ascii="Courier New" w:hAnsi="Courier New" w:cs="Courier New"/>
          <w:color w:val="000000"/>
          <w:sz w:val="20"/>
          <w:szCs w:val="20"/>
        </w:rPr>
        <w:br/>
      </w:r>
      <w:r>
        <w:rPr>
          <w:rStyle w:val="HTML"/>
          <w:rFonts w:eastAsia="Arial"/>
          <w:color w:val="0000BB"/>
        </w:rPr>
        <w:t>&lt;?</w:t>
      </w:r>
      <w:proofErr w:type="spellStart"/>
      <w:r>
        <w:rPr>
          <w:rStyle w:val="HTML"/>
          <w:rFonts w:eastAsia="Arial"/>
          <w:color w:val="0000BB"/>
        </w:rPr>
        <w:t>php</w:t>
      </w:r>
      <w:proofErr w:type="spellEnd"/>
      <w:r>
        <w:rPr>
          <w:rStyle w:val="HTML"/>
          <w:rFonts w:eastAsia="Arial"/>
          <w:color w:val="0000BB"/>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тест' </w:t>
      </w:r>
      <w:r>
        <w:rPr>
          <w:rStyle w:val="HTML"/>
          <w:rFonts w:eastAsia="Arial"/>
          <w:color w:val="0000BB"/>
        </w:rPr>
        <w:t>?&gt;</w:t>
      </w:r>
      <w:r>
        <w:rPr>
          <w:rFonts w:ascii="Courier New" w:hAnsi="Courier New" w:cs="Courier New"/>
          <w:color w:val="0000BB"/>
          <w:sz w:val="20"/>
          <w:szCs w:val="20"/>
        </w:rPr>
        <w:br/>
      </w:r>
      <w:r>
        <w:rPr>
          <w:rFonts w:ascii="Courier New" w:hAnsi="Courier New" w:cs="Courier New"/>
          <w:color w:val="000000"/>
          <w:sz w:val="20"/>
          <w:szCs w:val="20"/>
        </w:rPr>
        <w:br/>
      </w:r>
      <w:r>
        <w:rPr>
          <w:rStyle w:val="HTML"/>
          <w:rFonts w:eastAsia="Arial"/>
          <w:color w:val="0000BB"/>
        </w:rPr>
        <w:t>&lt;?</w:t>
      </w:r>
      <w:proofErr w:type="spellStart"/>
      <w:r>
        <w:rPr>
          <w:rStyle w:val="HTML"/>
          <w:rFonts w:eastAsia="Arial"/>
          <w:color w:val="0000BB"/>
        </w:rPr>
        <w:t>php</w:t>
      </w:r>
      <w:proofErr w:type="spellEnd"/>
      <w:r>
        <w:rPr>
          <w:rStyle w:val="HTML"/>
          <w:rFonts w:eastAsia="Arial"/>
          <w:color w:val="0000BB"/>
        </w:rPr>
        <w:t> </w:t>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'Мы опустили последний закрывающий тег'</w:t>
      </w:r>
      <w:r>
        <w:rPr>
          <w:rStyle w:val="HTML"/>
          <w:rFonts w:eastAsia="Arial"/>
          <w:color w:val="007700"/>
        </w:rPr>
        <w:t>;</w:t>
      </w:r>
    </w:p>
    <w:p w14:paraId="1AB09A58"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041DE555"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Закрывающий тег PHP-блока в конце файла не является обязательным, и в некоторых случаях его опускание довольно полезно, например, при использовании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"https://www.php.net/manual/ru/function.include.php" </w:instrText>
      </w:r>
      <w:r>
        <w:rPr>
          <w:rStyle w:val="function"/>
          <w:rFonts w:ascii="Helvetica" w:hAnsi="Helvetica" w:cs="Helvetica"/>
          <w:color w:val="333333"/>
        </w:rPr>
        <w:fldChar w:fldCharType="separate"/>
      </w:r>
      <w:r>
        <w:rPr>
          <w:rStyle w:val="a8"/>
          <w:rFonts w:ascii="Helvetica" w:hAnsi="Helvetica" w:cs="Helvetica"/>
          <w:color w:val="336699"/>
        </w:rPr>
        <w:t>include</w:t>
      </w:r>
      <w:proofErr w:type="spellEnd"/>
      <w:r>
        <w:rPr>
          <w:rStyle w:val="function"/>
          <w:rFonts w:ascii="Helvetica" w:hAnsi="Helvetica" w:cs="Helvetica"/>
          <w:color w:val="333333"/>
        </w:rPr>
        <w:fldChar w:fldCharType="end"/>
      </w:r>
      <w:r>
        <w:rPr>
          <w:rFonts w:ascii="Helvetica" w:hAnsi="Helvetica" w:cs="Helvetica"/>
          <w:color w:val="333333"/>
        </w:rPr>
        <w:t> или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"https://www.php.net/manual/ru/function.require.php" </w:instrText>
      </w:r>
      <w:r>
        <w:rPr>
          <w:rStyle w:val="function"/>
          <w:rFonts w:ascii="Helvetica" w:hAnsi="Helvetica" w:cs="Helvetica"/>
          <w:color w:val="333333"/>
        </w:rPr>
        <w:fldChar w:fldCharType="separate"/>
      </w:r>
      <w:r>
        <w:rPr>
          <w:rStyle w:val="a8"/>
          <w:rFonts w:ascii="Helvetica" w:hAnsi="Helvetica" w:cs="Helvetica"/>
          <w:color w:val="336699"/>
        </w:rPr>
        <w:t>require</w:t>
      </w:r>
      <w:proofErr w:type="spellEnd"/>
      <w:r>
        <w:rPr>
          <w:rStyle w:val="function"/>
          <w:rFonts w:ascii="Helvetica" w:hAnsi="Helvetica" w:cs="Helvetica"/>
          <w:color w:val="333333"/>
        </w:rPr>
        <w:fldChar w:fldCharType="end"/>
      </w:r>
      <w:r>
        <w:rPr>
          <w:rFonts w:ascii="Helvetica" w:hAnsi="Helvetica" w:cs="Helvetica"/>
          <w:color w:val="333333"/>
        </w:rPr>
        <w:t xml:space="preserve">, так, что нежелательные пробелы не останутся в конце файла и вы всё ещё сможете добавить </w:t>
      </w:r>
      <w:proofErr w:type="spellStart"/>
      <w:r>
        <w:rPr>
          <w:rFonts w:ascii="Helvetica" w:hAnsi="Helvetica" w:cs="Helvetica"/>
          <w:color w:val="333333"/>
        </w:rPr>
        <w:t>http</w:t>
      </w:r>
      <w:proofErr w:type="spellEnd"/>
      <w:r>
        <w:rPr>
          <w:rFonts w:ascii="Helvetica" w:hAnsi="Helvetica" w:cs="Helvetica"/>
          <w:color w:val="333333"/>
        </w:rPr>
        <w:t>-заголовки после подключения к ответу сервера. Это также удобно при использовании буферизации вывода, где также нежелательно иметь пробелы в конце частей ответа, сгенерированного подключаемыми файлами.</w:t>
      </w:r>
    </w:p>
    <w:p w14:paraId="10C4D75A" w14:textId="77777777" w:rsidR="000B141F" w:rsidRPr="000B141F" w:rsidRDefault="000B141F" w:rsidP="008B438E">
      <w:pPr>
        <w:rPr>
          <w:rFonts w:ascii="Times New Roman" w:hAnsi="Times New Roman" w:cs="Times New Roman"/>
          <w:sz w:val="24"/>
          <w:szCs w:val="24"/>
          <w:lang w:val="ru-RU"/>
        </w:rPr>
      </w:pPr>
    </w:p>
    <w:p w14:paraId="1202C900" w14:textId="77777777"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61.Опишите особенности типа данных массив в PHP. </w:t>
      </w:r>
    </w:p>
    <w:p w14:paraId="75E4479A" w14:textId="77777777" w:rsidR="000B141F" w:rsidRDefault="000B141F" w:rsidP="000B141F">
      <w:pPr>
        <w:pStyle w:val="2"/>
        <w:shd w:val="clear" w:color="auto" w:fill="F2F2F2"/>
        <w:rPr>
          <w:rFonts w:ascii="Helvetica" w:hAnsi="Helvetica" w:cs="Helvetica"/>
          <w:color w:val="793862"/>
        </w:rPr>
      </w:pPr>
      <w:r>
        <w:rPr>
          <w:rFonts w:ascii="Helvetica" w:hAnsi="Helvetica" w:cs="Helvetica"/>
          <w:b/>
          <w:bCs/>
          <w:color w:val="793862"/>
        </w:rPr>
        <w:t>Массивы</w:t>
      </w:r>
      <w:hyperlink r:id="rId56" w:anchor="language.types.array" w:history="1">
        <w:r>
          <w:rPr>
            <w:rStyle w:val="a8"/>
            <w:rFonts w:ascii="Helvetica" w:hAnsi="Helvetica" w:cs="Helvetica"/>
            <w:b/>
            <w:bCs/>
            <w:bdr w:val="none" w:sz="0" w:space="0" w:color="auto" w:frame="1"/>
          </w:rPr>
          <w:t> ¶</w:t>
        </w:r>
      </w:hyperlink>
    </w:p>
    <w:p w14:paraId="519BDD6C"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На самом деле массив в PHP </w:t>
      </w:r>
      <w:proofErr w:type="gramStart"/>
      <w:r>
        <w:rPr>
          <w:rFonts w:ascii="Helvetica" w:hAnsi="Helvetica" w:cs="Helvetica"/>
          <w:color w:val="333333"/>
        </w:rPr>
        <w:t>- это упорядоченное отображение</w:t>
      </w:r>
      <w:proofErr w:type="gramEnd"/>
      <w:r>
        <w:rPr>
          <w:rFonts w:ascii="Helvetica" w:hAnsi="Helvetica" w:cs="Helvetica"/>
          <w:color w:val="333333"/>
        </w:rPr>
        <w:t>, которое устанавливает соответствие между </w:t>
      </w:r>
      <w:r>
        <w:rPr>
          <w:rStyle w:val="aa"/>
          <w:rFonts w:ascii="Helvetica" w:hAnsi="Helvetica" w:cs="Helvetica"/>
          <w:color w:val="333333"/>
        </w:rPr>
        <w:t>значением</w:t>
      </w:r>
      <w:r>
        <w:rPr>
          <w:rFonts w:ascii="Helvetica" w:hAnsi="Helvetica" w:cs="Helvetica"/>
          <w:color w:val="333333"/>
        </w:rPr>
        <w:t> и </w:t>
      </w:r>
      <w:r>
        <w:rPr>
          <w:rStyle w:val="aa"/>
          <w:rFonts w:ascii="Helvetica" w:hAnsi="Helvetica" w:cs="Helvetica"/>
          <w:color w:val="333333"/>
        </w:rPr>
        <w:t>ключом</w:t>
      </w:r>
      <w:r>
        <w:rPr>
          <w:rFonts w:ascii="Helvetica" w:hAnsi="Helvetica" w:cs="Helvetica"/>
          <w:color w:val="333333"/>
        </w:rPr>
        <w:t xml:space="preserve">. Этот тип оптимизирован в нескольких направлениях, поэтому вы можете использовать его как собственно массив, список (вектор), хеш-таблицу (являющуюся </w:t>
      </w:r>
      <w:r>
        <w:rPr>
          <w:rFonts w:ascii="Helvetica" w:hAnsi="Helvetica" w:cs="Helvetica"/>
          <w:color w:val="333333"/>
        </w:rPr>
        <w:lastRenderedPageBreak/>
        <w:t>реализацией карты), словарь, коллекцию, стек, очередь и, возможно, что-то ещё. Так как значением массива может быть другой массив PHP, можно также создавать деревья и многомерные массивы.</w:t>
      </w:r>
    </w:p>
    <w:p w14:paraId="638A697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Объяснение этих структур данных выходит за рамки данного справочного руководства, но вы найдёте как минимум один пример по каждой из них. За дополнительной информацией вы можете обратиться к соответствующей литературе по этой обширной теме.</w:t>
      </w:r>
    </w:p>
    <w:p w14:paraId="4FFC4C39"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Синтаксис</w:t>
      </w:r>
      <w:hyperlink r:id="rId57" w:anchor="language.types.array.syntax" w:history="1">
        <w:r>
          <w:rPr>
            <w:rStyle w:val="a8"/>
            <w:rFonts w:ascii="Helvetica" w:hAnsi="Helvetica" w:cs="Helvetica"/>
            <w:b/>
            <w:bCs/>
            <w:bdr w:val="none" w:sz="0" w:space="0" w:color="auto" w:frame="1"/>
          </w:rPr>
          <w:t> ¶</w:t>
        </w:r>
      </w:hyperlink>
    </w:p>
    <w:p w14:paraId="1D0512AE" w14:textId="77777777" w:rsidR="000B141F" w:rsidRDefault="000B141F" w:rsidP="000B141F">
      <w:pPr>
        <w:pStyle w:val="4"/>
        <w:shd w:val="clear" w:color="auto" w:fill="F2F2F2"/>
        <w:rPr>
          <w:rFonts w:ascii="Helvetica" w:hAnsi="Helvetica" w:cs="Helvetica"/>
          <w:b/>
          <w:bCs/>
          <w:color w:val="793862"/>
        </w:rPr>
      </w:pPr>
      <w:r>
        <w:rPr>
          <w:rFonts w:ascii="Helvetica" w:hAnsi="Helvetica" w:cs="Helvetica"/>
          <w:b/>
          <w:bCs/>
          <w:color w:val="793862"/>
        </w:rPr>
        <w:t>Определение при помощи </w:t>
      </w:r>
      <w:proofErr w:type="spellStart"/>
      <w:r>
        <w:rPr>
          <w:rStyle w:val="function"/>
          <w:rFonts w:ascii="Helvetica" w:hAnsi="Helvetica" w:cs="Helvetica"/>
          <w:b/>
          <w:bCs/>
          <w:color w:val="793862"/>
        </w:rPr>
        <w:fldChar w:fldCharType="begin"/>
      </w:r>
      <w:r>
        <w:rPr>
          <w:rStyle w:val="function"/>
          <w:rFonts w:ascii="Helvetica" w:hAnsi="Helvetica" w:cs="Helvetica"/>
          <w:b/>
          <w:bCs/>
          <w:color w:val="793862"/>
        </w:rPr>
        <w:instrText xml:space="preserve"> HYPERLINK "https://www.php.net/manual/ru/function.array.php" </w:instrText>
      </w:r>
      <w:r>
        <w:rPr>
          <w:rStyle w:val="function"/>
          <w:rFonts w:ascii="Helvetica" w:hAnsi="Helvetica" w:cs="Helvetica"/>
          <w:b/>
          <w:bCs/>
          <w:color w:val="793862"/>
        </w:rPr>
        <w:fldChar w:fldCharType="separate"/>
      </w:r>
      <w:r>
        <w:rPr>
          <w:rStyle w:val="a8"/>
          <w:rFonts w:ascii="Helvetica" w:hAnsi="Helvetica" w:cs="Helvetica"/>
          <w:b/>
          <w:bCs/>
          <w:color w:val="336699"/>
          <w:bdr w:val="none" w:sz="0" w:space="0" w:color="auto" w:frame="1"/>
        </w:rPr>
        <w:t>array</w:t>
      </w:r>
      <w:proofErr w:type="spellEnd"/>
      <w:r>
        <w:rPr>
          <w:rStyle w:val="a8"/>
          <w:rFonts w:ascii="Helvetica" w:hAnsi="Helvetica" w:cs="Helvetica"/>
          <w:b/>
          <w:bCs/>
          <w:color w:val="336699"/>
          <w:bdr w:val="none" w:sz="0" w:space="0" w:color="auto" w:frame="1"/>
        </w:rPr>
        <w:t>()</w:t>
      </w:r>
      <w:r>
        <w:rPr>
          <w:rStyle w:val="function"/>
          <w:rFonts w:ascii="Helvetica" w:hAnsi="Helvetica" w:cs="Helvetica"/>
          <w:b/>
          <w:bCs/>
          <w:color w:val="793862"/>
        </w:rPr>
        <w:fldChar w:fldCharType="end"/>
      </w:r>
      <w:hyperlink r:id="rId58" w:anchor="language.types.array.syntax.array-func" w:history="1">
        <w:r>
          <w:rPr>
            <w:rStyle w:val="a8"/>
            <w:rFonts w:ascii="Helvetica" w:hAnsi="Helvetica" w:cs="Helvetica"/>
            <w:b/>
            <w:bCs/>
            <w:bdr w:val="none" w:sz="0" w:space="0" w:color="auto" w:frame="1"/>
          </w:rPr>
          <w:t> ¶</w:t>
        </w:r>
      </w:hyperlink>
    </w:p>
    <w:p w14:paraId="66AA6D3B"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 (тип </w:t>
      </w:r>
      <w:proofErr w:type="spellStart"/>
      <w:r>
        <w:rPr>
          <w:rStyle w:val="type"/>
          <w:rFonts w:ascii="Helvetica" w:hAnsi="Helvetica" w:cs="Helvetica"/>
          <w:color w:val="333333"/>
        </w:rPr>
        <w:t>array</w:t>
      </w:r>
      <w:proofErr w:type="spellEnd"/>
      <w:r>
        <w:rPr>
          <w:rFonts w:ascii="Helvetica" w:hAnsi="Helvetica" w:cs="Helvetica"/>
          <w:color w:val="333333"/>
        </w:rPr>
        <w:t>) может быть создан языковой конструкцией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"https://www.php.net/manual/ru/function.array.php"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array</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 В качестве параметров она принимает любое количество разделённых запятыми пар </w:t>
      </w:r>
      <w:proofErr w:type="spellStart"/>
      <w:r>
        <w:rPr>
          <w:rStyle w:val="replaceable"/>
          <w:rFonts w:ascii="Courier New" w:hAnsi="Courier New" w:cs="Courier New"/>
          <w:color w:val="333333"/>
          <w:sz w:val="20"/>
          <w:szCs w:val="20"/>
        </w:rPr>
        <w:t>key</w:t>
      </w:r>
      <w:proofErr w:type="spellEnd"/>
      <w:r>
        <w:rPr>
          <w:rStyle w:val="HTML"/>
          <w:color w:val="333333"/>
        </w:rPr>
        <w:t> =&gt; </w:t>
      </w:r>
      <w:proofErr w:type="spellStart"/>
      <w:r>
        <w:rPr>
          <w:rStyle w:val="replaceable"/>
          <w:rFonts w:ascii="Courier New" w:hAnsi="Courier New" w:cs="Courier New"/>
          <w:color w:val="333333"/>
          <w:sz w:val="20"/>
          <w:szCs w:val="20"/>
        </w:rPr>
        <w:t>value</w:t>
      </w:r>
      <w:proofErr w:type="spellEnd"/>
      <w:r>
        <w:rPr>
          <w:rFonts w:ascii="Helvetica" w:hAnsi="Helvetica" w:cs="Helvetica"/>
          <w:color w:val="333333"/>
        </w:rPr>
        <w:t> (ключ =&gt; значение).</w:t>
      </w:r>
    </w:p>
    <w:p w14:paraId="332D7056" w14:textId="77777777" w:rsidR="000B141F" w:rsidRPr="000B141F" w:rsidRDefault="000B141F" w:rsidP="000B141F">
      <w:pPr>
        <w:pStyle w:val="HTML0"/>
        <w:shd w:val="clear" w:color="auto" w:fill="F2F2F2"/>
        <w:rPr>
          <w:color w:val="333333"/>
          <w:lang w:val="en-US"/>
        </w:rPr>
      </w:pPr>
      <w:proofErr w:type="gramStart"/>
      <w:r w:rsidRPr="000B141F">
        <w:rPr>
          <w:color w:val="333333"/>
          <w:lang w:val="en-US"/>
        </w:rPr>
        <w:t>array(</w:t>
      </w:r>
      <w:proofErr w:type="gramEnd"/>
    </w:p>
    <w:p w14:paraId="713B6F67" w14:textId="77777777" w:rsidR="000B141F" w:rsidRPr="000B141F" w:rsidRDefault="000B141F" w:rsidP="000B141F">
      <w:pPr>
        <w:pStyle w:val="HTML0"/>
        <w:shd w:val="clear" w:color="auto" w:fill="F2F2F2"/>
        <w:rPr>
          <w:color w:val="333333"/>
          <w:lang w:val="en-US"/>
        </w:rPr>
      </w:pPr>
      <w:r w:rsidRPr="000B141F">
        <w:rPr>
          <w:color w:val="333333"/>
          <w:lang w:val="en-US"/>
        </w:rPr>
        <w:t xml:space="preserve">    </w:t>
      </w:r>
      <w:proofErr w:type="gramStart"/>
      <w:r w:rsidRPr="000B141F">
        <w:rPr>
          <w:rStyle w:val="replaceable"/>
          <w:color w:val="333333"/>
          <w:lang w:val="en-US"/>
        </w:rPr>
        <w:t>key</w:t>
      </w:r>
      <w:r w:rsidRPr="000B141F">
        <w:rPr>
          <w:rStyle w:val="optional"/>
          <w:color w:val="333333"/>
          <w:lang w:val="en-US"/>
        </w:rPr>
        <w:t xml:space="preserve">  =</w:t>
      </w:r>
      <w:proofErr w:type="gramEnd"/>
      <w:r w:rsidRPr="000B141F">
        <w:rPr>
          <w:rStyle w:val="optional"/>
          <w:color w:val="333333"/>
          <w:lang w:val="en-US"/>
        </w:rPr>
        <w:t xml:space="preserve">&gt; </w:t>
      </w:r>
      <w:r w:rsidRPr="000B141F">
        <w:rPr>
          <w:rStyle w:val="replaceable"/>
          <w:color w:val="333333"/>
          <w:lang w:val="en-US"/>
        </w:rPr>
        <w:t>value</w:t>
      </w:r>
      <w:r w:rsidRPr="000B141F">
        <w:rPr>
          <w:color w:val="333333"/>
          <w:lang w:val="en-US"/>
        </w:rPr>
        <w:t>,</w:t>
      </w:r>
    </w:p>
    <w:p w14:paraId="102DAC4B" w14:textId="77777777" w:rsidR="000B141F" w:rsidRPr="000B141F" w:rsidRDefault="000B141F" w:rsidP="000B141F">
      <w:pPr>
        <w:pStyle w:val="HTML0"/>
        <w:shd w:val="clear" w:color="auto" w:fill="F2F2F2"/>
        <w:rPr>
          <w:color w:val="333333"/>
          <w:lang w:val="en-US"/>
        </w:rPr>
      </w:pPr>
      <w:r w:rsidRPr="000B141F">
        <w:rPr>
          <w:color w:val="333333"/>
          <w:lang w:val="en-US"/>
        </w:rPr>
        <w:t xml:space="preserve">    </w:t>
      </w:r>
      <w:r w:rsidRPr="000B141F">
        <w:rPr>
          <w:rStyle w:val="replaceable"/>
          <w:color w:val="333333"/>
          <w:lang w:val="en-US"/>
        </w:rPr>
        <w:t>key2</w:t>
      </w:r>
      <w:r w:rsidRPr="000B141F">
        <w:rPr>
          <w:rStyle w:val="optional"/>
          <w:color w:val="333333"/>
          <w:lang w:val="en-US"/>
        </w:rPr>
        <w:t xml:space="preserve"> =&gt; </w:t>
      </w:r>
      <w:r w:rsidRPr="000B141F">
        <w:rPr>
          <w:rStyle w:val="replaceable"/>
          <w:color w:val="333333"/>
          <w:lang w:val="en-US"/>
        </w:rPr>
        <w:t>value2</w:t>
      </w:r>
      <w:r w:rsidRPr="000B141F">
        <w:rPr>
          <w:color w:val="333333"/>
          <w:lang w:val="en-US"/>
        </w:rPr>
        <w:t>,</w:t>
      </w:r>
    </w:p>
    <w:p w14:paraId="4337860C" w14:textId="77777777" w:rsidR="000B141F" w:rsidRDefault="000B141F" w:rsidP="000B141F">
      <w:pPr>
        <w:pStyle w:val="HTML0"/>
        <w:shd w:val="clear" w:color="auto" w:fill="F2F2F2"/>
        <w:rPr>
          <w:color w:val="333333"/>
        </w:rPr>
      </w:pPr>
      <w:r w:rsidRPr="000B141F">
        <w:rPr>
          <w:color w:val="333333"/>
          <w:lang w:val="en-US"/>
        </w:rPr>
        <w:t xml:space="preserve">    </w:t>
      </w:r>
      <w:r>
        <w:rPr>
          <w:rStyle w:val="replaceable"/>
          <w:color w:val="333333"/>
        </w:rPr>
        <w:t>key3</w:t>
      </w:r>
      <w:r>
        <w:rPr>
          <w:rStyle w:val="optional"/>
          <w:color w:val="333333"/>
        </w:rPr>
        <w:t xml:space="preserve"> =&gt; </w:t>
      </w:r>
      <w:r>
        <w:rPr>
          <w:rStyle w:val="replaceable"/>
          <w:color w:val="333333"/>
        </w:rPr>
        <w:t>value3</w:t>
      </w:r>
      <w:r>
        <w:rPr>
          <w:color w:val="333333"/>
        </w:rPr>
        <w:t>,</w:t>
      </w:r>
    </w:p>
    <w:p w14:paraId="441E5B2B" w14:textId="77777777" w:rsidR="000B141F" w:rsidRDefault="000B141F" w:rsidP="000B141F">
      <w:pPr>
        <w:pStyle w:val="HTML0"/>
        <w:shd w:val="clear" w:color="auto" w:fill="F2F2F2"/>
        <w:rPr>
          <w:color w:val="333333"/>
        </w:rPr>
      </w:pPr>
      <w:r>
        <w:rPr>
          <w:color w:val="333333"/>
        </w:rPr>
        <w:t xml:space="preserve">    ...</w:t>
      </w:r>
    </w:p>
    <w:p w14:paraId="5B9C4E2C" w14:textId="77777777" w:rsidR="000B141F" w:rsidRDefault="000B141F" w:rsidP="000B141F">
      <w:pPr>
        <w:pStyle w:val="HTML0"/>
        <w:shd w:val="clear" w:color="auto" w:fill="F2F2F2"/>
        <w:rPr>
          <w:color w:val="333333"/>
        </w:rPr>
      </w:pPr>
      <w:r>
        <w:rPr>
          <w:color w:val="333333"/>
        </w:rPr>
        <w:t>)</w:t>
      </w:r>
    </w:p>
    <w:p w14:paraId="166FC7C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Запятая после последнего элемента массива необязательна и может быть опущена. Обычно это делается для однострочных массивов, то есть </w:t>
      </w:r>
      <w:proofErr w:type="spellStart"/>
      <w:proofErr w:type="gramStart"/>
      <w:r>
        <w:rPr>
          <w:rStyle w:val="HTML"/>
          <w:color w:val="333333"/>
        </w:rPr>
        <w:t>array</w:t>
      </w:r>
      <w:proofErr w:type="spellEnd"/>
      <w:r>
        <w:rPr>
          <w:rStyle w:val="HTML"/>
          <w:color w:val="333333"/>
        </w:rPr>
        <w:t>(</w:t>
      </w:r>
      <w:proofErr w:type="gramEnd"/>
      <w:r>
        <w:rPr>
          <w:rStyle w:val="HTML"/>
          <w:color w:val="333333"/>
        </w:rPr>
        <w:t>1, 2)</w:t>
      </w:r>
      <w:r>
        <w:rPr>
          <w:rFonts w:ascii="Helvetica" w:hAnsi="Helvetica" w:cs="Helvetica"/>
          <w:color w:val="333333"/>
        </w:rPr>
        <w:t> предпочтительней </w:t>
      </w:r>
      <w:proofErr w:type="spellStart"/>
      <w:r>
        <w:rPr>
          <w:rStyle w:val="HTML"/>
          <w:color w:val="333333"/>
        </w:rPr>
        <w:t>array</w:t>
      </w:r>
      <w:proofErr w:type="spellEnd"/>
      <w:r>
        <w:rPr>
          <w:rStyle w:val="HTML"/>
          <w:color w:val="333333"/>
        </w:rPr>
        <w:t>(1, 2, )</w:t>
      </w:r>
      <w:r>
        <w:rPr>
          <w:rFonts w:ascii="Helvetica" w:hAnsi="Helvetica" w:cs="Helvetica"/>
          <w:color w:val="333333"/>
        </w:rPr>
        <w:t xml:space="preserve">. Для многострочных </w:t>
      </w:r>
      <w:proofErr w:type="gramStart"/>
      <w:r>
        <w:rPr>
          <w:rFonts w:ascii="Helvetica" w:hAnsi="Helvetica" w:cs="Helvetica"/>
          <w:color w:val="333333"/>
        </w:rPr>
        <w:t>массивов с другой стороны</w:t>
      </w:r>
      <w:proofErr w:type="gramEnd"/>
      <w:r>
        <w:rPr>
          <w:rFonts w:ascii="Helvetica" w:hAnsi="Helvetica" w:cs="Helvetica"/>
          <w:color w:val="333333"/>
        </w:rPr>
        <w:t xml:space="preserve"> обычно используется завершающая запятая, так как позволяет легче добавлять новые элементы в конец массива.</w:t>
      </w:r>
    </w:p>
    <w:p w14:paraId="594EDB74"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4145CEA7"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Существует короткий синтаксис массива, который заменяет </w:t>
      </w:r>
      <w:proofErr w:type="spellStart"/>
      <w:proofErr w:type="gramStart"/>
      <w:r>
        <w:rPr>
          <w:rStyle w:val="HTML"/>
          <w:color w:val="333333"/>
        </w:rPr>
        <w:t>array</w:t>
      </w:r>
      <w:proofErr w:type="spellEnd"/>
      <w:r>
        <w:rPr>
          <w:rStyle w:val="HTML"/>
          <w:color w:val="333333"/>
        </w:rPr>
        <w:t>(</w:t>
      </w:r>
      <w:proofErr w:type="gramEnd"/>
      <w:r>
        <w:rPr>
          <w:rStyle w:val="HTML"/>
          <w:color w:val="333333"/>
        </w:rPr>
        <w:t>)</w:t>
      </w:r>
      <w:r>
        <w:rPr>
          <w:rFonts w:ascii="Helvetica" w:hAnsi="Helvetica" w:cs="Helvetica"/>
          <w:color w:val="333333"/>
        </w:rPr>
        <w:t> на </w:t>
      </w:r>
      <w:r>
        <w:rPr>
          <w:rStyle w:val="HTML"/>
          <w:color w:val="333333"/>
        </w:rPr>
        <w:t>[]</w:t>
      </w:r>
      <w:r>
        <w:rPr>
          <w:rFonts w:ascii="Helvetica" w:hAnsi="Helvetica" w:cs="Helvetica"/>
          <w:color w:val="333333"/>
        </w:rPr>
        <w:t>.</w:t>
      </w:r>
    </w:p>
    <w:p w14:paraId="2E15AA85"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 Простой массив</w:t>
      </w:r>
    </w:p>
    <w:p w14:paraId="103B7F98" w14:textId="77777777" w:rsidR="000B141F" w:rsidRPr="00DA332C" w:rsidRDefault="000B141F" w:rsidP="000B141F">
      <w:pPr>
        <w:shd w:val="clear" w:color="auto" w:fill="FFFFFF"/>
        <w:rPr>
          <w:rFonts w:ascii="Helvetica" w:hAnsi="Helvetica" w:cs="Helvetica"/>
          <w:color w:val="333333"/>
          <w:lang w:val="ru-RU"/>
        </w:rPr>
      </w:pPr>
      <w:r w:rsidRPr="00DA332C">
        <w:rPr>
          <w:rStyle w:val="HTML"/>
          <w:rFonts w:eastAsia="Arial"/>
          <w:color w:val="0000BB"/>
          <w:lang w:val="ru-RU"/>
        </w:rPr>
        <w:t>&lt;?</w:t>
      </w:r>
      <w:r w:rsidRPr="00743F1C">
        <w:rPr>
          <w:rStyle w:val="HTML"/>
          <w:rFonts w:eastAsia="Arial"/>
          <w:color w:val="0000BB"/>
          <w:lang w:val="en-US"/>
        </w:rPr>
        <w:t>php</w:t>
      </w:r>
      <w:r w:rsidRPr="00DA332C">
        <w:rPr>
          <w:rFonts w:ascii="Courier New" w:hAnsi="Courier New" w:cs="Courier New"/>
          <w:color w:val="0000BB"/>
          <w:sz w:val="20"/>
          <w:szCs w:val="20"/>
          <w:lang w:val="ru-RU"/>
        </w:rPr>
        <w:br/>
      </w:r>
      <w:r w:rsidRPr="00DA332C">
        <w:rPr>
          <w:rStyle w:val="HTML"/>
          <w:rFonts w:eastAsia="Arial"/>
          <w:color w:val="0000BB"/>
          <w:lang w:val="ru-RU"/>
        </w:rPr>
        <w:t>$</w:t>
      </w:r>
      <w:r w:rsidRPr="00743F1C">
        <w:rPr>
          <w:rStyle w:val="HTML"/>
          <w:rFonts w:eastAsia="Arial"/>
          <w:color w:val="0000BB"/>
          <w:lang w:val="en-US"/>
        </w:rPr>
        <w:t>array </w:t>
      </w:r>
      <w:r w:rsidRPr="00DA332C">
        <w:rPr>
          <w:rStyle w:val="HTML"/>
          <w:rFonts w:eastAsia="Arial"/>
          <w:color w:val="007700"/>
          <w:lang w:val="ru-RU"/>
        </w:rPr>
        <w:t>=</w:t>
      </w:r>
      <w:r w:rsidRPr="00743F1C">
        <w:rPr>
          <w:rStyle w:val="HTML"/>
          <w:rFonts w:eastAsia="Arial"/>
          <w:color w:val="007700"/>
          <w:lang w:val="en-US"/>
        </w:rPr>
        <w:t> </w:t>
      </w:r>
      <w:proofErr w:type="gramStart"/>
      <w:r w:rsidRPr="00743F1C">
        <w:rPr>
          <w:rStyle w:val="HTML"/>
          <w:rFonts w:eastAsia="Arial"/>
          <w:color w:val="007700"/>
          <w:lang w:val="en-US"/>
        </w:rPr>
        <w:t>array</w:t>
      </w:r>
      <w:r w:rsidRPr="00DA332C">
        <w:rPr>
          <w:rStyle w:val="HTML"/>
          <w:rFonts w:eastAsia="Arial"/>
          <w:color w:val="007700"/>
          <w:lang w:val="ru-RU"/>
        </w:rPr>
        <w:t>(</w:t>
      </w:r>
      <w:proofErr w:type="gramEnd"/>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foo</w:t>
      </w:r>
      <w:r w:rsidRPr="00DA332C">
        <w:rPr>
          <w:rStyle w:val="HTML"/>
          <w:rFonts w:eastAsia="Arial"/>
          <w:color w:val="DD0000"/>
          <w:lang w:val="ru-RU"/>
        </w:rPr>
        <w:t>"</w:t>
      </w:r>
      <w:r w:rsidRPr="00743F1C">
        <w:rPr>
          <w:rStyle w:val="HTML"/>
          <w:rFonts w:eastAsia="Arial"/>
          <w:color w:val="DD0000"/>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bar</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bar</w:t>
      </w:r>
      <w:r w:rsidRPr="00DA332C">
        <w:rPr>
          <w:rStyle w:val="HTML"/>
          <w:rFonts w:eastAsia="Arial"/>
          <w:color w:val="DD0000"/>
          <w:lang w:val="ru-RU"/>
        </w:rPr>
        <w:t>"</w:t>
      </w:r>
      <w:r w:rsidRPr="00743F1C">
        <w:rPr>
          <w:rStyle w:val="HTML"/>
          <w:rFonts w:eastAsia="Arial"/>
          <w:color w:val="DD0000"/>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foo</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Fonts w:ascii="Courier New" w:hAnsi="Courier New" w:cs="Courier New"/>
          <w:color w:val="007700"/>
          <w:sz w:val="20"/>
          <w:szCs w:val="20"/>
          <w:lang w:val="ru-RU"/>
        </w:rPr>
        <w:br/>
      </w:r>
      <w:r w:rsidRPr="00DA332C">
        <w:rPr>
          <w:rStyle w:val="HTML"/>
          <w:rFonts w:eastAsia="Arial"/>
          <w:color w:val="FF8000"/>
          <w:lang w:val="ru-RU"/>
        </w:rPr>
        <w:t>//</w:t>
      </w:r>
      <w:r w:rsidRPr="00743F1C">
        <w:rPr>
          <w:rStyle w:val="HTML"/>
          <w:rFonts w:eastAsia="Arial"/>
          <w:color w:val="FF8000"/>
          <w:lang w:val="en-US"/>
        </w:rPr>
        <w:t> </w:t>
      </w:r>
      <w:r>
        <w:rPr>
          <w:rStyle w:val="HTML"/>
          <w:rFonts w:eastAsia="Arial"/>
          <w:color w:val="FF8000"/>
        </w:rPr>
        <w:t>Использование</w:t>
      </w:r>
      <w:r w:rsidRPr="00743F1C">
        <w:rPr>
          <w:rStyle w:val="HTML"/>
          <w:rFonts w:eastAsia="Arial"/>
          <w:color w:val="FF8000"/>
          <w:lang w:val="en-US"/>
        </w:rPr>
        <w:t> </w:t>
      </w:r>
      <w:r>
        <w:rPr>
          <w:rStyle w:val="HTML"/>
          <w:rFonts w:eastAsia="Arial"/>
          <w:color w:val="FF8000"/>
        </w:rPr>
        <w:t>синтаксиса</w:t>
      </w:r>
      <w:r w:rsidRPr="00743F1C">
        <w:rPr>
          <w:rStyle w:val="HTML"/>
          <w:rFonts w:eastAsia="Arial"/>
          <w:color w:val="FF8000"/>
          <w:lang w:val="en-US"/>
        </w:rPr>
        <w:t> </w:t>
      </w:r>
      <w:r>
        <w:rPr>
          <w:rStyle w:val="HTML"/>
          <w:rFonts w:eastAsia="Arial"/>
          <w:color w:val="FF8000"/>
        </w:rPr>
        <w:t>короткого</w:t>
      </w:r>
      <w:r w:rsidRPr="00743F1C">
        <w:rPr>
          <w:rStyle w:val="HTML"/>
          <w:rFonts w:eastAsia="Arial"/>
          <w:color w:val="FF8000"/>
          <w:lang w:val="en-US"/>
        </w:rPr>
        <w:t> </w:t>
      </w:r>
      <w:r>
        <w:rPr>
          <w:rStyle w:val="HTML"/>
          <w:rFonts w:eastAsia="Arial"/>
          <w:color w:val="FF8000"/>
        </w:rPr>
        <w:t>массива</w:t>
      </w:r>
      <w:r w:rsidRPr="00DA332C">
        <w:rPr>
          <w:rFonts w:ascii="Courier New" w:hAnsi="Courier New" w:cs="Courier New"/>
          <w:color w:val="FF8000"/>
          <w:sz w:val="20"/>
          <w:szCs w:val="20"/>
          <w:lang w:val="ru-RU"/>
        </w:rPr>
        <w:br/>
      </w:r>
      <w:r w:rsidRPr="00DA332C">
        <w:rPr>
          <w:rStyle w:val="HTML"/>
          <w:rFonts w:eastAsia="Arial"/>
          <w:color w:val="0000BB"/>
          <w:lang w:val="ru-RU"/>
        </w:rPr>
        <w:t>$</w:t>
      </w:r>
      <w:r w:rsidRPr="00743F1C">
        <w:rPr>
          <w:rStyle w:val="HTML"/>
          <w:rFonts w:eastAsia="Arial"/>
          <w:color w:val="0000BB"/>
          <w:lang w:val="en-US"/>
        </w:rPr>
        <w:t>array </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foo</w:t>
      </w:r>
      <w:r w:rsidRPr="00DA332C">
        <w:rPr>
          <w:rStyle w:val="HTML"/>
          <w:rFonts w:eastAsia="Arial"/>
          <w:color w:val="DD0000"/>
          <w:lang w:val="ru-RU"/>
        </w:rPr>
        <w:t>"</w:t>
      </w:r>
      <w:r w:rsidRPr="00743F1C">
        <w:rPr>
          <w:rStyle w:val="HTML"/>
          <w:rFonts w:eastAsia="Arial"/>
          <w:color w:val="DD0000"/>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bar</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bar</w:t>
      </w:r>
      <w:r w:rsidRPr="00DA332C">
        <w:rPr>
          <w:rStyle w:val="HTML"/>
          <w:rFonts w:eastAsia="Arial"/>
          <w:color w:val="DD0000"/>
          <w:lang w:val="ru-RU"/>
        </w:rPr>
        <w:t>"</w:t>
      </w:r>
      <w:r w:rsidRPr="00743F1C">
        <w:rPr>
          <w:rStyle w:val="HTML"/>
          <w:rFonts w:eastAsia="Arial"/>
          <w:color w:val="DD0000"/>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foo</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00BB"/>
          <w:lang w:val="ru-RU"/>
        </w:rPr>
        <w:t>?&gt;</w:t>
      </w:r>
    </w:p>
    <w:p w14:paraId="559AA470" w14:textId="77777777" w:rsidR="000B141F" w:rsidRDefault="000B141F" w:rsidP="000B141F">
      <w:pPr>
        <w:pStyle w:val="para"/>
        <w:shd w:val="clear" w:color="auto" w:fill="F2F2F2"/>
        <w:rPr>
          <w:rFonts w:ascii="Helvetica" w:hAnsi="Helvetica" w:cs="Helvetica"/>
          <w:color w:val="333333"/>
        </w:rPr>
      </w:pPr>
      <w:proofErr w:type="spellStart"/>
      <w:r>
        <w:rPr>
          <w:rStyle w:val="replaceable"/>
          <w:rFonts w:ascii="Helvetica" w:hAnsi="Helvetica" w:cs="Helvetica"/>
          <w:color w:val="333333"/>
        </w:rPr>
        <w:t>key</w:t>
      </w:r>
      <w:proofErr w:type="spellEnd"/>
      <w:r>
        <w:rPr>
          <w:rFonts w:ascii="Helvetica" w:hAnsi="Helvetica" w:cs="Helvetica"/>
          <w:color w:val="333333"/>
        </w:rPr>
        <w:t> может быть либо типа </w:t>
      </w:r>
      <w:proofErr w:type="spellStart"/>
      <w:r>
        <w:rPr>
          <w:rStyle w:val="type"/>
          <w:rFonts w:ascii="Helvetica" w:hAnsi="Helvetica" w:cs="Helvetica"/>
          <w:color w:val="333333"/>
        </w:rPr>
        <w:t>int</w:t>
      </w:r>
      <w:proofErr w:type="spellEnd"/>
      <w:r>
        <w:rPr>
          <w:rFonts w:ascii="Helvetica" w:hAnsi="Helvetica" w:cs="Helvetica"/>
          <w:color w:val="333333"/>
        </w:rPr>
        <w:t>, либо типа </w:t>
      </w:r>
      <w:proofErr w:type="spellStart"/>
      <w:r>
        <w:rPr>
          <w:rStyle w:val="type"/>
          <w:rFonts w:ascii="Helvetica" w:hAnsi="Helvetica" w:cs="Helvetica"/>
          <w:color w:val="333333"/>
        </w:rPr>
        <w:t>string</w:t>
      </w:r>
      <w:proofErr w:type="spellEnd"/>
      <w:r>
        <w:rPr>
          <w:rFonts w:ascii="Helvetica" w:hAnsi="Helvetica" w:cs="Helvetica"/>
          <w:color w:val="333333"/>
        </w:rPr>
        <w:t>. </w:t>
      </w:r>
      <w:proofErr w:type="spellStart"/>
      <w:r>
        <w:rPr>
          <w:rStyle w:val="replaceable"/>
          <w:rFonts w:ascii="Helvetica" w:hAnsi="Helvetica" w:cs="Helvetica"/>
          <w:color w:val="333333"/>
        </w:rPr>
        <w:t>value</w:t>
      </w:r>
      <w:proofErr w:type="spellEnd"/>
      <w:r>
        <w:rPr>
          <w:rFonts w:ascii="Helvetica" w:hAnsi="Helvetica" w:cs="Helvetica"/>
          <w:color w:val="333333"/>
        </w:rPr>
        <w:t> может быть любого типа.</w:t>
      </w:r>
    </w:p>
    <w:p w14:paraId="28A33BB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Дополнительно с ключом </w:t>
      </w:r>
      <w:proofErr w:type="spellStart"/>
      <w:r>
        <w:rPr>
          <w:rStyle w:val="replaceable"/>
          <w:rFonts w:ascii="Helvetica" w:hAnsi="Helvetica" w:cs="Helvetica"/>
          <w:color w:val="333333"/>
        </w:rPr>
        <w:t>key</w:t>
      </w:r>
      <w:proofErr w:type="spellEnd"/>
      <w:r>
        <w:rPr>
          <w:rFonts w:ascii="Helvetica" w:hAnsi="Helvetica" w:cs="Helvetica"/>
          <w:color w:val="333333"/>
        </w:rPr>
        <w:t> будут сделаны следующие преобразования:</w:t>
      </w:r>
    </w:p>
    <w:p w14:paraId="193601CB" w14:textId="77777777" w:rsidR="000B141F" w:rsidRDefault="000B141F" w:rsidP="000B141F">
      <w:pPr>
        <w:pStyle w:val="listitem"/>
        <w:numPr>
          <w:ilvl w:val="0"/>
          <w:numId w:val="8"/>
        </w:numPr>
        <w:shd w:val="clear" w:color="auto" w:fill="F2F2F2"/>
        <w:rPr>
          <w:rFonts w:ascii="Helvetica" w:hAnsi="Helvetica" w:cs="Helvetica"/>
          <w:color w:val="333333"/>
        </w:rPr>
      </w:pPr>
      <w:r>
        <w:rPr>
          <w:rFonts w:ascii="Helvetica" w:hAnsi="Helvetica" w:cs="Helvetica"/>
          <w:color w:val="333333"/>
        </w:rPr>
        <w:lastRenderedPageBreak/>
        <w:t>Строки (</w:t>
      </w:r>
      <w:proofErr w:type="spellStart"/>
      <w:r>
        <w:rPr>
          <w:rStyle w:val="type"/>
          <w:rFonts w:ascii="Helvetica" w:hAnsi="Helvetica" w:cs="Helvetica"/>
          <w:color w:val="333333"/>
        </w:rPr>
        <w:t>string</w:t>
      </w:r>
      <w:proofErr w:type="spellEnd"/>
      <w:r>
        <w:rPr>
          <w:rFonts w:ascii="Helvetica" w:hAnsi="Helvetica" w:cs="Helvetica"/>
          <w:color w:val="333333"/>
        </w:rPr>
        <w:t>), содержащие целое число (</w:t>
      </w:r>
      <w:proofErr w:type="spellStart"/>
      <w:r>
        <w:rPr>
          <w:rStyle w:val="type"/>
          <w:rFonts w:ascii="Helvetica" w:hAnsi="Helvetica" w:cs="Helvetica"/>
          <w:color w:val="333333"/>
        </w:rPr>
        <w:t>int</w:t>
      </w:r>
      <w:proofErr w:type="spellEnd"/>
      <w:r>
        <w:rPr>
          <w:rFonts w:ascii="Helvetica" w:hAnsi="Helvetica" w:cs="Helvetica"/>
          <w:color w:val="333333"/>
        </w:rPr>
        <w:t>) (исключая случаи, когда число предваряется знаком </w:t>
      </w:r>
      <w:r>
        <w:rPr>
          <w:rStyle w:val="HTML"/>
          <w:color w:val="333333"/>
        </w:rPr>
        <w:t>+</w:t>
      </w:r>
      <w:r>
        <w:rPr>
          <w:rFonts w:ascii="Helvetica" w:hAnsi="Helvetica" w:cs="Helvetica"/>
          <w:color w:val="333333"/>
        </w:rPr>
        <w:t>) будут преобразованы к типу </w:t>
      </w:r>
      <w:proofErr w:type="spellStart"/>
      <w:r>
        <w:rPr>
          <w:rStyle w:val="type"/>
          <w:rFonts w:ascii="Helvetica" w:hAnsi="Helvetica" w:cs="Helvetica"/>
          <w:color w:val="333333"/>
        </w:rPr>
        <w:t>int</w:t>
      </w:r>
      <w:proofErr w:type="spellEnd"/>
      <w:r>
        <w:rPr>
          <w:rFonts w:ascii="Helvetica" w:hAnsi="Helvetica" w:cs="Helvetica"/>
          <w:color w:val="333333"/>
        </w:rPr>
        <w:t>. Например, ключ со значением </w:t>
      </w:r>
      <w:r>
        <w:rPr>
          <w:rStyle w:val="HTML"/>
          <w:color w:val="333333"/>
        </w:rPr>
        <w:t>"8"</w:t>
      </w:r>
      <w:r>
        <w:rPr>
          <w:rFonts w:ascii="Helvetica" w:hAnsi="Helvetica" w:cs="Helvetica"/>
          <w:color w:val="333333"/>
        </w:rPr>
        <w:t> будет в действительности сохранён со значением </w:t>
      </w:r>
      <w:r>
        <w:rPr>
          <w:rStyle w:val="HTML"/>
          <w:color w:val="333333"/>
        </w:rPr>
        <w:t>8</w:t>
      </w:r>
      <w:r>
        <w:rPr>
          <w:rFonts w:ascii="Helvetica" w:hAnsi="Helvetica" w:cs="Helvetica"/>
          <w:color w:val="333333"/>
        </w:rPr>
        <w:t>. С другой стороны, значение </w:t>
      </w:r>
      <w:r>
        <w:rPr>
          <w:rStyle w:val="HTML"/>
          <w:color w:val="333333"/>
        </w:rPr>
        <w:t>"08"</w:t>
      </w:r>
      <w:r>
        <w:rPr>
          <w:rFonts w:ascii="Helvetica" w:hAnsi="Helvetica" w:cs="Helvetica"/>
          <w:color w:val="333333"/>
        </w:rPr>
        <w:t> не будет преобразовано, так как оно не является корректным десятичным целым.</w:t>
      </w:r>
    </w:p>
    <w:p w14:paraId="47EF9253" w14:textId="77777777" w:rsidR="000B141F" w:rsidRDefault="000B141F" w:rsidP="000B141F">
      <w:pPr>
        <w:pStyle w:val="listitem"/>
        <w:numPr>
          <w:ilvl w:val="0"/>
          <w:numId w:val="8"/>
        </w:numPr>
        <w:shd w:val="clear" w:color="auto" w:fill="F2F2F2"/>
        <w:rPr>
          <w:rFonts w:ascii="Helvetica" w:hAnsi="Helvetica" w:cs="Helvetica"/>
          <w:color w:val="333333"/>
        </w:rPr>
      </w:pPr>
      <w:r>
        <w:rPr>
          <w:rFonts w:ascii="Helvetica" w:hAnsi="Helvetica" w:cs="Helvetica"/>
          <w:color w:val="333333"/>
        </w:rPr>
        <w:t>Числа с плавающей точкой (</w:t>
      </w:r>
      <w:proofErr w:type="spellStart"/>
      <w:r>
        <w:rPr>
          <w:rStyle w:val="type"/>
          <w:rFonts w:ascii="Helvetica" w:hAnsi="Helvetica" w:cs="Helvetica"/>
          <w:color w:val="333333"/>
        </w:rPr>
        <w:t>float</w:t>
      </w:r>
      <w:proofErr w:type="spellEnd"/>
      <w:r>
        <w:rPr>
          <w:rFonts w:ascii="Helvetica" w:hAnsi="Helvetica" w:cs="Helvetica"/>
          <w:color w:val="333333"/>
        </w:rPr>
        <w:t>) также будут преобразованы к типу </w:t>
      </w:r>
      <w:proofErr w:type="spellStart"/>
      <w:r>
        <w:rPr>
          <w:rStyle w:val="type"/>
          <w:rFonts w:ascii="Helvetica" w:hAnsi="Helvetica" w:cs="Helvetica"/>
          <w:color w:val="333333"/>
        </w:rPr>
        <w:t>int</w:t>
      </w:r>
      <w:proofErr w:type="spellEnd"/>
      <w:r>
        <w:rPr>
          <w:rFonts w:ascii="Helvetica" w:hAnsi="Helvetica" w:cs="Helvetica"/>
          <w:color w:val="333333"/>
        </w:rPr>
        <w:t>, то есть дробная часть будет отброшена. Например, ключ со значением </w:t>
      </w:r>
      <w:r>
        <w:rPr>
          <w:rStyle w:val="HTML"/>
          <w:color w:val="333333"/>
        </w:rPr>
        <w:t>8.7</w:t>
      </w:r>
      <w:r>
        <w:rPr>
          <w:rFonts w:ascii="Helvetica" w:hAnsi="Helvetica" w:cs="Helvetica"/>
          <w:color w:val="333333"/>
        </w:rPr>
        <w:t> будет в действительности сохранён со значением </w:t>
      </w:r>
      <w:r>
        <w:rPr>
          <w:rStyle w:val="HTML"/>
          <w:color w:val="333333"/>
        </w:rPr>
        <w:t>8</w:t>
      </w:r>
      <w:r>
        <w:rPr>
          <w:rFonts w:ascii="Helvetica" w:hAnsi="Helvetica" w:cs="Helvetica"/>
          <w:color w:val="333333"/>
        </w:rPr>
        <w:t>.</w:t>
      </w:r>
    </w:p>
    <w:p w14:paraId="4CCD623A" w14:textId="77777777" w:rsidR="000B141F" w:rsidRDefault="000B141F" w:rsidP="000B141F">
      <w:pPr>
        <w:pStyle w:val="listitem"/>
        <w:numPr>
          <w:ilvl w:val="0"/>
          <w:numId w:val="8"/>
        </w:numPr>
        <w:shd w:val="clear" w:color="auto" w:fill="F2F2F2"/>
        <w:rPr>
          <w:rFonts w:ascii="Helvetica" w:hAnsi="Helvetica" w:cs="Helvetica"/>
          <w:color w:val="333333"/>
        </w:rPr>
      </w:pPr>
      <w:r>
        <w:rPr>
          <w:rFonts w:ascii="Helvetica" w:hAnsi="Helvetica" w:cs="Helvetica"/>
          <w:color w:val="333333"/>
        </w:rPr>
        <w:t>Тип </w:t>
      </w:r>
      <w:proofErr w:type="spellStart"/>
      <w:r>
        <w:rPr>
          <w:rStyle w:val="type"/>
          <w:rFonts w:ascii="Helvetica" w:hAnsi="Helvetica" w:cs="Helvetica"/>
          <w:color w:val="333333"/>
        </w:rPr>
        <w:t>bool</w:t>
      </w:r>
      <w:proofErr w:type="spellEnd"/>
      <w:r>
        <w:rPr>
          <w:rFonts w:ascii="Helvetica" w:hAnsi="Helvetica" w:cs="Helvetica"/>
          <w:color w:val="333333"/>
        </w:rPr>
        <w:t> также преобразовываются к типу </w:t>
      </w:r>
      <w:proofErr w:type="spellStart"/>
      <w:r>
        <w:rPr>
          <w:rStyle w:val="type"/>
          <w:rFonts w:ascii="Helvetica" w:hAnsi="Helvetica" w:cs="Helvetica"/>
          <w:color w:val="333333"/>
        </w:rPr>
        <w:t>int</w:t>
      </w:r>
      <w:proofErr w:type="spellEnd"/>
      <w:r>
        <w:rPr>
          <w:rFonts w:ascii="Helvetica" w:hAnsi="Helvetica" w:cs="Helvetica"/>
          <w:color w:val="333333"/>
        </w:rPr>
        <w:t>. Например, ключ со значением </w:t>
      </w:r>
      <w:proofErr w:type="spellStart"/>
      <w:r>
        <w:rPr>
          <w:rStyle w:val="HTML"/>
          <w:color w:val="333333"/>
        </w:rPr>
        <w:t>true</w:t>
      </w:r>
      <w:proofErr w:type="spellEnd"/>
      <w:r>
        <w:rPr>
          <w:rFonts w:ascii="Helvetica" w:hAnsi="Helvetica" w:cs="Helvetica"/>
          <w:color w:val="333333"/>
        </w:rPr>
        <w:t> будет сохранён со значением </w:t>
      </w:r>
      <w:r>
        <w:rPr>
          <w:rStyle w:val="HTML"/>
          <w:color w:val="333333"/>
        </w:rPr>
        <w:t>1</w:t>
      </w:r>
      <w:r>
        <w:rPr>
          <w:rFonts w:ascii="Helvetica" w:hAnsi="Helvetica" w:cs="Helvetica"/>
          <w:color w:val="333333"/>
        </w:rPr>
        <w:t> и ключ со значением </w:t>
      </w:r>
      <w:proofErr w:type="spellStart"/>
      <w:r>
        <w:rPr>
          <w:rStyle w:val="HTML"/>
          <w:color w:val="333333"/>
        </w:rPr>
        <w:t>false</w:t>
      </w:r>
      <w:proofErr w:type="spellEnd"/>
      <w:r>
        <w:rPr>
          <w:rFonts w:ascii="Helvetica" w:hAnsi="Helvetica" w:cs="Helvetica"/>
          <w:color w:val="333333"/>
        </w:rPr>
        <w:t> будет сохранён со значением </w:t>
      </w:r>
      <w:r>
        <w:rPr>
          <w:rStyle w:val="HTML"/>
          <w:color w:val="333333"/>
        </w:rPr>
        <w:t>0</w:t>
      </w:r>
      <w:r>
        <w:rPr>
          <w:rFonts w:ascii="Helvetica" w:hAnsi="Helvetica" w:cs="Helvetica"/>
          <w:color w:val="333333"/>
        </w:rPr>
        <w:t>.</w:t>
      </w:r>
    </w:p>
    <w:p w14:paraId="7E3E305F" w14:textId="77777777" w:rsidR="000B141F" w:rsidRDefault="000B141F" w:rsidP="000B141F">
      <w:pPr>
        <w:pStyle w:val="listitem"/>
        <w:numPr>
          <w:ilvl w:val="0"/>
          <w:numId w:val="8"/>
        </w:numPr>
        <w:shd w:val="clear" w:color="auto" w:fill="F2F2F2"/>
        <w:rPr>
          <w:rFonts w:ascii="Helvetica" w:hAnsi="Helvetica" w:cs="Helvetica"/>
          <w:color w:val="333333"/>
        </w:rPr>
      </w:pPr>
      <w:r>
        <w:rPr>
          <w:rFonts w:ascii="Helvetica" w:hAnsi="Helvetica" w:cs="Helvetica"/>
          <w:color w:val="333333"/>
        </w:rPr>
        <w:t>Тип </w:t>
      </w:r>
      <w:proofErr w:type="spellStart"/>
      <w:r>
        <w:rPr>
          <w:rStyle w:val="type"/>
          <w:rFonts w:ascii="Helvetica" w:hAnsi="Helvetica" w:cs="Helvetica"/>
          <w:color w:val="333333"/>
        </w:rPr>
        <w:t>null</w:t>
      </w:r>
      <w:proofErr w:type="spellEnd"/>
      <w:r>
        <w:rPr>
          <w:rFonts w:ascii="Helvetica" w:hAnsi="Helvetica" w:cs="Helvetica"/>
          <w:color w:val="333333"/>
        </w:rPr>
        <w:t> будет преобразован к пустой строке. Например, ключ со значением </w:t>
      </w:r>
      <w:proofErr w:type="spellStart"/>
      <w:r>
        <w:rPr>
          <w:rStyle w:val="HTML"/>
          <w:color w:val="333333"/>
        </w:rPr>
        <w:t>null</w:t>
      </w:r>
      <w:proofErr w:type="spellEnd"/>
      <w:r>
        <w:rPr>
          <w:rFonts w:ascii="Helvetica" w:hAnsi="Helvetica" w:cs="Helvetica"/>
          <w:color w:val="333333"/>
        </w:rPr>
        <w:t> будет в действительности сохранён со значением </w:t>
      </w:r>
      <w:r>
        <w:rPr>
          <w:rStyle w:val="HTML"/>
          <w:color w:val="333333"/>
        </w:rPr>
        <w:t>""</w:t>
      </w:r>
      <w:r>
        <w:rPr>
          <w:rFonts w:ascii="Helvetica" w:hAnsi="Helvetica" w:cs="Helvetica"/>
          <w:color w:val="333333"/>
        </w:rPr>
        <w:t>.</w:t>
      </w:r>
    </w:p>
    <w:p w14:paraId="32D29C88" w14:textId="77777777" w:rsidR="000B141F" w:rsidRDefault="000B141F" w:rsidP="000B141F">
      <w:pPr>
        <w:pStyle w:val="listitem"/>
        <w:numPr>
          <w:ilvl w:val="0"/>
          <w:numId w:val="8"/>
        </w:numPr>
        <w:shd w:val="clear" w:color="auto" w:fill="F2F2F2"/>
        <w:rPr>
          <w:rFonts w:ascii="Helvetica" w:hAnsi="Helvetica" w:cs="Helvetica"/>
          <w:color w:val="333333"/>
        </w:rPr>
      </w:pPr>
      <w:r>
        <w:rPr>
          <w:rFonts w:ascii="Helvetica" w:hAnsi="Helvetica" w:cs="Helvetica"/>
          <w:color w:val="333333"/>
        </w:rPr>
        <w:t>Массивы (</w:t>
      </w:r>
      <w:proofErr w:type="spellStart"/>
      <w:r>
        <w:rPr>
          <w:rStyle w:val="type"/>
          <w:rFonts w:ascii="Helvetica" w:hAnsi="Helvetica" w:cs="Helvetica"/>
          <w:color w:val="333333"/>
        </w:rPr>
        <w:t>array</w:t>
      </w:r>
      <w:proofErr w:type="spellEnd"/>
      <w:r>
        <w:rPr>
          <w:rFonts w:ascii="Helvetica" w:hAnsi="Helvetica" w:cs="Helvetica"/>
          <w:color w:val="333333"/>
        </w:rPr>
        <w:t>) и объекты (</w:t>
      </w:r>
      <w:proofErr w:type="spellStart"/>
      <w:r>
        <w:rPr>
          <w:rStyle w:val="type"/>
          <w:rFonts w:ascii="Helvetica" w:hAnsi="Helvetica" w:cs="Helvetica"/>
          <w:color w:val="333333"/>
        </w:rPr>
        <w:t>object</w:t>
      </w:r>
      <w:proofErr w:type="spellEnd"/>
      <w:r>
        <w:rPr>
          <w:rFonts w:ascii="Helvetica" w:hAnsi="Helvetica" w:cs="Helvetica"/>
          <w:color w:val="333333"/>
        </w:rPr>
        <w:t>) </w:t>
      </w:r>
      <w:r>
        <w:rPr>
          <w:rStyle w:val="aa"/>
          <w:rFonts w:ascii="Helvetica" w:hAnsi="Helvetica" w:cs="Helvetica"/>
          <w:color w:val="333333"/>
        </w:rPr>
        <w:t>не могут</w:t>
      </w:r>
      <w:r>
        <w:rPr>
          <w:rFonts w:ascii="Helvetica" w:hAnsi="Helvetica" w:cs="Helvetica"/>
          <w:color w:val="333333"/>
        </w:rPr>
        <w:t> использоваться в качестве ключей. При подобном использовании будет генерироваться предупреждение: </w:t>
      </w:r>
      <w:r>
        <w:rPr>
          <w:rStyle w:val="HTML"/>
          <w:color w:val="333333"/>
        </w:rPr>
        <w:t>Недопустимый тип смещения (</w:t>
      </w:r>
      <w:proofErr w:type="spellStart"/>
      <w:r>
        <w:rPr>
          <w:rStyle w:val="HTML"/>
          <w:color w:val="333333"/>
        </w:rPr>
        <w:t>Illegal</w:t>
      </w:r>
      <w:proofErr w:type="spellEnd"/>
      <w:r>
        <w:rPr>
          <w:rStyle w:val="HTML"/>
          <w:color w:val="333333"/>
        </w:rPr>
        <w:t xml:space="preserve"> </w:t>
      </w:r>
      <w:proofErr w:type="spellStart"/>
      <w:r>
        <w:rPr>
          <w:rStyle w:val="HTML"/>
          <w:color w:val="333333"/>
        </w:rPr>
        <w:t>offset</w:t>
      </w:r>
      <w:proofErr w:type="spellEnd"/>
      <w:r>
        <w:rPr>
          <w:rStyle w:val="HTML"/>
          <w:color w:val="333333"/>
        </w:rPr>
        <w:t xml:space="preserve"> </w:t>
      </w:r>
      <w:proofErr w:type="spellStart"/>
      <w:r>
        <w:rPr>
          <w:rStyle w:val="HTML"/>
          <w:color w:val="333333"/>
        </w:rPr>
        <w:t>type</w:t>
      </w:r>
      <w:proofErr w:type="spellEnd"/>
      <w:r>
        <w:rPr>
          <w:rStyle w:val="HTML"/>
          <w:color w:val="333333"/>
        </w:rPr>
        <w:t>)</w:t>
      </w:r>
      <w:r>
        <w:rPr>
          <w:rFonts w:ascii="Helvetica" w:hAnsi="Helvetica" w:cs="Helvetica"/>
          <w:color w:val="333333"/>
        </w:rPr>
        <w:t>.</w:t>
      </w:r>
    </w:p>
    <w:p w14:paraId="54CBD629"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Если несколько элементов в объявлении массива используют одинаковый ключ, то только последний будет использоваться, а все другие будут перезаписаны.</w:t>
      </w:r>
    </w:p>
    <w:p w14:paraId="2AE3CB0C"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#2 Пример преобразования типов и перезаписи элементов</w:t>
      </w:r>
    </w:p>
    <w:p w14:paraId="7FF15144"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r w:rsidRPr="000B141F">
        <w:rPr>
          <w:rStyle w:val="HTML"/>
          <w:rFonts w:eastAsia="Arial"/>
          <w:color w:val="0000BB"/>
          <w:lang w:val="en-US"/>
        </w:rPr>
        <w:t>$array </w:t>
      </w:r>
      <w:r w:rsidRPr="000B141F">
        <w:rPr>
          <w:rStyle w:val="HTML"/>
          <w:rFonts w:eastAsia="Arial"/>
          <w:color w:val="007700"/>
          <w:lang w:val="en-US"/>
        </w:rPr>
        <w:t>= </w:t>
      </w:r>
      <w:proofErr w:type="gramStart"/>
      <w:r w:rsidRPr="000B141F">
        <w:rPr>
          <w:rStyle w:val="HTML"/>
          <w:rFonts w:eastAsia="Arial"/>
          <w:color w:val="007700"/>
          <w:lang w:val="en-US"/>
        </w:rPr>
        <w:t>array(</w:t>
      </w:r>
      <w:proofErr w:type="gramEnd"/>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1    </w:t>
      </w:r>
      <w:r w:rsidRPr="000B141F">
        <w:rPr>
          <w:rStyle w:val="HTML"/>
          <w:rFonts w:eastAsia="Arial"/>
          <w:color w:val="007700"/>
          <w:lang w:val="en-US"/>
        </w:rPr>
        <w:t>=&gt; </w:t>
      </w:r>
      <w:r w:rsidRPr="000B141F">
        <w:rPr>
          <w:rStyle w:val="HTML"/>
          <w:rFonts w:eastAsia="Arial"/>
          <w:color w:val="DD0000"/>
          <w:lang w:val="en-US"/>
        </w:rPr>
        <w:t>"a"</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"1"  </w:t>
      </w:r>
      <w:r w:rsidRPr="000B141F">
        <w:rPr>
          <w:rStyle w:val="HTML"/>
          <w:rFonts w:eastAsia="Arial"/>
          <w:color w:val="007700"/>
          <w:lang w:val="en-US"/>
        </w:rPr>
        <w:t>=&gt; </w:t>
      </w:r>
      <w:r w:rsidRPr="000B141F">
        <w:rPr>
          <w:rStyle w:val="HTML"/>
          <w:rFonts w:eastAsia="Arial"/>
          <w:color w:val="DD0000"/>
          <w:lang w:val="en-US"/>
        </w:rPr>
        <w:t>"b"</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1.5  </w:t>
      </w:r>
      <w:r w:rsidRPr="000B141F">
        <w:rPr>
          <w:rStyle w:val="HTML"/>
          <w:rFonts w:eastAsia="Arial"/>
          <w:color w:val="007700"/>
          <w:lang w:val="en-US"/>
        </w:rPr>
        <w:t>=&gt; </w:t>
      </w:r>
      <w:r w:rsidRPr="000B141F">
        <w:rPr>
          <w:rStyle w:val="HTML"/>
          <w:rFonts w:eastAsia="Arial"/>
          <w:color w:val="DD0000"/>
          <w:lang w:val="en-US"/>
        </w:rPr>
        <w:t>"c"</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true </w:t>
      </w:r>
      <w:r w:rsidRPr="000B141F">
        <w:rPr>
          <w:rStyle w:val="HTML"/>
          <w:rFonts w:eastAsia="Arial"/>
          <w:color w:val="007700"/>
          <w:lang w:val="en-US"/>
        </w:rPr>
        <w:t>=&gt; </w:t>
      </w:r>
      <w:r w:rsidRPr="000B141F">
        <w:rPr>
          <w:rStyle w:val="HTML"/>
          <w:rFonts w:eastAsia="Arial"/>
          <w:color w:val="DD0000"/>
          <w:lang w:val="en-US"/>
        </w:rPr>
        <w:t>"d"</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67C78999"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CF6A1FF" w14:textId="77777777" w:rsidR="000B141F" w:rsidRDefault="000B141F" w:rsidP="000B141F">
      <w:pPr>
        <w:pStyle w:val="HTML0"/>
        <w:shd w:val="clear" w:color="auto" w:fill="FFFFFF"/>
        <w:rPr>
          <w:color w:val="333333"/>
        </w:rPr>
      </w:pPr>
      <w:proofErr w:type="spellStart"/>
      <w:proofErr w:type="gramStart"/>
      <w:r>
        <w:rPr>
          <w:color w:val="333333"/>
        </w:rPr>
        <w:t>array</w:t>
      </w:r>
      <w:proofErr w:type="spellEnd"/>
      <w:r>
        <w:rPr>
          <w:color w:val="333333"/>
        </w:rPr>
        <w:t>(</w:t>
      </w:r>
      <w:proofErr w:type="gramEnd"/>
      <w:r>
        <w:rPr>
          <w:color w:val="333333"/>
        </w:rPr>
        <w:t>1) {</w:t>
      </w:r>
    </w:p>
    <w:p w14:paraId="4CB1B7A9" w14:textId="77777777" w:rsidR="000B141F" w:rsidRDefault="000B141F" w:rsidP="000B141F">
      <w:pPr>
        <w:pStyle w:val="HTML0"/>
        <w:shd w:val="clear" w:color="auto" w:fill="FFFFFF"/>
        <w:rPr>
          <w:color w:val="333333"/>
        </w:rPr>
      </w:pPr>
      <w:r>
        <w:rPr>
          <w:color w:val="333333"/>
        </w:rPr>
        <w:t xml:space="preserve">  [</w:t>
      </w:r>
      <w:proofErr w:type="gramStart"/>
      <w:r>
        <w:rPr>
          <w:color w:val="333333"/>
        </w:rPr>
        <w:t>1]=</w:t>
      </w:r>
      <w:proofErr w:type="gramEnd"/>
      <w:r>
        <w:rPr>
          <w:color w:val="333333"/>
        </w:rPr>
        <w:t>&gt;</w:t>
      </w:r>
    </w:p>
    <w:p w14:paraId="58DFAA55"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string</w:t>
      </w:r>
      <w:proofErr w:type="spellEnd"/>
      <w:r>
        <w:rPr>
          <w:color w:val="333333"/>
        </w:rPr>
        <w:t>(</w:t>
      </w:r>
      <w:proofErr w:type="gramEnd"/>
      <w:r>
        <w:rPr>
          <w:color w:val="333333"/>
        </w:rPr>
        <w:t>1) "d"</w:t>
      </w:r>
    </w:p>
    <w:p w14:paraId="179653DA" w14:textId="77777777" w:rsidR="000B141F" w:rsidRDefault="000B141F" w:rsidP="000B141F">
      <w:pPr>
        <w:pStyle w:val="HTML0"/>
        <w:shd w:val="clear" w:color="auto" w:fill="FFFFFF"/>
        <w:rPr>
          <w:color w:val="333333"/>
        </w:rPr>
      </w:pPr>
      <w:r>
        <w:rPr>
          <w:color w:val="333333"/>
        </w:rPr>
        <w:t>}</w:t>
      </w:r>
    </w:p>
    <w:p w14:paraId="7D1B84EB"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Так как все ключи в вышеприведённом примере преобразуются к </w:t>
      </w:r>
      <w:r>
        <w:rPr>
          <w:rStyle w:val="HTML"/>
          <w:color w:val="333333"/>
        </w:rPr>
        <w:t>1</w:t>
      </w:r>
      <w:r>
        <w:rPr>
          <w:rFonts w:ascii="Helvetica" w:hAnsi="Helvetica" w:cs="Helvetica"/>
          <w:color w:val="333333"/>
        </w:rPr>
        <w:t>, значение будет перезаписано на каждый новый элемент и останется только последнее присвоенное значение </w:t>
      </w:r>
      <w:r>
        <w:rPr>
          <w:rStyle w:val="HTML"/>
          <w:color w:val="333333"/>
        </w:rPr>
        <w:t>"d"</w:t>
      </w:r>
      <w:r>
        <w:rPr>
          <w:rFonts w:ascii="Helvetica" w:hAnsi="Helvetica" w:cs="Helvetica"/>
          <w:color w:val="333333"/>
        </w:rPr>
        <w:t>.</w:t>
      </w:r>
    </w:p>
    <w:p w14:paraId="23C72A74"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Массивы в PHP могут содержать ключи типов </w:t>
      </w:r>
      <w:proofErr w:type="spellStart"/>
      <w:r>
        <w:rPr>
          <w:rStyle w:val="type"/>
          <w:rFonts w:ascii="Helvetica" w:hAnsi="Helvetica" w:cs="Helvetica"/>
          <w:color w:val="333333"/>
        </w:rPr>
        <w:t>int</w:t>
      </w:r>
      <w:proofErr w:type="spellEnd"/>
      <w:r>
        <w:rPr>
          <w:rFonts w:ascii="Helvetica" w:hAnsi="Helvetica" w:cs="Helvetica"/>
          <w:color w:val="333333"/>
        </w:rPr>
        <w:t> и </w:t>
      </w:r>
      <w:proofErr w:type="spellStart"/>
      <w:r>
        <w:rPr>
          <w:rStyle w:val="type"/>
          <w:rFonts w:ascii="Helvetica" w:hAnsi="Helvetica" w:cs="Helvetica"/>
          <w:color w:val="333333"/>
        </w:rPr>
        <w:t>string</w:t>
      </w:r>
      <w:proofErr w:type="spellEnd"/>
      <w:r>
        <w:rPr>
          <w:rFonts w:ascii="Helvetica" w:hAnsi="Helvetica" w:cs="Helvetica"/>
          <w:color w:val="333333"/>
        </w:rPr>
        <w:t> одновременно, так как PHP не делает различия между индексированными и ассоциативными массивами.</w:t>
      </w:r>
    </w:p>
    <w:p w14:paraId="2AB45A04"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#3 Смешанные ключи типов </w:t>
      </w:r>
      <w:proofErr w:type="spellStart"/>
      <w:r>
        <w:rPr>
          <w:rStyle w:val="type"/>
          <w:rFonts w:ascii="Helvetica" w:hAnsi="Helvetica" w:cs="Helvetica"/>
          <w:color w:val="333333"/>
        </w:rPr>
        <w:t>int</w:t>
      </w:r>
      <w:proofErr w:type="spellEnd"/>
      <w:r>
        <w:rPr>
          <w:rStyle w:val="a7"/>
          <w:rFonts w:ascii="Helvetica" w:hAnsi="Helvetica" w:cs="Helvetica"/>
          <w:b w:val="0"/>
          <w:bCs w:val="0"/>
          <w:color w:val="333333"/>
        </w:rPr>
        <w:t> и </w:t>
      </w:r>
      <w:proofErr w:type="spellStart"/>
      <w:r>
        <w:rPr>
          <w:rStyle w:val="type"/>
          <w:rFonts w:ascii="Helvetica" w:hAnsi="Helvetica" w:cs="Helvetica"/>
          <w:color w:val="333333"/>
        </w:rPr>
        <w:t>string</w:t>
      </w:r>
      <w:proofErr w:type="spellEnd"/>
    </w:p>
    <w:p w14:paraId="63EE15EE"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lastRenderedPageBreak/>
        <w:t>&lt;?php</w:t>
      </w:r>
      <w:r w:rsidRPr="000B141F">
        <w:rPr>
          <w:rFonts w:ascii="Courier New" w:hAnsi="Courier New" w:cs="Courier New"/>
          <w:color w:val="0000BB"/>
          <w:sz w:val="20"/>
          <w:szCs w:val="20"/>
          <w:lang w:val="en-US"/>
        </w:rPr>
        <w:br/>
      </w:r>
      <w:r w:rsidRPr="000B141F">
        <w:rPr>
          <w:rStyle w:val="HTML"/>
          <w:rFonts w:eastAsia="Arial"/>
          <w:color w:val="0000BB"/>
          <w:lang w:val="en-US"/>
        </w:rPr>
        <w:t>$array </w:t>
      </w:r>
      <w:r w:rsidRPr="000B141F">
        <w:rPr>
          <w:rStyle w:val="HTML"/>
          <w:rFonts w:eastAsia="Arial"/>
          <w:color w:val="007700"/>
          <w:lang w:val="en-US"/>
        </w:rPr>
        <w:t>= </w:t>
      </w:r>
      <w:proofErr w:type="gramStart"/>
      <w:r w:rsidRPr="000B141F">
        <w:rPr>
          <w:rStyle w:val="HTML"/>
          <w:rFonts w:eastAsia="Arial"/>
          <w:color w:val="007700"/>
          <w:lang w:val="en-US"/>
        </w:rPr>
        <w:t>array(</w:t>
      </w:r>
      <w:proofErr w:type="gramEnd"/>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"foo" </w:t>
      </w:r>
      <w:r w:rsidRPr="000B141F">
        <w:rPr>
          <w:rStyle w:val="HTML"/>
          <w:rFonts w:eastAsia="Arial"/>
          <w:color w:val="007700"/>
          <w:lang w:val="en-US"/>
        </w:rPr>
        <w:t>=&gt; </w:t>
      </w:r>
      <w:r w:rsidRPr="000B141F">
        <w:rPr>
          <w:rStyle w:val="HTML"/>
          <w:rFonts w:eastAsia="Arial"/>
          <w:color w:val="DD0000"/>
          <w:lang w:val="en-US"/>
        </w:rPr>
        <w:t>"bar"</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"bar" </w:t>
      </w:r>
      <w:r w:rsidRPr="000B141F">
        <w:rPr>
          <w:rStyle w:val="HTML"/>
          <w:rFonts w:eastAsia="Arial"/>
          <w:color w:val="007700"/>
          <w:lang w:val="en-US"/>
        </w:rPr>
        <w:t>=&gt; </w:t>
      </w:r>
      <w:r w:rsidRPr="000B141F">
        <w:rPr>
          <w:rStyle w:val="HTML"/>
          <w:rFonts w:eastAsia="Arial"/>
          <w:color w:val="DD0000"/>
          <w:lang w:val="en-US"/>
        </w:rPr>
        <w:t>"foo"</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100   </w:t>
      </w:r>
      <w:r w:rsidRPr="000B141F">
        <w:rPr>
          <w:rStyle w:val="HTML"/>
          <w:rFonts w:eastAsia="Arial"/>
          <w:color w:val="007700"/>
          <w:lang w:val="en-US"/>
        </w:rPr>
        <w:t>=&gt; -</w:t>
      </w:r>
      <w:r w:rsidRPr="000B141F">
        <w:rPr>
          <w:rStyle w:val="HTML"/>
          <w:rFonts w:eastAsia="Arial"/>
          <w:color w:val="0000BB"/>
          <w:lang w:val="en-US"/>
        </w:rPr>
        <w:t>100</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100  </w:t>
      </w:r>
      <w:r w:rsidRPr="000B141F">
        <w:rPr>
          <w:rStyle w:val="HTML"/>
          <w:rFonts w:eastAsia="Arial"/>
          <w:color w:val="007700"/>
          <w:lang w:val="en-US"/>
        </w:rPr>
        <w:t>=&gt; </w:t>
      </w:r>
      <w:r w:rsidRPr="000B141F">
        <w:rPr>
          <w:rStyle w:val="HTML"/>
          <w:rFonts w:eastAsia="Arial"/>
          <w:color w:val="0000BB"/>
          <w:lang w:val="en-US"/>
        </w:rPr>
        <w:t>100</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3FCC3A6E"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18EA682D" w14:textId="77777777" w:rsidR="000B141F" w:rsidRPr="00DA332C" w:rsidRDefault="000B141F" w:rsidP="000B141F">
      <w:pPr>
        <w:pStyle w:val="HTML0"/>
        <w:shd w:val="clear" w:color="auto" w:fill="FFFFFF"/>
        <w:rPr>
          <w:color w:val="333333"/>
        </w:rPr>
      </w:pPr>
      <w:proofErr w:type="gramStart"/>
      <w:r w:rsidRPr="00743F1C">
        <w:rPr>
          <w:color w:val="333333"/>
          <w:lang w:val="en-US"/>
        </w:rPr>
        <w:t>array</w:t>
      </w:r>
      <w:r w:rsidRPr="00DA332C">
        <w:rPr>
          <w:color w:val="333333"/>
        </w:rPr>
        <w:t>(</w:t>
      </w:r>
      <w:proofErr w:type="gramEnd"/>
      <w:r w:rsidRPr="00DA332C">
        <w:rPr>
          <w:color w:val="333333"/>
        </w:rPr>
        <w:t>4) {</w:t>
      </w:r>
    </w:p>
    <w:p w14:paraId="73AB547F" w14:textId="77777777" w:rsidR="000B141F" w:rsidRPr="000B141F" w:rsidRDefault="000B141F" w:rsidP="000B141F">
      <w:pPr>
        <w:pStyle w:val="HTML0"/>
        <w:shd w:val="clear" w:color="auto" w:fill="FFFFFF"/>
        <w:rPr>
          <w:color w:val="333333"/>
          <w:lang w:val="en-US"/>
        </w:rPr>
      </w:pPr>
      <w:r w:rsidRPr="00DA332C">
        <w:rPr>
          <w:color w:val="333333"/>
        </w:rPr>
        <w:t xml:space="preserve">  </w:t>
      </w:r>
      <w:r w:rsidRPr="000B141F">
        <w:rPr>
          <w:color w:val="333333"/>
          <w:lang w:val="en-US"/>
        </w:rPr>
        <w:t>["foo</w:t>
      </w:r>
      <w:proofErr w:type="gramStart"/>
      <w:r w:rsidRPr="000B141F">
        <w:rPr>
          <w:color w:val="333333"/>
          <w:lang w:val="en-US"/>
        </w:rPr>
        <w:t>"]=</w:t>
      </w:r>
      <w:proofErr w:type="gramEnd"/>
      <w:r w:rsidRPr="000B141F">
        <w:rPr>
          <w:color w:val="333333"/>
          <w:lang w:val="en-US"/>
        </w:rPr>
        <w:t>&gt;</w:t>
      </w:r>
    </w:p>
    <w:p w14:paraId="0ED5774A"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3) "bar"</w:t>
      </w:r>
    </w:p>
    <w:p w14:paraId="2E4DFBC5"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["bar</w:t>
      </w:r>
      <w:proofErr w:type="gramStart"/>
      <w:r w:rsidRPr="000B141F">
        <w:rPr>
          <w:color w:val="333333"/>
          <w:lang w:val="en-US"/>
        </w:rPr>
        <w:t>"]=</w:t>
      </w:r>
      <w:proofErr w:type="gramEnd"/>
      <w:r w:rsidRPr="000B141F">
        <w:rPr>
          <w:color w:val="333333"/>
          <w:lang w:val="en-US"/>
        </w:rPr>
        <w:t>&gt;</w:t>
      </w:r>
    </w:p>
    <w:p w14:paraId="00C07CA7" w14:textId="77777777" w:rsidR="000B141F" w:rsidRPr="00DA332C"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r w:rsidRPr="00DA332C">
        <w:rPr>
          <w:color w:val="333333"/>
          <w:lang w:val="en-US"/>
        </w:rPr>
        <w:t>(</w:t>
      </w:r>
      <w:proofErr w:type="gramEnd"/>
      <w:r w:rsidRPr="00DA332C">
        <w:rPr>
          <w:color w:val="333333"/>
          <w:lang w:val="en-US"/>
        </w:rPr>
        <w:t>3) "</w:t>
      </w:r>
      <w:r w:rsidRPr="000B141F">
        <w:rPr>
          <w:color w:val="333333"/>
          <w:lang w:val="en-US"/>
        </w:rPr>
        <w:t>foo</w:t>
      </w:r>
      <w:r w:rsidRPr="00DA332C">
        <w:rPr>
          <w:color w:val="333333"/>
          <w:lang w:val="en-US"/>
        </w:rPr>
        <w:t>"</w:t>
      </w:r>
    </w:p>
    <w:p w14:paraId="737ABC1A" w14:textId="77777777" w:rsidR="000B141F" w:rsidRDefault="000B141F" w:rsidP="000B141F">
      <w:pPr>
        <w:pStyle w:val="HTML0"/>
        <w:shd w:val="clear" w:color="auto" w:fill="FFFFFF"/>
        <w:rPr>
          <w:color w:val="333333"/>
        </w:rPr>
      </w:pPr>
      <w:r w:rsidRPr="00DA332C">
        <w:rPr>
          <w:color w:val="333333"/>
          <w:lang w:val="en-US"/>
        </w:rPr>
        <w:t xml:space="preserve">  </w:t>
      </w:r>
      <w:r>
        <w:rPr>
          <w:color w:val="333333"/>
        </w:rPr>
        <w:t>[</w:t>
      </w:r>
      <w:proofErr w:type="gramStart"/>
      <w:r>
        <w:rPr>
          <w:color w:val="333333"/>
        </w:rPr>
        <w:t>100]=</w:t>
      </w:r>
      <w:proofErr w:type="gramEnd"/>
      <w:r>
        <w:rPr>
          <w:color w:val="333333"/>
        </w:rPr>
        <w:t>&gt;</w:t>
      </w:r>
    </w:p>
    <w:p w14:paraId="468F1C72"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int</w:t>
      </w:r>
      <w:proofErr w:type="spellEnd"/>
      <w:r>
        <w:rPr>
          <w:color w:val="333333"/>
        </w:rPr>
        <w:t>(</w:t>
      </w:r>
      <w:proofErr w:type="gramEnd"/>
      <w:r>
        <w:rPr>
          <w:color w:val="333333"/>
        </w:rPr>
        <w:t>-100)</w:t>
      </w:r>
    </w:p>
    <w:p w14:paraId="7B430F1D" w14:textId="77777777" w:rsidR="000B141F" w:rsidRDefault="000B141F" w:rsidP="000B141F">
      <w:pPr>
        <w:pStyle w:val="HTML0"/>
        <w:shd w:val="clear" w:color="auto" w:fill="FFFFFF"/>
        <w:rPr>
          <w:color w:val="333333"/>
        </w:rPr>
      </w:pPr>
      <w:r>
        <w:rPr>
          <w:color w:val="333333"/>
        </w:rPr>
        <w:t xml:space="preserve">  [-</w:t>
      </w:r>
      <w:proofErr w:type="gramStart"/>
      <w:r>
        <w:rPr>
          <w:color w:val="333333"/>
        </w:rPr>
        <w:t>100]=</w:t>
      </w:r>
      <w:proofErr w:type="gramEnd"/>
      <w:r>
        <w:rPr>
          <w:color w:val="333333"/>
        </w:rPr>
        <w:t>&gt;</w:t>
      </w:r>
    </w:p>
    <w:p w14:paraId="56A7B33C"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int</w:t>
      </w:r>
      <w:proofErr w:type="spellEnd"/>
      <w:r>
        <w:rPr>
          <w:color w:val="333333"/>
        </w:rPr>
        <w:t>(</w:t>
      </w:r>
      <w:proofErr w:type="gramEnd"/>
      <w:r>
        <w:rPr>
          <w:color w:val="333333"/>
        </w:rPr>
        <w:t>100)</w:t>
      </w:r>
    </w:p>
    <w:p w14:paraId="7A93ED9E" w14:textId="77777777" w:rsidR="000B141F" w:rsidRDefault="000B141F" w:rsidP="000B141F">
      <w:pPr>
        <w:pStyle w:val="HTML0"/>
        <w:shd w:val="clear" w:color="auto" w:fill="FFFFFF"/>
        <w:rPr>
          <w:color w:val="333333"/>
        </w:rPr>
      </w:pPr>
      <w:r>
        <w:rPr>
          <w:color w:val="333333"/>
        </w:rPr>
        <w:t>}</w:t>
      </w:r>
    </w:p>
    <w:p w14:paraId="180FCB06"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Параметр </w:t>
      </w:r>
      <w:proofErr w:type="spellStart"/>
      <w:r>
        <w:rPr>
          <w:rStyle w:val="replaceable"/>
          <w:rFonts w:ascii="Helvetica" w:hAnsi="Helvetica" w:cs="Helvetica"/>
          <w:color w:val="333333"/>
        </w:rPr>
        <w:t>key</w:t>
      </w:r>
      <w:proofErr w:type="spellEnd"/>
      <w:r>
        <w:rPr>
          <w:rFonts w:ascii="Helvetica" w:hAnsi="Helvetica" w:cs="Helvetica"/>
          <w:color w:val="333333"/>
        </w:rPr>
        <w:t> является необязательным. Если он не указан, PHP будет использовать предыдущее наибольшее значение ключа типа </w:t>
      </w:r>
      <w:proofErr w:type="spellStart"/>
      <w:r>
        <w:rPr>
          <w:rStyle w:val="type"/>
          <w:rFonts w:ascii="Helvetica" w:hAnsi="Helvetica" w:cs="Helvetica"/>
          <w:color w:val="333333"/>
        </w:rPr>
        <w:t>int</w:t>
      </w:r>
      <w:proofErr w:type="spellEnd"/>
      <w:r>
        <w:rPr>
          <w:rFonts w:ascii="Helvetica" w:hAnsi="Helvetica" w:cs="Helvetica"/>
          <w:color w:val="333333"/>
        </w:rPr>
        <w:t>, увеличенное на 1.</w:t>
      </w:r>
    </w:p>
    <w:p w14:paraId="30EC6C23"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#4 Индексированные массивы без ключа</w:t>
      </w:r>
    </w:p>
    <w:p w14:paraId="78FD5513" w14:textId="77777777" w:rsidR="000B141F" w:rsidRPr="00DA332C" w:rsidRDefault="000B141F" w:rsidP="000B141F">
      <w:pPr>
        <w:shd w:val="clear" w:color="auto" w:fill="FFFFFF"/>
        <w:rPr>
          <w:rFonts w:ascii="Helvetica" w:hAnsi="Helvetica" w:cs="Helvetica"/>
          <w:color w:val="333333"/>
          <w:lang w:val="ru-RU"/>
        </w:rPr>
      </w:pPr>
      <w:r w:rsidRPr="00DA332C">
        <w:rPr>
          <w:rStyle w:val="HTML"/>
          <w:rFonts w:eastAsia="Arial"/>
          <w:color w:val="0000BB"/>
          <w:lang w:val="ru-RU"/>
        </w:rPr>
        <w:t>&lt;?</w:t>
      </w:r>
      <w:r w:rsidRPr="00743F1C">
        <w:rPr>
          <w:rStyle w:val="HTML"/>
          <w:rFonts w:eastAsia="Arial"/>
          <w:color w:val="0000BB"/>
          <w:lang w:val="en-US"/>
        </w:rPr>
        <w:t>php</w:t>
      </w:r>
      <w:r w:rsidRPr="00DA332C">
        <w:rPr>
          <w:rFonts w:ascii="Courier New" w:hAnsi="Courier New" w:cs="Courier New"/>
          <w:color w:val="0000BB"/>
          <w:sz w:val="20"/>
          <w:szCs w:val="20"/>
          <w:lang w:val="ru-RU"/>
        </w:rPr>
        <w:br/>
      </w:r>
      <w:r w:rsidRPr="00DA332C">
        <w:rPr>
          <w:rStyle w:val="HTML"/>
          <w:rFonts w:eastAsia="Arial"/>
          <w:color w:val="0000BB"/>
          <w:lang w:val="ru-RU"/>
        </w:rPr>
        <w:t>$</w:t>
      </w:r>
      <w:r w:rsidRPr="00743F1C">
        <w:rPr>
          <w:rStyle w:val="HTML"/>
          <w:rFonts w:eastAsia="Arial"/>
          <w:color w:val="0000BB"/>
          <w:lang w:val="en-US"/>
        </w:rPr>
        <w:t>array </w:t>
      </w:r>
      <w:r w:rsidRPr="00DA332C">
        <w:rPr>
          <w:rStyle w:val="HTML"/>
          <w:rFonts w:eastAsia="Arial"/>
          <w:color w:val="007700"/>
          <w:lang w:val="ru-RU"/>
        </w:rPr>
        <w:t>=</w:t>
      </w:r>
      <w:r w:rsidRPr="00743F1C">
        <w:rPr>
          <w:rStyle w:val="HTML"/>
          <w:rFonts w:eastAsia="Arial"/>
          <w:color w:val="007700"/>
          <w:lang w:val="en-US"/>
        </w:rPr>
        <w:t> </w:t>
      </w:r>
      <w:proofErr w:type="gramStart"/>
      <w:r w:rsidRPr="00743F1C">
        <w:rPr>
          <w:rStyle w:val="HTML"/>
          <w:rFonts w:eastAsia="Arial"/>
          <w:color w:val="007700"/>
          <w:lang w:val="en-US"/>
        </w:rPr>
        <w:t>array</w:t>
      </w:r>
      <w:r w:rsidRPr="00DA332C">
        <w:rPr>
          <w:rStyle w:val="HTML"/>
          <w:rFonts w:eastAsia="Arial"/>
          <w:color w:val="007700"/>
          <w:lang w:val="ru-RU"/>
        </w:rPr>
        <w:t>(</w:t>
      </w:r>
      <w:proofErr w:type="gramEnd"/>
      <w:r w:rsidRPr="00DA332C">
        <w:rPr>
          <w:rStyle w:val="HTML"/>
          <w:rFonts w:eastAsia="Arial"/>
          <w:color w:val="DD0000"/>
          <w:lang w:val="ru-RU"/>
        </w:rPr>
        <w:t>"</w:t>
      </w:r>
      <w:r w:rsidRPr="00743F1C">
        <w:rPr>
          <w:rStyle w:val="HTML"/>
          <w:rFonts w:eastAsia="Arial"/>
          <w:color w:val="DD0000"/>
          <w:lang w:val="en-US"/>
        </w:rPr>
        <w:t>foo</w:t>
      </w:r>
      <w:r w:rsidRPr="00DA332C">
        <w:rPr>
          <w:rStyle w:val="HTML"/>
          <w:rFonts w:eastAsia="Arial"/>
          <w:color w:val="DD0000"/>
          <w:lang w:val="ru-RU"/>
        </w:rPr>
        <w:t>"</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bar</w:t>
      </w:r>
      <w:r w:rsidRPr="00DA332C">
        <w:rPr>
          <w:rStyle w:val="HTML"/>
          <w:rFonts w:eastAsia="Arial"/>
          <w:color w:val="DD0000"/>
          <w:lang w:val="ru-RU"/>
        </w:rPr>
        <w:t>"</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hallo</w:t>
      </w:r>
      <w:r w:rsidRPr="00DA332C">
        <w:rPr>
          <w:rStyle w:val="HTML"/>
          <w:rFonts w:eastAsia="Arial"/>
          <w:color w:val="DD0000"/>
          <w:lang w:val="ru-RU"/>
        </w:rPr>
        <w:t>"</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world</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00BB"/>
          <w:lang w:val="en-US"/>
        </w:rPr>
        <w:t>var</w:t>
      </w:r>
      <w:r w:rsidRPr="00DA332C">
        <w:rPr>
          <w:rStyle w:val="HTML"/>
          <w:rFonts w:eastAsia="Arial"/>
          <w:color w:val="0000BB"/>
          <w:lang w:val="ru-RU"/>
        </w:rPr>
        <w:t>_</w:t>
      </w:r>
      <w:r w:rsidRPr="00743F1C">
        <w:rPr>
          <w:rStyle w:val="HTML"/>
          <w:rFonts w:eastAsia="Arial"/>
          <w:color w:val="0000BB"/>
          <w:lang w:val="en-US"/>
        </w:rPr>
        <w:t>dump</w:t>
      </w:r>
      <w:r w:rsidRPr="00DA332C">
        <w:rPr>
          <w:rStyle w:val="HTML"/>
          <w:rFonts w:eastAsia="Arial"/>
          <w:color w:val="007700"/>
          <w:lang w:val="ru-RU"/>
        </w:rPr>
        <w:t>(</w:t>
      </w:r>
      <w:r w:rsidRPr="00DA332C">
        <w:rPr>
          <w:rStyle w:val="HTML"/>
          <w:rFonts w:eastAsia="Arial"/>
          <w:color w:val="0000BB"/>
          <w:lang w:val="ru-RU"/>
        </w:rPr>
        <w:t>$</w:t>
      </w:r>
      <w:r w:rsidRPr="00743F1C">
        <w:rPr>
          <w:rStyle w:val="HTML"/>
          <w:rFonts w:eastAsia="Arial"/>
          <w:color w:val="0000BB"/>
          <w:lang w:val="en-US"/>
        </w:rPr>
        <w:t>array</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00BB"/>
          <w:lang w:val="ru-RU"/>
        </w:rPr>
        <w:t>?&gt;</w:t>
      </w:r>
    </w:p>
    <w:p w14:paraId="29B5BC5B"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3C07ABAD" w14:textId="77777777" w:rsidR="000B141F" w:rsidRPr="00DA332C" w:rsidRDefault="000B141F" w:rsidP="000B141F">
      <w:pPr>
        <w:pStyle w:val="HTML0"/>
        <w:shd w:val="clear" w:color="auto" w:fill="FFFFFF"/>
        <w:rPr>
          <w:color w:val="333333"/>
        </w:rPr>
      </w:pPr>
      <w:proofErr w:type="gramStart"/>
      <w:r w:rsidRPr="00743F1C">
        <w:rPr>
          <w:color w:val="333333"/>
          <w:lang w:val="en-US"/>
        </w:rPr>
        <w:t>array</w:t>
      </w:r>
      <w:r w:rsidRPr="00DA332C">
        <w:rPr>
          <w:color w:val="333333"/>
        </w:rPr>
        <w:t>(</w:t>
      </w:r>
      <w:proofErr w:type="gramEnd"/>
      <w:r w:rsidRPr="00DA332C">
        <w:rPr>
          <w:color w:val="333333"/>
        </w:rPr>
        <w:t>4) {</w:t>
      </w:r>
    </w:p>
    <w:p w14:paraId="0D51E3AB" w14:textId="77777777" w:rsidR="000B141F" w:rsidRPr="000B141F" w:rsidRDefault="000B141F" w:rsidP="000B141F">
      <w:pPr>
        <w:pStyle w:val="HTML0"/>
        <w:shd w:val="clear" w:color="auto" w:fill="FFFFFF"/>
        <w:rPr>
          <w:color w:val="333333"/>
          <w:lang w:val="en-US"/>
        </w:rPr>
      </w:pPr>
      <w:r w:rsidRPr="00DA332C">
        <w:rPr>
          <w:color w:val="333333"/>
        </w:rPr>
        <w:t xml:space="preserve">  </w:t>
      </w:r>
      <w:r w:rsidRPr="000B141F">
        <w:rPr>
          <w:color w:val="333333"/>
          <w:lang w:val="en-US"/>
        </w:rPr>
        <w:t>[</w:t>
      </w:r>
      <w:proofErr w:type="gramStart"/>
      <w:r w:rsidRPr="000B141F">
        <w:rPr>
          <w:color w:val="333333"/>
          <w:lang w:val="en-US"/>
        </w:rPr>
        <w:t>0]=</w:t>
      </w:r>
      <w:proofErr w:type="gramEnd"/>
      <w:r w:rsidRPr="000B141F">
        <w:rPr>
          <w:color w:val="333333"/>
          <w:lang w:val="en-US"/>
        </w:rPr>
        <w:t>&gt;</w:t>
      </w:r>
    </w:p>
    <w:p w14:paraId="1997C61B"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3) "foo"</w:t>
      </w:r>
    </w:p>
    <w:p w14:paraId="6E97A903"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1]=</w:t>
      </w:r>
      <w:proofErr w:type="gramEnd"/>
      <w:r w:rsidRPr="000B141F">
        <w:rPr>
          <w:color w:val="333333"/>
          <w:lang w:val="en-US"/>
        </w:rPr>
        <w:t>&gt;</w:t>
      </w:r>
    </w:p>
    <w:p w14:paraId="4B3BC290"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3) "bar"</w:t>
      </w:r>
    </w:p>
    <w:p w14:paraId="4EA3EC7F" w14:textId="77777777" w:rsidR="000B141F" w:rsidRPr="00DA332C" w:rsidRDefault="000B141F" w:rsidP="000B141F">
      <w:pPr>
        <w:pStyle w:val="HTML0"/>
        <w:shd w:val="clear" w:color="auto" w:fill="FFFFFF"/>
        <w:rPr>
          <w:color w:val="333333"/>
          <w:lang w:val="en-US"/>
        </w:rPr>
      </w:pPr>
      <w:r w:rsidRPr="000B141F">
        <w:rPr>
          <w:color w:val="333333"/>
          <w:lang w:val="en-US"/>
        </w:rPr>
        <w:t xml:space="preserve">  </w:t>
      </w:r>
      <w:r w:rsidRPr="00DA332C">
        <w:rPr>
          <w:color w:val="333333"/>
          <w:lang w:val="en-US"/>
        </w:rPr>
        <w:t>[</w:t>
      </w:r>
      <w:proofErr w:type="gramStart"/>
      <w:r w:rsidRPr="00DA332C">
        <w:rPr>
          <w:color w:val="333333"/>
          <w:lang w:val="en-US"/>
        </w:rPr>
        <w:t>2]=</w:t>
      </w:r>
      <w:proofErr w:type="gramEnd"/>
      <w:r w:rsidRPr="00DA332C">
        <w:rPr>
          <w:color w:val="333333"/>
          <w:lang w:val="en-US"/>
        </w:rPr>
        <w:t>&gt;</w:t>
      </w:r>
    </w:p>
    <w:p w14:paraId="01B4AA58"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proofErr w:type="gramStart"/>
      <w:r w:rsidRPr="000B141F">
        <w:rPr>
          <w:color w:val="333333"/>
          <w:lang w:val="en-US"/>
        </w:rPr>
        <w:t>string</w:t>
      </w:r>
      <w:r w:rsidRPr="00DA332C">
        <w:rPr>
          <w:color w:val="333333"/>
          <w:lang w:val="en-US"/>
        </w:rPr>
        <w:t>(</w:t>
      </w:r>
      <w:proofErr w:type="gramEnd"/>
      <w:r w:rsidRPr="00DA332C">
        <w:rPr>
          <w:color w:val="333333"/>
          <w:lang w:val="en-US"/>
        </w:rPr>
        <w:t>5) "</w:t>
      </w:r>
      <w:r w:rsidRPr="000B141F">
        <w:rPr>
          <w:color w:val="333333"/>
          <w:lang w:val="en-US"/>
        </w:rPr>
        <w:t>hallo</w:t>
      </w:r>
      <w:r w:rsidRPr="00DA332C">
        <w:rPr>
          <w:color w:val="333333"/>
          <w:lang w:val="en-US"/>
        </w:rPr>
        <w:t>"</w:t>
      </w:r>
    </w:p>
    <w:p w14:paraId="0AF79C28" w14:textId="77777777" w:rsidR="000B141F" w:rsidRDefault="000B141F" w:rsidP="000B141F">
      <w:pPr>
        <w:pStyle w:val="HTML0"/>
        <w:shd w:val="clear" w:color="auto" w:fill="FFFFFF"/>
        <w:rPr>
          <w:color w:val="333333"/>
        </w:rPr>
      </w:pPr>
      <w:r w:rsidRPr="00DA332C">
        <w:rPr>
          <w:color w:val="333333"/>
          <w:lang w:val="en-US"/>
        </w:rPr>
        <w:t xml:space="preserve">  </w:t>
      </w:r>
      <w:r>
        <w:rPr>
          <w:color w:val="333333"/>
        </w:rPr>
        <w:t>[</w:t>
      </w:r>
      <w:proofErr w:type="gramStart"/>
      <w:r>
        <w:rPr>
          <w:color w:val="333333"/>
        </w:rPr>
        <w:t>3]=</w:t>
      </w:r>
      <w:proofErr w:type="gramEnd"/>
      <w:r>
        <w:rPr>
          <w:color w:val="333333"/>
        </w:rPr>
        <w:t>&gt;</w:t>
      </w:r>
    </w:p>
    <w:p w14:paraId="582E6820"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string</w:t>
      </w:r>
      <w:proofErr w:type="spellEnd"/>
      <w:r>
        <w:rPr>
          <w:color w:val="333333"/>
        </w:rPr>
        <w:t>(</w:t>
      </w:r>
      <w:proofErr w:type="gramEnd"/>
      <w:r>
        <w:rPr>
          <w:color w:val="333333"/>
        </w:rPr>
        <w:t>5) "</w:t>
      </w:r>
      <w:proofErr w:type="spellStart"/>
      <w:r>
        <w:rPr>
          <w:color w:val="333333"/>
        </w:rPr>
        <w:t>world</w:t>
      </w:r>
      <w:proofErr w:type="spellEnd"/>
      <w:r>
        <w:rPr>
          <w:color w:val="333333"/>
        </w:rPr>
        <w:t>"</w:t>
      </w:r>
    </w:p>
    <w:p w14:paraId="075D69F0" w14:textId="77777777" w:rsidR="000B141F" w:rsidRDefault="000B141F" w:rsidP="000B141F">
      <w:pPr>
        <w:pStyle w:val="HTML0"/>
        <w:shd w:val="clear" w:color="auto" w:fill="FFFFFF"/>
        <w:rPr>
          <w:color w:val="333333"/>
        </w:rPr>
      </w:pPr>
      <w:r>
        <w:rPr>
          <w:color w:val="333333"/>
        </w:rPr>
        <w:t>}</w:t>
      </w:r>
    </w:p>
    <w:p w14:paraId="25B5C9F8"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Возможно указать ключ только для некоторых элементов и пропустить для других:</w:t>
      </w:r>
    </w:p>
    <w:p w14:paraId="4A120842"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#5 Ключи для некоторых элементов</w:t>
      </w:r>
    </w:p>
    <w:p w14:paraId="30D3ABA9" w14:textId="77777777" w:rsidR="000B141F" w:rsidRPr="00DA332C" w:rsidRDefault="000B141F" w:rsidP="000B141F">
      <w:pPr>
        <w:shd w:val="clear" w:color="auto" w:fill="FFFFFF"/>
        <w:rPr>
          <w:rFonts w:ascii="Helvetica" w:hAnsi="Helvetica" w:cs="Helvetica"/>
          <w:color w:val="333333"/>
          <w:lang w:val="ru-RU"/>
        </w:rPr>
      </w:pPr>
      <w:r w:rsidRPr="00DA332C">
        <w:rPr>
          <w:rStyle w:val="HTML"/>
          <w:rFonts w:eastAsia="Arial"/>
          <w:color w:val="0000BB"/>
          <w:lang w:val="ru-RU"/>
        </w:rPr>
        <w:t>&lt;?</w:t>
      </w:r>
      <w:r w:rsidRPr="00743F1C">
        <w:rPr>
          <w:rStyle w:val="HTML"/>
          <w:rFonts w:eastAsia="Arial"/>
          <w:color w:val="0000BB"/>
          <w:lang w:val="en-US"/>
        </w:rPr>
        <w:t>php</w:t>
      </w:r>
      <w:r w:rsidRPr="00DA332C">
        <w:rPr>
          <w:rFonts w:ascii="Courier New" w:hAnsi="Courier New" w:cs="Courier New"/>
          <w:color w:val="0000BB"/>
          <w:sz w:val="20"/>
          <w:szCs w:val="20"/>
          <w:lang w:val="ru-RU"/>
        </w:rPr>
        <w:br/>
      </w:r>
      <w:r w:rsidRPr="00DA332C">
        <w:rPr>
          <w:rStyle w:val="HTML"/>
          <w:rFonts w:eastAsia="Arial"/>
          <w:color w:val="0000BB"/>
          <w:lang w:val="ru-RU"/>
        </w:rPr>
        <w:t>$</w:t>
      </w:r>
      <w:r w:rsidRPr="00743F1C">
        <w:rPr>
          <w:rStyle w:val="HTML"/>
          <w:rFonts w:eastAsia="Arial"/>
          <w:color w:val="0000BB"/>
          <w:lang w:val="en-US"/>
        </w:rPr>
        <w:t>array </w:t>
      </w:r>
      <w:r w:rsidRPr="00DA332C">
        <w:rPr>
          <w:rStyle w:val="HTML"/>
          <w:rFonts w:eastAsia="Arial"/>
          <w:color w:val="007700"/>
          <w:lang w:val="ru-RU"/>
        </w:rPr>
        <w:t>=</w:t>
      </w:r>
      <w:r w:rsidRPr="00743F1C">
        <w:rPr>
          <w:rStyle w:val="HTML"/>
          <w:rFonts w:eastAsia="Arial"/>
          <w:color w:val="007700"/>
          <w:lang w:val="en-US"/>
        </w:rPr>
        <w:t> </w:t>
      </w:r>
      <w:proofErr w:type="gramStart"/>
      <w:r w:rsidRPr="00743F1C">
        <w:rPr>
          <w:rStyle w:val="HTML"/>
          <w:rFonts w:eastAsia="Arial"/>
          <w:color w:val="007700"/>
          <w:lang w:val="en-US"/>
        </w:rPr>
        <w:t>array</w:t>
      </w:r>
      <w:r w:rsidRPr="00DA332C">
        <w:rPr>
          <w:rStyle w:val="HTML"/>
          <w:rFonts w:eastAsia="Arial"/>
          <w:color w:val="007700"/>
          <w:lang w:val="ru-RU"/>
        </w:rPr>
        <w:t>(</w:t>
      </w:r>
      <w:proofErr w:type="gramEnd"/>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a</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lastRenderedPageBreak/>
        <w:t>         </w:t>
      </w:r>
      <w:r w:rsidRPr="00DA332C">
        <w:rPr>
          <w:rStyle w:val="HTML"/>
          <w:rFonts w:eastAsia="Arial"/>
          <w:color w:val="DD0000"/>
          <w:lang w:val="ru-RU"/>
        </w:rPr>
        <w:t>"</w:t>
      </w:r>
      <w:r w:rsidRPr="00743F1C">
        <w:rPr>
          <w:rStyle w:val="HTML"/>
          <w:rFonts w:eastAsia="Arial"/>
          <w:color w:val="DD0000"/>
          <w:lang w:val="en-US"/>
        </w:rPr>
        <w:t>b</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0000BB"/>
          <w:lang w:val="ru-RU"/>
        </w:rPr>
        <w:t>6</w:t>
      </w:r>
      <w:r w:rsidRPr="00743F1C">
        <w:rPr>
          <w:rStyle w:val="HTML"/>
          <w:rFonts w:eastAsia="Arial"/>
          <w:color w:val="0000BB"/>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c</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DD0000"/>
          <w:lang w:val="ru-RU"/>
        </w:rPr>
        <w:t>"</w:t>
      </w:r>
      <w:r w:rsidRPr="00743F1C">
        <w:rPr>
          <w:rStyle w:val="HTML"/>
          <w:rFonts w:eastAsia="Arial"/>
          <w:color w:val="DD0000"/>
          <w:lang w:val="en-US"/>
        </w:rPr>
        <w:t>d</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00BB"/>
          <w:lang w:val="en-US"/>
        </w:rPr>
        <w:t>var</w:t>
      </w:r>
      <w:r w:rsidRPr="00DA332C">
        <w:rPr>
          <w:rStyle w:val="HTML"/>
          <w:rFonts w:eastAsia="Arial"/>
          <w:color w:val="0000BB"/>
          <w:lang w:val="ru-RU"/>
        </w:rPr>
        <w:t>_</w:t>
      </w:r>
      <w:r w:rsidRPr="00743F1C">
        <w:rPr>
          <w:rStyle w:val="HTML"/>
          <w:rFonts w:eastAsia="Arial"/>
          <w:color w:val="0000BB"/>
          <w:lang w:val="en-US"/>
        </w:rPr>
        <w:t>dump</w:t>
      </w:r>
      <w:r w:rsidRPr="00DA332C">
        <w:rPr>
          <w:rStyle w:val="HTML"/>
          <w:rFonts w:eastAsia="Arial"/>
          <w:color w:val="007700"/>
          <w:lang w:val="ru-RU"/>
        </w:rPr>
        <w:t>(</w:t>
      </w:r>
      <w:r w:rsidRPr="00DA332C">
        <w:rPr>
          <w:rStyle w:val="HTML"/>
          <w:rFonts w:eastAsia="Arial"/>
          <w:color w:val="0000BB"/>
          <w:lang w:val="ru-RU"/>
        </w:rPr>
        <w:t>$</w:t>
      </w:r>
      <w:r w:rsidRPr="00743F1C">
        <w:rPr>
          <w:rStyle w:val="HTML"/>
          <w:rFonts w:eastAsia="Arial"/>
          <w:color w:val="0000BB"/>
          <w:lang w:val="en-US"/>
        </w:rPr>
        <w:t>array</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00BB"/>
          <w:lang w:val="ru-RU"/>
        </w:rPr>
        <w:t>?&gt;</w:t>
      </w:r>
    </w:p>
    <w:p w14:paraId="436D4A83"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52D04E71" w14:textId="77777777" w:rsidR="000B141F" w:rsidRPr="00DA332C" w:rsidRDefault="000B141F" w:rsidP="000B141F">
      <w:pPr>
        <w:pStyle w:val="HTML0"/>
        <w:shd w:val="clear" w:color="auto" w:fill="FFFFFF"/>
        <w:rPr>
          <w:color w:val="333333"/>
        </w:rPr>
      </w:pPr>
      <w:proofErr w:type="gramStart"/>
      <w:r w:rsidRPr="00743F1C">
        <w:rPr>
          <w:color w:val="333333"/>
          <w:lang w:val="en-US"/>
        </w:rPr>
        <w:t>array</w:t>
      </w:r>
      <w:r w:rsidRPr="00DA332C">
        <w:rPr>
          <w:color w:val="333333"/>
        </w:rPr>
        <w:t>(</w:t>
      </w:r>
      <w:proofErr w:type="gramEnd"/>
      <w:r w:rsidRPr="00DA332C">
        <w:rPr>
          <w:color w:val="333333"/>
        </w:rPr>
        <w:t>4) {</w:t>
      </w:r>
    </w:p>
    <w:p w14:paraId="1C5E3080" w14:textId="77777777" w:rsidR="000B141F" w:rsidRPr="000B141F" w:rsidRDefault="000B141F" w:rsidP="000B141F">
      <w:pPr>
        <w:pStyle w:val="HTML0"/>
        <w:shd w:val="clear" w:color="auto" w:fill="FFFFFF"/>
        <w:rPr>
          <w:color w:val="333333"/>
          <w:lang w:val="en-US"/>
        </w:rPr>
      </w:pPr>
      <w:r w:rsidRPr="00DA332C">
        <w:rPr>
          <w:color w:val="333333"/>
        </w:rPr>
        <w:t xml:space="preserve">  </w:t>
      </w:r>
      <w:r w:rsidRPr="000B141F">
        <w:rPr>
          <w:color w:val="333333"/>
          <w:lang w:val="en-US"/>
        </w:rPr>
        <w:t>[</w:t>
      </w:r>
      <w:proofErr w:type="gramStart"/>
      <w:r w:rsidRPr="000B141F">
        <w:rPr>
          <w:color w:val="333333"/>
          <w:lang w:val="en-US"/>
        </w:rPr>
        <w:t>0]=</w:t>
      </w:r>
      <w:proofErr w:type="gramEnd"/>
      <w:r w:rsidRPr="000B141F">
        <w:rPr>
          <w:color w:val="333333"/>
          <w:lang w:val="en-US"/>
        </w:rPr>
        <w:t>&gt;</w:t>
      </w:r>
    </w:p>
    <w:p w14:paraId="6477641B"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"a"</w:t>
      </w:r>
    </w:p>
    <w:p w14:paraId="53485632"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1]=</w:t>
      </w:r>
      <w:proofErr w:type="gramEnd"/>
      <w:r w:rsidRPr="000B141F">
        <w:rPr>
          <w:color w:val="333333"/>
          <w:lang w:val="en-US"/>
        </w:rPr>
        <w:t>&gt;</w:t>
      </w:r>
    </w:p>
    <w:p w14:paraId="191F95B5"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"b"</w:t>
      </w:r>
    </w:p>
    <w:p w14:paraId="6BBEF68D" w14:textId="77777777" w:rsidR="000B141F" w:rsidRPr="00DA332C" w:rsidRDefault="000B141F" w:rsidP="000B141F">
      <w:pPr>
        <w:pStyle w:val="HTML0"/>
        <w:shd w:val="clear" w:color="auto" w:fill="FFFFFF"/>
        <w:rPr>
          <w:color w:val="333333"/>
          <w:lang w:val="en-US"/>
        </w:rPr>
      </w:pPr>
      <w:r w:rsidRPr="000B141F">
        <w:rPr>
          <w:color w:val="333333"/>
          <w:lang w:val="en-US"/>
        </w:rPr>
        <w:t xml:space="preserve">  </w:t>
      </w:r>
      <w:r w:rsidRPr="00DA332C">
        <w:rPr>
          <w:color w:val="333333"/>
          <w:lang w:val="en-US"/>
        </w:rPr>
        <w:t>[</w:t>
      </w:r>
      <w:proofErr w:type="gramStart"/>
      <w:r w:rsidRPr="00DA332C">
        <w:rPr>
          <w:color w:val="333333"/>
          <w:lang w:val="en-US"/>
        </w:rPr>
        <w:t>6]=</w:t>
      </w:r>
      <w:proofErr w:type="gramEnd"/>
      <w:r w:rsidRPr="00DA332C">
        <w:rPr>
          <w:color w:val="333333"/>
          <w:lang w:val="en-US"/>
        </w:rPr>
        <w:t>&gt;</w:t>
      </w:r>
    </w:p>
    <w:p w14:paraId="18056919"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proofErr w:type="gramStart"/>
      <w:r w:rsidRPr="000B141F">
        <w:rPr>
          <w:color w:val="333333"/>
          <w:lang w:val="en-US"/>
        </w:rPr>
        <w:t>string</w:t>
      </w:r>
      <w:r w:rsidRPr="00DA332C">
        <w:rPr>
          <w:color w:val="333333"/>
          <w:lang w:val="en-US"/>
        </w:rPr>
        <w:t>(</w:t>
      </w:r>
      <w:proofErr w:type="gramEnd"/>
      <w:r w:rsidRPr="00DA332C">
        <w:rPr>
          <w:color w:val="333333"/>
          <w:lang w:val="en-US"/>
        </w:rPr>
        <w:t>1) "</w:t>
      </w:r>
      <w:r w:rsidRPr="000B141F">
        <w:rPr>
          <w:color w:val="333333"/>
          <w:lang w:val="en-US"/>
        </w:rPr>
        <w:t>c</w:t>
      </w:r>
      <w:r w:rsidRPr="00DA332C">
        <w:rPr>
          <w:color w:val="333333"/>
          <w:lang w:val="en-US"/>
        </w:rPr>
        <w:t>"</w:t>
      </w:r>
    </w:p>
    <w:p w14:paraId="229DB0E3" w14:textId="77777777" w:rsidR="000B141F" w:rsidRDefault="000B141F" w:rsidP="000B141F">
      <w:pPr>
        <w:pStyle w:val="HTML0"/>
        <w:shd w:val="clear" w:color="auto" w:fill="FFFFFF"/>
        <w:rPr>
          <w:color w:val="333333"/>
        </w:rPr>
      </w:pPr>
      <w:r w:rsidRPr="00DA332C">
        <w:rPr>
          <w:color w:val="333333"/>
          <w:lang w:val="en-US"/>
        </w:rPr>
        <w:t xml:space="preserve">  </w:t>
      </w:r>
      <w:r>
        <w:rPr>
          <w:color w:val="333333"/>
        </w:rPr>
        <w:t>[</w:t>
      </w:r>
      <w:proofErr w:type="gramStart"/>
      <w:r>
        <w:rPr>
          <w:color w:val="333333"/>
        </w:rPr>
        <w:t>7]=</w:t>
      </w:r>
      <w:proofErr w:type="gramEnd"/>
      <w:r>
        <w:rPr>
          <w:color w:val="333333"/>
        </w:rPr>
        <w:t>&gt;</w:t>
      </w:r>
    </w:p>
    <w:p w14:paraId="1697AEE9"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string</w:t>
      </w:r>
      <w:proofErr w:type="spellEnd"/>
      <w:r>
        <w:rPr>
          <w:color w:val="333333"/>
        </w:rPr>
        <w:t>(</w:t>
      </w:r>
      <w:proofErr w:type="gramEnd"/>
      <w:r>
        <w:rPr>
          <w:color w:val="333333"/>
        </w:rPr>
        <w:t>1) "d"</w:t>
      </w:r>
    </w:p>
    <w:p w14:paraId="541DEE32" w14:textId="77777777" w:rsidR="000B141F" w:rsidRDefault="000B141F" w:rsidP="000B141F">
      <w:pPr>
        <w:pStyle w:val="HTML0"/>
        <w:shd w:val="clear" w:color="auto" w:fill="FFFFFF"/>
        <w:rPr>
          <w:color w:val="333333"/>
        </w:rPr>
      </w:pPr>
      <w:r>
        <w:rPr>
          <w:color w:val="333333"/>
        </w:rPr>
        <w:t>}</w:t>
      </w:r>
    </w:p>
    <w:p w14:paraId="1B47CDEE"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Как вы видите последнее значение </w:t>
      </w:r>
      <w:r>
        <w:rPr>
          <w:rStyle w:val="HTML"/>
          <w:color w:val="333333"/>
        </w:rPr>
        <w:t>"d"</w:t>
      </w:r>
      <w:r>
        <w:rPr>
          <w:rFonts w:ascii="Helvetica" w:hAnsi="Helvetica" w:cs="Helvetica"/>
          <w:color w:val="333333"/>
        </w:rPr>
        <w:t> было присвоено ключу </w:t>
      </w:r>
      <w:r>
        <w:rPr>
          <w:rStyle w:val="HTML"/>
          <w:color w:val="333333"/>
        </w:rPr>
        <w:t>7</w:t>
      </w:r>
      <w:r>
        <w:rPr>
          <w:rFonts w:ascii="Helvetica" w:hAnsi="Helvetica" w:cs="Helvetica"/>
          <w:color w:val="333333"/>
        </w:rPr>
        <w:t>. Это произошло потому, что самое большое значение ключа целого типа перед этим было </w:t>
      </w:r>
      <w:r>
        <w:rPr>
          <w:rStyle w:val="HTML"/>
          <w:color w:val="333333"/>
        </w:rPr>
        <w:t>6</w:t>
      </w:r>
      <w:r>
        <w:rPr>
          <w:rFonts w:ascii="Helvetica" w:hAnsi="Helvetica" w:cs="Helvetica"/>
          <w:color w:val="333333"/>
        </w:rPr>
        <w:t>.</w:t>
      </w:r>
    </w:p>
    <w:p w14:paraId="2CB3EE2A"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#6 Расширенный пример преобразования типов и перезаписи элементов</w:t>
      </w:r>
    </w:p>
    <w:p w14:paraId="0DC49EC6"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array</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1    </w:t>
      </w:r>
      <w:r>
        <w:rPr>
          <w:rStyle w:val="HTML"/>
          <w:rFonts w:eastAsia="Arial"/>
          <w:color w:val="007700"/>
        </w:rPr>
        <w:t>=&gt; </w:t>
      </w:r>
      <w:r>
        <w:rPr>
          <w:rStyle w:val="HTML"/>
          <w:rFonts w:eastAsia="Arial"/>
          <w:color w:val="DD0000"/>
        </w:rPr>
        <w:t>'a'</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'1'  </w:t>
      </w:r>
      <w:r>
        <w:rPr>
          <w:rStyle w:val="HTML"/>
          <w:rFonts w:eastAsia="Arial"/>
          <w:color w:val="007700"/>
        </w:rPr>
        <w:t>=&gt; </w:t>
      </w:r>
      <w:r>
        <w:rPr>
          <w:rStyle w:val="HTML"/>
          <w:rFonts w:eastAsia="Arial"/>
          <w:color w:val="DD0000"/>
        </w:rPr>
        <w:t>'b'</w:t>
      </w:r>
      <w:r>
        <w:rPr>
          <w:rStyle w:val="HTML"/>
          <w:rFonts w:eastAsia="Arial"/>
          <w:color w:val="007700"/>
        </w:rPr>
        <w:t>, </w:t>
      </w:r>
      <w:r>
        <w:rPr>
          <w:rStyle w:val="HTML"/>
          <w:rFonts w:eastAsia="Arial"/>
          <w:color w:val="FF8000"/>
        </w:rPr>
        <w:t>// значение "b" перезапишет значение "a"</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1.5  </w:t>
      </w:r>
      <w:r>
        <w:rPr>
          <w:rStyle w:val="HTML"/>
          <w:rFonts w:eastAsia="Arial"/>
          <w:color w:val="007700"/>
        </w:rPr>
        <w:t>=&gt; </w:t>
      </w:r>
      <w:r>
        <w:rPr>
          <w:rStyle w:val="HTML"/>
          <w:rFonts w:eastAsia="Arial"/>
          <w:color w:val="DD0000"/>
        </w:rPr>
        <w:t>'c'</w:t>
      </w:r>
      <w:r>
        <w:rPr>
          <w:rStyle w:val="HTML"/>
          <w:rFonts w:eastAsia="Arial"/>
          <w:color w:val="007700"/>
        </w:rPr>
        <w:t>, </w:t>
      </w:r>
      <w:r>
        <w:rPr>
          <w:rStyle w:val="HTML"/>
          <w:rFonts w:eastAsia="Arial"/>
          <w:color w:val="FF8000"/>
        </w:rPr>
        <w:t>// значение "c" перезапишет значение "b"</w:t>
      </w:r>
      <w:r>
        <w:rPr>
          <w:rFonts w:ascii="Courier New" w:hAnsi="Courier New" w:cs="Courier New"/>
          <w:color w:val="FF8000"/>
          <w:sz w:val="20"/>
          <w:szCs w:val="20"/>
        </w:rPr>
        <w:br/>
      </w:r>
      <w:r>
        <w:rPr>
          <w:rStyle w:val="HTML"/>
          <w:rFonts w:eastAsia="Arial"/>
          <w:color w:val="FF8000"/>
        </w:rPr>
        <w:t>    </w:t>
      </w:r>
      <w:r>
        <w:rPr>
          <w:rStyle w:val="HTML"/>
          <w:rFonts w:eastAsia="Arial"/>
          <w:color w:val="007700"/>
        </w:rPr>
        <w:t>-</w:t>
      </w:r>
      <w:r>
        <w:rPr>
          <w:rStyle w:val="HTML"/>
          <w:rFonts w:eastAsia="Arial"/>
          <w:color w:val="0000BB"/>
        </w:rPr>
        <w:t>1 </w:t>
      </w:r>
      <w:r>
        <w:rPr>
          <w:rStyle w:val="HTML"/>
          <w:rFonts w:eastAsia="Arial"/>
          <w:color w:val="007700"/>
        </w:rPr>
        <w:t>=&gt; </w:t>
      </w:r>
      <w:r>
        <w:rPr>
          <w:rStyle w:val="HTML"/>
          <w:rFonts w:eastAsia="Arial"/>
          <w:color w:val="DD0000"/>
        </w:rPr>
        <w:t>'d'</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'01'  </w:t>
      </w:r>
      <w:r>
        <w:rPr>
          <w:rStyle w:val="HTML"/>
          <w:rFonts w:eastAsia="Arial"/>
          <w:color w:val="007700"/>
        </w:rPr>
        <w:t>=&gt; </w:t>
      </w:r>
      <w:r>
        <w:rPr>
          <w:rStyle w:val="HTML"/>
          <w:rFonts w:eastAsia="Arial"/>
          <w:color w:val="DD0000"/>
        </w:rPr>
        <w:t>'e'</w:t>
      </w:r>
      <w:r>
        <w:rPr>
          <w:rStyle w:val="HTML"/>
          <w:rFonts w:eastAsia="Arial"/>
          <w:color w:val="007700"/>
        </w:rPr>
        <w:t>, </w:t>
      </w:r>
      <w:r>
        <w:rPr>
          <w:rStyle w:val="HTML"/>
          <w:rFonts w:eastAsia="Arial"/>
          <w:color w:val="FF8000"/>
        </w:rPr>
        <w:t>// поскольку это не целочисленная строка, она НЕ перезапишет ключ для 1</w:t>
      </w:r>
      <w:r>
        <w:rPr>
          <w:rFonts w:ascii="Courier New" w:hAnsi="Courier New" w:cs="Courier New"/>
          <w:color w:val="FF8000"/>
          <w:sz w:val="20"/>
          <w:szCs w:val="20"/>
        </w:rPr>
        <w:br/>
      </w:r>
      <w:r>
        <w:rPr>
          <w:rStyle w:val="HTML"/>
          <w:rFonts w:eastAsia="Arial"/>
          <w:color w:val="FF8000"/>
        </w:rPr>
        <w:t>    </w:t>
      </w:r>
      <w:r>
        <w:rPr>
          <w:rStyle w:val="HTML"/>
          <w:rFonts w:eastAsia="Arial"/>
          <w:color w:val="DD0000"/>
        </w:rPr>
        <w:t>'1.5' </w:t>
      </w:r>
      <w:r>
        <w:rPr>
          <w:rStyle w:val="HTML"/>
          <w:rFonts w:eastAsia="Arial"/>
          <w:color w:val="007700"/>
        </w:rPr>
        <w:t>=&gt; </w:t>
      </w:r>
      <w:r>
        <w:rPr>
          <w:rStyle w:val="HTML"/>
          <w:rFonts w:eastAsia="Arial"/>
          <w:color w:val="DD0000"/>
        </w:rPr>
        <w:t>'f'</w:t>
      </w:r>
      <w:r>
        <w:rPr>
          <w:rStyle w:val="HTML"/>
          <w:rFonts w:eastAsia="Arial"/>
          <w:color w:val="007700"/>
        </w:rPr>
        <w:t>, </w:t>
      </w:r>
      <w:r>
        <w:rPr>
          <w:rStyle w:val="HTML"/>
          <w:rFonts w:eastAsia="Arial"/>
          <w:color w:val="FF8000"/>
        </w:rPr>
        <w:t>// поскольку это не целочисленная строка, она НЕ перезапишет ключ для 1</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00BB"/>
        </w:rPr>
        <w:t>true</w:t>
      </w:r>
      <w:proofErr w:type="spellEnd"/>
      <w:r>
        <w:rPr>
          <w:rStyle w:val="HTML"/>
          <w:rFonts w:eastAsia="Arial"/>
          <w:color w:val="0000BB"/>
        </w:rPr>
        <w:t> </w:t>
      </w:r>
      <w:r>
        <w:rPr>
          <w:rStyle w:val="HTML"/>
          <w:rFonts w:eastAsia="Arial"/>
          <w:color w:val="007700"/>
        </w:rPr>
        <w:t>=&gt; </w:t>
      </w:r>
      <w:r>
        <w:rPr>
          <w:rStyle w:val="HTML"/>
          <w:rFonts w:eastAsia="Arial"/>
          <w:color w:val="DD0000"/>
        </w:rPr>
        <w:t>'g'</w:t>
      </w:r>
      <w:r>
        <w:rPr>
          <w:rStyle w:val="HTML"/>
          <w:rFonts w:eastAsia="Arial"/>
          <w:color w:val="007700"/>
        </w:rPr>
        <w:t>, </w:t>
      </w:r>
      <w:r>
        <w:rPr>
          <w:rStyle w:val="HTML"/>
          <w:rFonts w:eastAsia="Arial"/>
          <w:color w:val="FF8000"/>
        </w:rPr>
        <w:t>// значение "g" перезапишет значение "c"</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0000BB"/>
        </w:rPr>
        <w:t>false</w:t>
      </w:r>
      <w:proofErr w:type="spellEnd"/>
      <w:r>
        <w:rPr>
          <w:rStyle w:val="HTML"/>
          <w:rFonts w:eastAsia="Arial"/>
          <w:color w:val="0000BB"/>
        </w:rPr>
        <w:t> </w:t>
      </w:r>
      <w:r>
        <w:rPr>
          <w:rStyle w:val="HTML"/>
          <w:rFonts w:eastAsia="Arial"/>
          <w:color w:val="007700"/>
        </w:rPr>
        <w:t>=&gt; </w:t>
      </w:r>
      <w:r>
        <w:rPr>
          <w:rStyle w:val="HTML"/>
          <w:rFonts w:eastAsia="Arial"/>
          <w:color w:val="DD0000"/>
        </w:rPr>
        <w:t>'h'</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 </w:t>
      </w:r>
      <w:r>
        <w:rPr>
          <w:rStyle w:val="HTML"/>
          <w:rFonts w:eastAsia="Arial"/>
          <w:color w:val="007700"/>
        </w:rPr>
        <w:t>=&gt; </w:t>
      </w:r>
      <w:r>
        <w:rPr>
          <w:rStyle w:val="HTML"/>
          <w:rFonts w:eastAsia="Arial"/>
          <w:color w:val="DD0000"/>
        </w:rPr>
        <w:t>'i'</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00BB"/>
        </w:rPr>
        <w:t>null</w:t>
      </w:r>
      <w:proofErr w:type="spellEnd"/>
      <w:r>
        <w:rPr>
          <w:rStyle w:val="HTML"/>
          <w:rFonts w:eastAsia="Arial"/>
          <w:color w:val="0000BB"/>
        </w:rPr>
        <w:t> </w:t>
      </w:r>
      <w:r>
        <w:rPr>
          <w:rStyle w:val="HTML"/>
          <w:rFonts w:eastAsia="Arial"/>
          <w:color w:val="007700"/>
        </w:rPr>
        <w:t>=&gt; </w:t>
      </w:r>
      <w:r>
        <w:rPr>
          <w:rStyle w:val="HTML"/>
          <w:rFonts w:eastAsia="Arial"/>
          <w:color w:val="DD0000"/>
        </w:rPr>
        <w:t>'j'</w:t>
      </w:r>
      <w:r>
        <w:rPr>
          <w:rStyle w:val="HTML"/>
          <w:rFonts w:eastAsia="Arial"/>
          <w:color w:val="007700"/>
        </w:rPr>
        <w:t>, </w:t>
      </w:r>
      <w:r>
        <w:rPr>
          <w:rStyle w:val="HTML"/>
          <w:rFonts w:eastAsia="Arial"/>
          <w:color w:val="FF8000"/>
        </w:rPr>
        <w:t>// значение "j" перезапишет значение "i"</w:t>
      </w:r>
      <w:r>
        <w:rPr>
          <w:rFonts w:ascii="Courier New" w:hAnsi="Courier New" w:cs="Courier New"/>
          <w:color w:val="FF8000"/>
          <w:sz w:val="20"/>
          <w:szCs w:val="20"/>
        </w:rPr>
        <w:br/>
      </w:r>
      <w:r>
        <w:rPr>
          <w:rStyle w:val="HTML"/>
          <w:rFonts w:eastAsia="Arial"/>
          <w:color w:val="FF8000"/>
        </w:rPr>
        <w:t>    </w:t>
      </w:r>
      <w:r>
        <w:rPr>
          <w:rStyle w:val="HTML"/>
          <w:rFonts w:eastAsia="Arial"/>
          <w:color w:val="DD0000"/>
        </w:rPr>
        <w:t>'k'</w:t>
      </w:r>
      <w:r>
        <w:rPr>
          <w:rStyle w:val="HTML"/>
          <w:rFonts w:eastAsia="Arial"/>
          <w:color w:val="007700"/>
        </w:rPr>
        <w:t>, </w:t>
      </w:r>
      <w:r>
        <w:rPr>
          <w:rStyle w:val="HTML"/>
          <w:rFonts w:eastAsia="Arial"/>
          <w:color w:val="FF8000"/>
        </w:rPr>
        <w:t>// значение "k" присваивается ключу 2. Потому что самый большой целочисленный ключ до этого был 1</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2 </w:t>
      </w:r>
      <w:r>
        <w:rPr>
          <w:rStyle w:val="HTML"/>
          <w:rFonts w:eastAsia="Arial"/>
          <w:color w:val="007700"/>
        </w:rPr>
        <w:t>=&gt; </w:t>
      </w:r>
      <w:r>
        <w:rPr>
          <w:rStyle w:val="HTML"/>
          <w:rFonts w:eastAsia="Arial"/>
          <w:color w:val="DD0000"/>
        </w:rPr>
        <w:t>'l'</w:t>
      </w:r>
      <w:r>
        <w:rPr>
          <w:rStyle w:val="HTML"/>
          <w:rFonts w:eastAsia="Arial"/>
          <w:color w:val="007700"/>
        </w:rPr>
        <w:t>, </w:t>
      </w:r>
      <w:r>
        <w:rPr>
          <w:rStyle w:val="HTML"/>
          <w:rFonts w:eastAsia="Arial"/>
          <w:color w:val="FF8000"/>
        </w:rPr>
        <w:t>// значение "l" перезапишет значение "k"</w:t>
      </w:r>
      <w:r>
        <w:rPr>
          <w:rFonts w:ascii="Courier New" w:hAnsi="Courier New" w:cs="Courier New"/>
          <w:color w:val="FF80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proofErr w:type="spellStart"/>
      <w:r>
        <w:rPr>
          <w:rStyle w:val="HTML"/>
          <w:rFonts w:eastAsia="Arial"/>
          <w:color w:val="0000BB"/>
        </w:rPr>
        <w:t>var_dump</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4B0BB96B"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1BD50D26" w14:textId="77777777" w:rsidR="000B141F" w:rsidRPr="00DA332C" w:rsidRDefault="000B141F" w:rsidP="000B141F">
      <w:pPr>
        <w:pStyle w:val="HTML0"/>
        <w:shd w:val="clear" w:color="auto" w:fill="FFFFFF"/>
        <w:rPr>
          <w:color w:val="333333"/>
        </w:rPr>
      </w:pPr>
      <w:proofErr w:type="gramStart"/>
      <w:r w:rsidRPr="00743F1C">
        <w:rPr>
          <w:color w:val="333333"/>
          <w:lang w:val="en-US"/>
        </w:rPr>
        <w:t>array</w:t>
      </w:r>
      <w:r w:rsidRPr="00DA332C">
        <w:rPr>
          <w:color w:val="333333"/>
        </w:rPr>
        <w:t>(</w:t>
      </w:r>
      <w:proofErr w:type="gramEnd"/>
      <w:r w:rsidRPr="00DA332C">
        <w:rPr>
          <w:color w:val="333333"/>
        </w:rPr>
        <w:t>7) {</w:t>
      </w:r>
    </w:p>
    <w:p w14:paraId="57662506" w14:textId="77777777" w:rsidR="000B141F" w:rsidRPr="000B141F" w:rsidRDefault="000B141F" w:rsidP="000B141F">
      <w:pPr>
        <w:pStyle w:val="HTML0"/>
        <w:shd w:val="clear" w:color="auto" w:fill="FFFFFF"/>
        <w:rPr>
          <w:color w:val="333333"/>
          <w:lang w:val="en-US"/>
        </w:rPr>
      </w:pPr>
      <w:r w:rsidRPr="00DA332C">
        <w:rPr>
          <w:color w:val="333333"/>
        </w:rPr>
        <w:t xml:space="preserve">  </w:t>
      </w:r>
      <w:r w:rsidRPr="000B141F">
        <w:rPr>
          <w:color w:val="333333"/>
          <w:lang w:val="en-US"/>
        </w:rPr>
        <w:t>[</w:t>
      </w:r>
      <w:proofErr w:type="gramStart"/>
      <w:r w:rsidRPr="000B141F">
        <w:rPr>
          <w:color w:val="333333"/>
          <w:lang w:val="en-US"/>
        </w:rPr>
        <w:t>1]=</w:t>
      </w:r>
      <w:proofErr w:type="gramEnd"/>
      <w:r w:rsidRPr="000B141F">
        <w:rPr>
          <w:color w:val="333333"/>
          <w:lang w:val="en-US"/>
        </w:rPr>
        <w:t>&gt;</w:t>
      </w:r>
    </w:p>
    <w:p w14:paraId="04A73631"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"g"</w:t>
      </w:r>
    </w:p>
    <w:p w14:paraId="1DD6B591" w14:textId="77777777" w:rsidR="000B141F" w:rsidRPr="000B141F" w:rsidRDefault="000B141F" w:rsidP="000B141F">
      <w:pPr>
        <w:pStyle w:val="HTML0"/>
        <w:shd w:val="clear" w:color="auto" w:fill="FFFFFF"/>
        <w:rPr>
          <w:color w:val="333333"/>
          <w:lang w:val="en-US"/>
        </w:rPr>
      </w:pPr>
      <w:r w:rsidRPr="000B141F">
        <w:rPr>
          <w:color w:val="333333"/>
          <w:lang w:val="en-US"/>
        </w:rPr>
        <w:lastRenderedPageBreak/>
        <w:t xml:space="preserve">  [-</w:t>
      </w:r>
      <w:proofErr w:type="gramStart"/>
      <w:r w:rsidRPr="000B141F">
        <w:rPr>
          <w:color w:val="333333"/>
          <w:lang w:val="en-US"/>
        </w:rPr>
        <w:t>1]=</w:t>
      </w:r>
      <w:proofErr w:type="gramEnd"/>
      <w:r w:rsidRPr="000B141F">
        <w:rPr>
          <w:color w:val="333333"/>
          <w:lang w:val="en-US"/>
        </w:rPr>
        <w:t>&gt;</w:t>
      </w:r>
    </w:p>
    <w:p w14:paraId="51004541"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"d"</w:t>
      </w:r>
    </w:p>
    <w:p w14:paraId="126DB6B1"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["01</w:t>
      </w:r>
      <w:proofErr w:type="gramStart"/>
      <w:r w:rsidRPr="000B141F">
        <w:rPr>
          <w:color w:val="333333"/>
          <w:lang w:val="en-US"/>
        </w:rPr>
        <w:t>"]=</w:t>
      </w:r>
      <w:proofErr w:type="gramEnd"/>
      <w:r w:rsidRPr="000B141F">
        <w:rPr>
          <w:color w:val="333333"/>
          <w:lang w:val="en-US"/>
        </w:rPr>
        <w:t>&gt;</w:t>
      </w:r>
    </w:p>
    <w:p w14:paraId="1606633E"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"e"</w:t>
      </w:r>
    </w:p>
    <w:p w14:paraId="0E1A0B2E"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["1.5</w:t>
      </w:r>
      <w:proofErr w:type="gramStart"/>
      <w:r w:rsidRPr="000B141F">
        <w:rPr>
          <w:color w:val="333333"/>
          <w:lang w:val="en-US"/>
        </w:rPr>
        <w:t>"]=</w:t>
      </w:r>
      <w:proofErr w:type="gramEnd"/>
      <w:r w:rsidRPr="000B141F">
        <w:rPr>
          <w:color w:val="333333"/>
          <w:lang w:val="en-US"/>
        </w:rPr>
        <w:t>&gt;</w:t>
      </w:r>
    </w:p>
    <w:p w14:paraId="182BAC65"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"f"</w:t>
      </w:r>
    </w:p>
    <w:p w14:paraId="5E815982"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0]=</w:t>
      </w:r>
      <w:proofErr w:type="gramEnd"/>
      <w:r w:rsidRPr="000B141F">
        <w:rPr>
          <w:color w:val="333333"/>
          <w:lang w:val="en-US"/>
        </w:rPr>
        <w:t>&gt;</w:t>
      </w:r>
    </w:p>
    <w:p w14:paraId="2353C09F"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w:t>
      </w:r>
      <w:proofErr w:type="gramStart"/>
      <w:r w:rsidRPr="000B141F">
        <w:rPr>
          <w:color w:val="333333"/>
          <w:lang w:val="en-US"/>
        </w:rPr>
        <w:t>string(</w:t>
      </w:r>
      <w:proofErr w:type="gramEnd"/>
      <w:r w:rsidRPr="000B141F">
        <w:rPr>
          <w:color w:val="333333"/>
          <w:lang w:val="en-US"/>
        </w:rPr>
        <w:t>1) "h"</w:t>
      </w:r>
    </w:p>
    <w:p w14:paraId="5F1158EB" w14:textId="77777777" w:rsidR="000B141F" w:rsidRPr="00DA332C" w:rsidRDefault="000B141F" w:rsidP="000B141F">
      <w:pPr>
        <w:pStyle w:val="HTML0"/>
        <w:shd w:val="clear" w:color="auto" w:fill="FFFFFF"/>
        <w:rPr>
          <w:color w:val="333333"/>
          <w:lang w:val="en-US"/>
        </w:rPr>
      </w:pPr>
      <w:r w:rsidRPr="000B141F">
        <w:rPr>
          <w:color w:val="333333"/>
          <w:lang w:val="en-US"/>
        </w:rPr>
        <w:t xml:space="preserve">  </w:t>
      </w:r>
      <w:r w:rsidRPr="00DA332C">
        <w:rPr>
          <w:color w:val="333333"/>
          <w:lang w:val="en-US"/>
        </w:rPr>
        <w:t>[""]=&gt;</w:t>
      </w:r>
    </w:p>
    <w:p w14:paraId="378D2250"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proofErr w:type="gramStart"/>
      <w:r w:rsidRPr="000B141F">
        <w:rPr>
          <w:color w:val="333333"/>
          <w:lang w:val="en-US"/>
        </w:rPr>
        <w:t>string</w:t>
      </w:r>
      <w:r w:rsidRPr="00DA332C">
        <w:rPr>
          <w:color w:val="333333"/>
          <w:lang w:val="en-US"/>
        </w:rPr>
        <w:t>(</w:t>
      </w:r>
      <w:proofErr w:type="gramEnd"/>
      <w:r w:rsidRPr="00DA332C">
        <w:rPr>
          <w:color w:val="333333"/>
          <w:lang w:val="en-US"/>
        </w:rPr>
        <w:t>1) "</w:t>
      </w:r>
      <w:r w:rsidRPr="000B141F">
        <w:rPr>
          <w:color w:val="333333"/>
          <w:lang w:val="en-US"/>
        </w:rPr>
        <w:t>j</w:t>
      </w:r>
      <w:r w:rsidRPr="00DA332C">
        <w:rPr>
          <w:color w:val="333333"/>
          <w:lang w:val="en-US"/>
        </w:rPr>
        <w:t>"</w:t>
      </w:r>
    </w:p>
    <w:p w14:paraId="3C6A22F7" w14:textId="77777777" w:rsidR="000B141F" w:rsidRDefault="000B141F" w:rsidP="000B141F">
      <w:pPr>
        <w:pStyle w:val="HTML0"/>
        <w:shd w:val="clear" w:color="auto" w:fill="FFFFFF"/>
        <w:rPr>
          <w:color w:val="333333"/>
        </w:rPr>
      </w:pPr>
      <w:r w:rsidRPr="00DA332C">
        <w:rPr>
          <w:color w:val="333333"/>
          <w:lang w:val="en-US"/>
        </w:rPr>
        <w:t xml:space="preserve">  </w:t>
      </w:r>
      <w:r>
        <w:rPr>
          <w:color w:val="333333"/>
        </w:rPr>
        <w:t>[</w:t>
      </w:r>
      <w:proofErr w:type="gramStart"/>
      <w:r>
        <w:rPr>
          <w:color w:val="333333"/>
        </w:rPr>
        <w:t>2]=</w:t>
      </w:r>
      <w:proofErr w:type="gramEnd"/>
      <w:r>
        <w:rPr>
          <w:color w:val="333333"/>
        </w:rPr>
        <w:t>&gt;</w:t>
      </w:r>
    </w:p>
    <w:p w14:paraId="4ECC37A5" w14:textId="77777777" w:rsidR="000B141F" w:rsidRDefault="000B141F" w:rsidP="000B141F">
      <w:pPr>
        <w:pStyle w:val="HTML0"/>
        <w:shd w:val="clear" w:color="auto" w:fill="FFFFFF"/>
        <w:rPr>
          <w:color w:val="333333"/>
        </w:rPr>
      </w:pPr>
      <w:r>
        <w:rPr>
          <w:color w:val="333333"/>
        </w:rPr>
        <w:t xml:space="preserve">  </w:t>
      </w:r>
      <w:proofErr w:type="spellStart"/>
      <w:proofErr w:type="gramStart"/>
      <w:r>
        <w:rPr>
          <w:color w:val="333333"/>
        </w:rPr>
        <w:t>string</w:t>
      </w:r>
      <w:proofErr w:type="spellEnd"/>
      <w:r>
        <w:rPr>
          <w:color w:val="333333"/>
        </w:rPr>
        <w:t>(</w:t>
      </w:r>
      <w:proofErr w:type="gramEnd"/>
      <w:r>
        <w:rPr>
          <w:color w:val="333333"/>
        </w:rPr>
        <w:t>1) "l"</w:t>
      </w:r>
    </w:p>
    <w:p w14:paraId="0B7F8D96" w14:textId="77777777" w:rsidR="000B141F" w:rsidRDefault="000B141F" w:rsidP="000B141F">
      <w:pPr>
        <w:pStyle w:val="HTML0"/>
        <w:shd w:val="clear" w:color="auto" w:fill="FFFFFF"/>
        <w:rPr>
          <w:color w:val="333333"/>
        </w:rPr>
      </w:pPr>
      <w:r>
        <w:rPr>
          <w:color w:val="333333"/>
        </w:rPr>
        <w:t>}</w:t>
      </w:r>
    </w:p>
    <w:p w14:paraId="37676266"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Этот пример включает все вариации преобразования ключей и перезаписи элементов</w:t>
      </w:r>
    </w:p>
    <w:p w14:paraId="1436B1A8" w14:textId="77777777" w:rsidR="000B141F" w:rsidRDefault="000B141F" w:rsidP="000B141F">
      <w:pPr>
        <w:pStyle w:val="4"/>
        <w:shd w:val="clear" w:color="auto" w:fill="F2F2F2"/>
        <w:rPr>
          <w:rFonts w:ascii="Helvetica" w:hAnsi="Helvetica" w:cs="Helvetica"/>
          <w:color w:val="793862"/>
        </w:rPr>
      </w:pPr>
      <w:r>
        <w:rPr>
          <w:rFonts w:ascii="Helvetica" w:hAnsi="Helvetica" w:cs="Helvetica"/>
          <w:b/>
          <w:bCs/>
          <w:color w:val="793862"/>
        </w:rPr>
        <w:t>Доступ к элементам массива с помощью квадратных скобок</w:t>
      </w:r>
      <w:hyperlink r:id="rId59" w:anchor="language.types.array.syntax.accessing" w:history="1">
        <w:r>
          <w:rPr>
            <w:rStyle w:val="a8"/>
            <w:rFonts w:ascii="Helvetica" w:hAnsi="Helvetica" w:cs="Helvetica"/>
            <w:b/>
            <w:bCs/>
            <w:bdr w:val="none" w:sz="0" w:space="0" w:color="auto" w:frame="1"/>
          </w:rPr>
          <w:t> ¶</w:t>
        </w:r>
      </w:hyperlink>
    </w:p>
    <w:p w14:paraId="114A4244"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Доступ к элементам массива может быть осуществлён с помощью синтаксиса </w:t>
      </w:r>
      <w:proofErr w:type="spellStart"/>
      <w:r>
        <w:rPr>
          <w:rStyle w:val="HTML"/>
          <w:color w:val="333333"/>
        </w:rPr>
        <w:t>array</w:t>
      </w:r>
      <w:proofErr w:type="spellEnd"/>
      <w:r>
        <w:rPr>
          <w:rStyle w:val="HTML"/>
          <w:color w:val="333333"/>
        </w:rPr>
        <w:t>[</w:t>
      </w:r>
      <w:proofErr w:type="spellStart"/>
      <w:r>
        <w:rPr>
          <w:rStyle w:val="HTML"/>
          <w:color w:val="333333"/>
        </w:rPr>
        <w:t>key</w:t>
      </w:r>
      <w:proofErr w:type="spellEnd"/>
      <w:r>
        <w:rPr>
          <w:rStyle w:val="HTML"/>
          <w:color w:val="333333"/>
        </w:rPr>
        <w:t>]</w:t>
      </w:r>
      <w:r>
        <w:rPr>
          <w:rFonts w:ascii="Helvetica" w:hAnsi="Helvetica" w:cs="Helvetica"/>
          <w:color w:val="333333"/>
        </w:rPr>
        <w:t>.</w:t>
      </w:r>
    </w:p>
    <w:p w14:paraId="68DCE213" w14:textId="77777777" w:rsidR="000B141F" w:rsidRPr="000B141F" w:rsidRDefault="000B141F" w:rsidP="000B141F">
      <w:pPr>
        <w:pStyle w:val="a6"/>
        <w:shd w:val="clear" w:color="auto" w:fill="F2F2F2"/>
        <w:rPr>
          <w:rFonts w:ascii="Helvetica" w:hAnsi="Helvetica" w:cs="Helvetica"/>
          <w:color w:val="333333"/>
          <w:lang w:val="en-US"/>
        </w:rPr>
      </w:pPr>
      <w:r>
        <w:rPr>
          <w:rStyle w:val="a7"/>
          <w:rFonts w:ascii="Helvetica" w:hAnsi="Helvetica" w:cs="Helvetica"/>
          <w:b w:val="0"/>
          <w:bCs w:val="0"/>
          <w:color w:val="333333"/>
        </w:rPr>
        <w:t>Пример</w:t>
      </w:r>
      <w:r w:rsidRPr="000B141F">
        <w:rPr>
          <w:rStyle w:val="a7"/>
          <w:rFonts w:ascii="Helvetica" w:hAnsi="Helvetica" w:cs="Helvetica"/>
          <w:b w:val="0"/>
          <w:bCs w:val="0"/>
          <w:color w:val="333333"/>
          <w:lang w:val="en-US"/>
        </w:rPr>
        <w:t xml:space="preserve"> #7 </w:t>
      </w:r>
      <w:r>
        <w:rPr>
          <w:rStyle w:val="a7"/>
          <w:rFonts w:ascii="Helvetica" w:hAnsi="Helvetica" w:cs="Helvetica"/>
          <w:b w:val="0"/>
          <w:bCs w:val="0"/>
          <w:color w:val="333333"/>
        </w:rPr>
        <w:t>Доступ</w:t>
      </w:r>
      <w:r w:rsidRPr="000B141F">
        <w:rPr>
          <w:rStyle w:val="a7"/>
          <w:rFonts w:ascii="Helvetica" w:hAnsi="Helvetica" w:cs="Helvetica"/>
          <w:b w:val="0"/>
          <w:bCs w:val="0"/>
          <w:color w:val="333333"/>
          <w:lang w:val="en-US"/>
        </w:rPr>
        <w:t xml:space="preserve"> </w:t>
      </w:r>
      <w:r>
        <w:rPr>
          <w:rStyle w:val="a7"/>
          <w:rFonts w:ascii="Helvetica" w:hAnsi="Helvetica" w:cs="Helvetica"/>
          <w:b w:val="0"/>
          <w:bCs w:val="0"/>
          <w:color w:val="333333"/>
        </w:rPr>
        <w:t>к</w:t>
      </w:r>
      <w:r w:rsidRPr="000B141F">
        <w:rPr>
          <w:rStyle w:val="a7"/>
          <w:rFonts w:ascii="Helvetica" w:hAnsi="Helvetica" w:cs="Helvetica"/>
          <w:b w:val="0"/>
          <w:bCs w:val="0"/>
          <w:color w:val="333333"/>
          <w:lang w:val="en-US"/>
        </w:rPr>
        <w:t xml:space="preserve"> </w:t>
      </w:r>
      <w:r>
        <w:rPr>
          <w:rStyle w:val="a7"/>
          <w:rFonts w:ascii="Helvetica" w:hAnsi="Helvetica" w:cs="Helvetica"/>
          <w:b w:val="0"/>
          <w:bCs w:val="0"/>
          <w:color w:val="333333"/>
        </w:rPr>
        <w:t>элементам</w:t>
      </w:r>
      <w:r w:rsidRPr="000B141F">
        <w:rPr>
          <w:rStyle w:val="a7"/>
          <w:rFonts w:ascii="Helvetica" w:hAnsi="Helvetica" w:cs="Helvetica"/>
          <w:b w:val="0"/>
          <w:bCs w:val="0"/>
          <w:color w:val="333333"/>
          <w:lang w:val="en-US"/>
        </w:rPr>
        <w:t xml:space="preserve"> </w:t>
      </w:r>
      <w:r>
        <w:rPr>
          <w:rStyle w:val="a7"/>
          <w:rFonts w:ascii="Helvetica" w:hAnsi="Helvetica" w:cs="Helvetica"/>
          <w:b w:val="0"/>
          <w:bCs w:val="0"/>
          <w:color w:val="333333"/>
        </w:rPr>
        <w:t>массива</w:t>
      </w:r>
    </w:p>
    <w:p w14:paraId="7CD9D5A8"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r w:rsidRPr="000B141F">
        <w:rPr>
          <w:rStyle w:val="HTML"/>
          <w:rFonts w:eastAsia="Arial"/>
          <w:color w:val="0000BB"/>
          <w:lang w:val="en-US"/>
        </w:rPr>
        <w:t>$array </w:t>
      </w:r>
      <w:r w:rsidRPr="000B141F">
        <w:rPr>
          <w:rStyle w:val="HTML"/>
          <w:rFonts w:eastAsia="Arial"/>
          <w:color w:val="007700"/>
          <w:lang w:val="en-US"/>
        </w:rPr>
        <w:t>= </w:t>
      </w:r>
      <w:proofErr w:type="gramStart"/>
      <w:r w:rsidRPr="000B141F">
        <w:rPr>
          <w:rStyle w:val="HTML"/>
          <w:rFonts w:eastAsia="Arial"/>
          <w:color w:val="007700"/>
          <w:lang w:val="en-US"/>
        </w:rPr>
        <w:t>array(</w:t>
      </w:r>
      <w:proofErr w:type="gramEnd"/>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"foo" </w:t>
      </w:r>
      <w:r w:rsidRPr="000B141F">
        <w:rPr>
          <w:rStyle w:val="HTML"/>
          <w:rFonts w:eastAsia="Arial"/>
          <w:color w:val="007700"/>
          <w:lang w:val="en-US"/>
        </w:rPr>
        <w:t>=&gt; </w:t>
      </w:r>
      <w:r w:rsidRPr="000B141F">
        <w:rPr>
          <w:rStyle w:val="HTML"/>
          <w:rFonts w:eastAsia="Arial"/>
          <w:color w:val="DD0000"/>
          <w:lang w:val="en-US"/>
        </w:rPr>
        <w:t>"bar"</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0000BB"/>
          <w:lang w:val="en-US"/>
        </w:rPr>
        <w:t>42    </w:t>
      </w:r>
      <w:r w:rsidRPr="000B141F">
        <w:rPr>
          <w:rStyle w:val="HTML"/>
          <w:rFonts w:eastAsia="Arial"/>
          <w:color w:val="007700"/>
          <w:lang w:val="en-US"/>
        </w:rPr>
        <w:t>=&gt; </w:t>
      </w:r>
      <w:r w:rsidRPr="000B141F">
        <w:rPr>
          <w:rStyle w:val="HTML"/>
          <w:rFonts w:eastAsia="Arial"/>
          <w:color w:val="0000BB"/>
          <w:lang w:val="en-US"/>
        </w:rPr>
        <w:t>24</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"multi" </w:t>
      </w:r>
      <w:r w:rsidRPr="000B141F">
        <w:rPr>
          <w:rStyle w:val="HTML"/>
          <w:rFonts w:eastAsia="Arial"/>
          <w:color w:val="007700"/>
          <w:lang w:val="en-US"/>
        </w:rPr>
        <w:t>=&gt; array(</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"dimensional" </w:t>
      </w:r>
      <w:r w:rsidRPr="000B141F">
        <w:rPr>
          <w:rStyle w:val="HTML"/>
          <w:rFonts w:eastAsia="Arial"/>
          <w:color w:val="007700"/>
          <w:lang w:val="en-US"/>
        </w:rPr>
        <w:t>=&gt; array(</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Style w:val="HTML"/>
          <w:rFonts w:eastAsia="Arial"/>
          <w:color w:val="DD0000"/>
          <w:lang w:val="en-US"/>
        </w:rPr>
        <w:t>"array" </w:t>
      </w:r>
      <w:r w:rsidRPr="000B141F">
        <w:rPr>
          <w:rStyle w:val="HTML"/>
          <w:rFonts w:eastAsia="Arial"/>
          <w:color w:val="007700"/>
          <w:lang w:val="en-US"/>
        </w:rPr>
        <w:t>=&gt; </w:t>
      </w:r>
      <w:r w:rsidRPr="000B141F">
        <w:rPr>
          <w:rStyle w:val="HTML"/>
          <w:rFonts w:eastAsia="Arial"/>
          <w:color w:val="DD0000"/>
          <w:lang w:val="en-US"/>
        </w:rPr>
        <w:t>"foo"</w:t>
      </w:r>
      <w:r w:rsidRPr="000B141F">
        <w:rPr>
          <w:rFonts w:ascii="Courier New" w:hAnsi="Courier New" w:cs="Courier New"/>
          <w:color w:val="DD0000"/>
          <w:sz w:val="20"/>
          <w:szCs w:val="20"/>
          <w:lang w:val="en-US"/>
        </w:rPr>
        <w:br/>
      </w:r>
      <w:r w:rsidRPr="000B141F">
        <w:rPr>
          <w:rStyle w:val="HTML"/>
          <w:rFonts w:eastAsia="Arial"/>
          <w:color w:val="DD0000"/>
          <w:lang w:val="en-US"/>
        </w:rPr>
        <w:t>         </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DD0000"/>
          <w:lang w:val="en-US"/>
        </w:rPr>
        <w:t>"foo"</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0000BB"/>
          <w:lang w:val="en-US"/>
        </w:rPr>
        <w:t>42</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DD0000"/>
          <w:lang w:val="en-US"/>
        </w:rPr>
        <w:t>"multi"</w:t>
      </w:r>
      <w:r w:rsidRPr="000B141F">
        <w:rPr>
          <w:rStyle w:val="HTML"/>
          <w:rFonts w:eastAsia="Arial"/>
          <w:color w:val="007700"/>
          <w:lang w:val="en-US"/>
        </w:rPr>
        <w:t>][</w:t>
      </w:r>
      <w:r w:rsidRPr="000B141F">
        <w:rPr>
          <w:rStyle w:val="HTML"/>
          <w:rFonts w:eastAsia="Arial"/>
          <w:color w:val="DD0000"/>
          <w:lang w:val="en-US"/>
        </w:rPr>
        <w:t>"dimensional"</w:t>
      </w:r>
      <w:r w:rsidRPr="000B141F">
        <w:rPr>
          <w:rStyle w:val="HTML"/>
          <w:rFonts w:eastAsia="Arial"/>
          <w:color w:val="007700"/>
          <w:lang w:val="en-US"/>
        </w:rPr>
        <w:t>][</w:t>
      </w:r>
      <w:r w:rsidRPr="000B141F">
        <w:rPr>
          <w:rStyle w:val="HTML"/>
          <w:rFonts w:eastAsia="Arial"/>
          <w:color w:val="DD0000"/>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4BE6774E"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37BCD1E" w14:textId="77777777" w:rsidR="000B141F" w:rsidRPr="00DA332C" w:rsidRDefault="000B141F" w:rsidP="000B141F">
      <w:pPr>
        <w:pStyle w:val="HTML0"/>
        <w:shd w:val="clear" w:color="auto" w:fill="FFFFFF"/>
        <w:rPr>
          <w:color w:val="333333"/>
        </w:rPr>
      </w:pPr>
      <w:proofErr w:type="gramStart"/>
      <w:r w:rsidRPr="00743F1C">
        <w:rPr>
          <w:color w:val="333333"/>
          <w:lang w:val="en-US"/>
        </w:rPr>
        <w:t>string</w:t>
      </w:r>
      <w:r w:rsidRPr="00DA332C">
        <w:rPr>
          <w:color w:val="333333"/>
        </w:rPr>
        <w:t>(</w:t>
      </w:r>
      <w:proofErr w:type="gramEnd"/>
      <w:r w:rsidRPr="00DA332C">
        <w:rPr>
          <w:color w:val="333333"/>
        </w:rPr>
        <w:t>3) "</w:t>
      </w:r>
      <w:r w:rsidRPr="00743F1C">
        <w:rPr>
          <w:color w:val="333333"/>
          <w:lang w:val="en-US"/>
        </w:rPr>
        <w:t>bar</w:t>
      </w:r>
      <w:r w:rsidRPr="00DA332C">
        <w:rPr>
          <w:color w:val="333333"/>
        </w:rPr>
        <w:t>"</w:t>
      </w:r>
    </w:p>
    <w:p w14:paraId="1F78D350" w14:textId="77777777" w:rsidR="000B141F" w:rsidRPr="00DA332C" w:rsidRDefault="000B141F" w:rsidP="000B141F">
      <w:pPr>
        <w:pStyle w:val="HTML0"/>
        <w:shd w:val="clear" w:color="auto" w:fill="FFFFFF"/>
        <w:rPr>
          <w:color w:val="333333"/>
        </w:rPr>
      </w:pPr>
      <w:proofErr w:type="gramStart"/>
      <w:r w:rsidRPr="00743F1C">
        <w:rPr>
          <w:color w:val="333333"/>
          <w:lang w:val="en-US"/>
        </w:rPr>
        <w:t>int</w:t>
      </w:r>
      <w:r w:rsidRPr="00DA332C">
        <w:rPr>
          <w:color w:val="333333"/>
        </w:rPr>
        <w:t>(</w:t>
      </w:r>
      <w:proofErr w:type="gramEnd"/>
      <w:r w:rsidRPr="00DA332C">
        <w:rPr>
          <w:color w:val="333333"/>
        </w:rPr>
        <w:t>24)</w:t>
      </w:r>
    </w:p>
    <w:p w14:paraId="794F6E9D" w14:textId="77777777" w:rsidR="000B141F" w:rsidRPr="00DA332C" w:rsidRDefault="000B141F" w:rsidP="000B141F">
      <w:pPr>
        <w:pStyle w:val="HTML0"/>
        <w:shd w:val="clear" w:color="auto" w:fill="FFFFFF"/>
        <w:rPr>
          <w:color w:val="333333"/>
        </w:rPr>
      </w:pPr>
      <w:proofErr w:type="gramStart"/>
      <w:r w:rsidRPr="00743F1C">
        <w:rPr>
          <w:color w:val="333333"/>
          <w:lang w:val="en-US"/>
        </w:rPr>
        <w:t>string</w:t>
      </w:r>
      <w:r w:rsidRPr="00DA332C">
        <w:rPr>
          <w:color w:val="333333"/>
        </w:rPr>
        <w:t>(</w:t>
      </w:r>
      <w:proofErr w:type="gramEnd"/>
      <w:r w:rsidRPr="00DA332C">
        <w:rPr>
          <w:color w:val="333333"/>
        </w:rPr>
        <w:t>3) "</w:t>
      </w:r>
      <w:r w:rsidRPr="00743F1C">
        <w:rPr>
          <w:color w:val="333333"/>
          <w:lang w:val="en-US"/>
        </w:rPr>
        <w:t>foo</w:t>
      </w:r>
      <w:r w:rsidRPr="00DA332C">
        <w:rPr>
          <w:color w:val="333333"/>
        </w:rPr>
        <w:t>"</w:t>
      </w:r>
    </w:p>
    <w:p w14:paraId="775372F8"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576E90B3"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До PHP 8.0.0 квадратные и фигурные скобки могли использоваться взаимозаменяемо для доступа к элементам массива (например, в примере выше </w:t>
      </w:r>
      <w:r>
        <w:rPr>
          <w:rStyle w:val="HTML"/>
          <w:color w:val="333333"/>
        </w:rPr>
        <w:t>$</w:t>
      </w:r>
      <w:proofErr w:type="spellStart"/>
      <w:proofErr w:type="gramStart"/>
      <w:r>
        <w:rPr>
          <w:rStyle w:val="HTML"/>
          <w:color w:val="333333"/>
        </w:rPr>
        <w:t>array</w:t>
      </w:r>
      <w:proofErr w:type="spellEnd"/>
      <w:r>
        <w:rPr>
          <w:rStyle w:val="HTML"/>
          <w:color w:val="333333"/>
        </w:rPr>
        <w:t>[</w:t>
      </w:r>
      <w:proofErr w:type="gramEnd"/>
      <w:r>
        <w:rPr>
          <w:rStyle w:val="HTML"/>
          <w:color w:val="333333"/>
        </w:rPr>
        <w:t>42]</w:t>
      </w:r>
      <w:r>
        <w:rPr>
          <w:rFonts w:ascii="Helvetica" w:hAnsi="Helvetica" w:cs="Helvetica"/>
          <w:color w:val="333333"/>
        </w:rPr>
        <w:t> и </w:t>
      </w:r>
      <w:r>
        <w:rPr>
          <w:rStyle w:val="HTML"/>
          <w:color w:val="333333"/>
        </w:rPr>
        <w:t>$</w:t>
      </w:r>
      <w:proofErr w:type="spellStart"/>
      <w:r>
        <w:rPr>
          <w:rStyle w:val="HTML"/>
          <w:color w:val="333333"/>
        </w:rPr>
        <w:t>array</w:t>
      </w:r>
      <w:proofErr w:type="spellEnd"/>
      <w:r>
        <w:rPr>
          <w:rStyle w:val="HTML"/>
          <w:color w:val="333333"/>
        </w:rPr>
        <w:t>{42}</w:t>
      </w:r>
      <w:r>
        <w:rPr>
          <w:rFonts w:ascii="Helvetica" w:hAnsi="Helvetica" w:cs="Helvetica"/>
          <w:color w:val="333333"/>
        </w:rPr>
        <w:t> делали то же самое). Синтаксис фигурных скобок устарел в PHP 7.4.0 и больше не поддерживается в PHP 8.0.0.</w:t>
      </w:r>
    </w:p>
    <w:p w14:paraId="47B1FF90" w14:textId="77777777" w:rsidR="000B141F" w:rsidRPr="000B141F" w:rsidRDefault="000B141F" w:rsidP="000B141F">
      <w:pPr>
        <w:pStyle w:val="a6"/>
        <w:shd w:val="clear" w:color="auto" w:fill="F2F2F2"/>
        <w:rPr>
          <w:rFonts w:ascii="Helvetica" w:hAnsi="Helvetica" w:cs="Helvetica"/>
          <w:color w:val="333333"/>
          <w:lang w:val="en-US"/>
        </w:rPr>
      </w:pPr>
      <w:r>
        <w:rPr>
          <w:rStyle w:val="a7"/>
          <w:rFonts w:ascii="Helvetica" w:hAnsi="Helvetica" w:cs="Helvetica"/>
          <w:b w:val="0"/>
          <w:bCs w:val="0"/>
          <w:color w:val="333333"/>
        </w:rPr>
        <w:t>Пример</w:t>
      </w:r>
      <w:r w:rsidRPr="000B141F">
        <w:rPr>
          <w:rStyle w:val="a7"/>
          <w:rFonts w:ascii="Helvetica" w:hAnsi="Helvetica" w:cs="Helvetica"/>
          <w:b w:val="0"/>
          <w:bCs w:val="0"/>
          <w:color w:val="333333"/>
          <w:lang w:val="en-US"/>
        </w:rPr>
        <w:t xml:space="preserve"> #8 </w:t>
      </w:r>
      <w:r>
        <w:rPr>
          <w:rStyle w:val="a7"/>
          <w:rFonts w:ascii="Helvetica" w:hAnsi="Helvetica" w:cs="Helvetica"/>
          <w:b w:val="0"/>
          <w:bCs w:val="0"/>
          <w:color w:val="333333"/>
        </w:rPr>
        <w:t>Разыменование</w:t>
      </w:r>
      <w:r w:rsidRPr="000B141F">
        <w:rPr>
          <w:rStyle w:val="a7"/>
          <w:rFonts w:ascii="Helvetica" w:hAnsi="Helvetica" w:cs="Helvetica"/>
          <w:b w:val="0"/>
          <w:bCs w:val="0"/>
          <w:color w:val="333333"/>
          <w:lang w:val="en-US"/>
        </w:rPr>
        <w:t xml:space="preserve"> </w:t>
      </w:r>
      <w:r>
        <w:rPr>
          <w:rStyle w:val="a7"/>
          <w:rFonts w:ascii="Helvetica" w:hAnsi="Helvetica" w:cs="Helvetica"/>
          <w:b w:val="0"/>
          <w:bCs w:val="0"/>
          <w:color w:val="333333"/>
        </w:rPr>
        <w:t>массива</w:t>
      </w:r>
    </w:p>
    <w:p w14:paraId="12A61DAB"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lastRenderedPageBreak/>
        <w:t>&lt;?php</w:t>
      </w:r>
      <w:r w:rsidRPr="000B141F">
        <w:rPr>
          <w:rFonts w:ascii="Courier New" w:hAnsi="Courier New" w:cs="Courier New"/>
          <w:color w:val="0000BB"/>
          <w:sz w:val="20"/>
          <w:szCs w:val="20"/>
          <w:lang w:val="en-US"/>
        </w:rPr>
        <w:br/>
      </w:r>
      <w:r w:rsidRPr="000B141F">
        <w:rPr>
          <w:rStyle w:val="HTML"/>
          <w:rFonts w:eastAsia="Arial"/>
          <w:color w:val="007700"/>
          <w:lang w:val="en-US"/>
        </w:rPr>
        <w:t>function </w:t>
      </w:r>
      <w:proofErr w:type="spellStart"/>
      <w:proofErr w:type="gramStart"/>
      <w:r w:rsidRPr="000B141F">
        <w:rPr>
          <w:rStyle w:val="HTML"/>
          <w:rFonts w:eastAsia="Arial"/>
          <w:color w:val="0000BB"/>
          <w:lang w:val="en-US"/>
        </w:rPr>
        <w:t>getArray</w:t>
      </w:r>
      <w:proofErr w:type="spellEnd"/>
      <w:r w:rsidRPr="000B141F">
        <w:rPr>
          <w:rStyle w:val="HTML"/>
          <w:rFonts w:eastAsia="Arial"/>
          <w:color w:val="007700"/>
          <w:lang w:val="en-US"/>
        </w:rPr>
        <w:t>(</w:t>
      </w:r>
      <w:proofErr w:type="gramEnd"/>
      <w:r w:rsidRPr="000B141F">
        <w:rPr>
          <w:rStyle w:val="HTML"/>
          <w:rFonts w:eastAsia="Arial"/>
          <w:color w:val="007700"/>
          <w:lang w:val="en-US"/>
        </w:rPr>
        <w:t>) {</w:t>
      </w:r>
      <w:r w:rsidRPr="000B141F">
        <w:rPr>
          <w:rFonts w:ascii="Courier New" w:hAnsi="Courier New" w:cs="Courier New"/>
          <w:color w:val="007700"/>
          <w:sz w:val="20"/>
          <w:szCs w:val="20"/>
          <w:lang w:val="en-US"/>
        </w:rPr>
        <w:br/>
      </w:r>
      <w:r w:rsidRPr="000B141F">
        <w:rPr>
          <w:rStyle w:val="HTML"/>
          <w:rFonts w:eastAsia="Arial"/>
          <w:color w:val="007700"/>
          <w:lang w:val="en-US"/>
        </w:rPr>
        <w:t>    return array(</w:t>
      </w:r>
      <w:r w:rsidRPr="000B141F">
        <w:rPr>
          <w:rStyle w:val="HTML"/>
          <w:rFonts w:eastAsia="Arial"/>
          <w:color w:val="0000BB"/>
          <w:lang w:val="en-US"/>
        </w:rPr>
        <w:t>1</w:t>
      </w:r>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 </w:t>
      </w:r>
      <w:r w:rsidRPr="000B141F">
        <w:rPr>
          <w:rStyle w:val="HTML"/>
          <w:rFonts w:eastAsia="Arial"/>
          <w:color w:val="0000BB"/>
          <w:lang w:val="en-US"/>
        </w:rPr>
        <w:t>3</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r w:rsidRPr="000B141F">
        <w:rPr>
          <w:rStyle w:val="HTML"/>
          <w:rFonts w:eastAsia="Arial"/>
          <w:color w:val="0000BB"/>
          <w:lang w:val="en-US"/>
        </w:rPr>
        <w:t>$</w:t>
      </w:r>
      <w:proofErr w:type="spellStart"/>
      <w:r w:rsidRPr="000B141F">
        <w:rPr>
          <w:rStyle w:val="HTML"/>
          <w:rFonts w:eastAsia="Arial"/>
          <w:color w:val="0000BB"/>
          <w:lang w:val="en-US"/>
        </w:rPr>
        <w:t>secondElement</w:t>
      </w:r>
      <w:proofErr w:type="spellEnd"/>
      <w:r w:rsidRPr="000B141F">
        <w:rPr>
          <w:rStyle w:val="HTML"/>
          <w:rFonts w:eastAsia="Arial"/>
          <w:color w:val="0000BB"/>
          <w:lang w:val="en-US"/>
        </w:rPr>
        <w:t> </w:t>
      </w:r>
      <w:r w:rsidRPr="000B141F">
        <w:rPr>
          <w:rStyle w:val="HTML"/>
          <w:rFonts w:eastAsia="Arial"/>
          <w:color w:val="007700"/>
          <w:lang w:val="en-US"/>
        </w:rPr>
        <w:t>= </w:t>
      </w:r>
      <w:proofErr w:type="spellStart"/>
      <w:r w:rsidRPr="000B141F">
        <w:rPr>
          <w:rStyle w:val="HTML"/>
          <w:rFonts w:eastAsia="Arial"/>
          <w:color w:val="0000BB"/>
          <w:lang w:val="en-US"/>
        </w:rPr>
        <w:t>getArray</w:t>
      </w:r>
      <w:proofErr w:type="spellEnd"/>
      <w:r w:rsidRPr="000B141F">
        <w:rPr>
          <w:rStyle w:val="HTML"/>
          <w:rFonts w:eastAsia="Arial"/>
          <w:color w:val="007700"/>
          <w:lang w:val="en-US"/>
        </w:rPr>
        <w:t>()[</w:t>
      </w:r>
      <w:r w:rsidRPr="000B141F">
        <w:rPr>
          <w:rStyle w:val="HTML"/>
          <w:rFonts w:eastAsia="Arial"/>
          <w:color w:val="0000BB"/>
          <w:lang w:val="en-US"/>
        </w:rPr>
        <w:t>1</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r w:rsidRPr="000B141F">
        <w:rPr>
          <w:rStyle w:val="HTML"/>
          <w:rFonts w:eastAsia="Arial"/>
          <w:color w:val="FF8000"/>
          <w:lang w:val="en-US"/>
        </w:rPr>
        <w:t>// </w:t>
      </w:r>
      <w:r>
        <w:rPr>
          <w:rStyle w:val="HTML"/>
          <w:rFonts w:eastAsia="Arial"/>
          <w:color w:val="FF8000"/>
        </w:rPr>
        <w:t>или</w:t>
      </w:r>
      <w:r w:rsidRPr="000B141F">
        <w:rPr>
          <w:rStyle w:val="HTML"/>
          <w:rFonts w:eastAsia="Arial"/>
          <w:color w:val="FF8000"/>
          <w:lang w:val="en-US"/>
        </w:rPr>
        <w:t> </w:t>
      </w:r>
      <w:r>
        <w:rPr>
          <w:rStyle w:val="HTML"/>
          <w:rFonts w:eastAsia="Arial"/>
          <w:color w:val="FF8000"/>
        </w:rPr>
        <w:t>так</w:t>
      </w:r>
      <w:r w:rsidRPr="000B141F">
        <w:rPr>
          <w:rFonts w:ascii="Courier New" w:hAnsi="Courier New" w:cs="Courier New"/>
          <w:color w:val="FF8000"/>
          <w:sz w:val="20"/>
          <w:szCs w:val="20"/>
          <w:lang w:val="en-US"/>
        </w:rPr>
        <w:br/>
      </w:r>
      <w:r w:rsidRPr="000B141F">
        <w:rPr>
          <w:rStyle w:val="HTML"/>
          <w:rFonts w:eastAsia="Arial"/>
          <w:color w:val="007700"/>
          <w:lang w:val="en-US"/>
        </w:rPr>
        <w:t>list(, </w:t>
      </w:r>
      <w:r w:rsidRPr="000B141F">
        <w:rPr>
          <w:rStyle w:val="HTML"/>
          <w:rFonts w:eastAsia="Arial"/>
          <w:color w:val="0000BB"/>
          <w:lang w:val="en-US"/>
        </w:rPr>
        <w:t>$</w:t>
      </w:r>
      <w:proofErr w:type="spellStart"/>
      <w:r w:rsidRPr="000B141F">
        <w:rPr>
          <w:rStyle w:val="HTML"/>
          <w:rFonts w:eastAsia="Arial"/>
          <w:color w:val="0000BB"/>
          <w:lang w:val="en-US"/>
        </w:rPr>
        <w:t>secondElement</w:t>
      </w:r>
      <w:proofErr w:type="spellEnd"/>
      <w:r w:rsidRPr="000B141F">
        <w:rPr>
          <w:rStyle w:val="HTML"/>
          <w:rFonts w:eastAsia="Arial"/>
          <w:color w:val="007700"/>
          <w:lang w:val="en-US"/>
        </w:rPr>
        <w:t>) = </w:t>
      </w:r>
      <w:proofErr w:type="spellStart"/>
      <w:r w:rsidRPr="000B141F">
        <w:rPr>
          <w:rStyle w:val="HTML"/>
          <w:rFonts w:eastAsia="Arial"/>
          <w:color w:val="0000BB"/>
          <w:lang w:val="en-US"/>
        </w:rPr>
        <w:t>getArray</w:t>
      </w:r>
      <w:proofErr w:type="spellEnd"/>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09CCE13F"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13E9E33D"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 xml:space="preserve">Попытка доступа к неопределённому ключу в массиве </w:t>
      </w:r>
      <w:proofErr w:type="gramStart"/>
      <w:r>
        <w:rPr>
          <w:rFonts w:ascii="Helvetica" w:hAnsi="Helvetica" w:cs="Helvetica"/>
          <w:color w:val="333333"/>
        </w:rPr>
        <w:t>- это</w:t>
      </w:r>
      <w:proofErr w:type="gramEnd"/>
      <w:r>
        <w:rPr>
          <w:rFonts w:ascii="Helvetica" w:hAnsi="Helvetica" w:cs="Helvetica"/>
          <w:color w:val="333333"/>
        </w:rPr>
        <w:t xml:space="preserve"> то же самое, что и попытка доступа к любой другой неопределённой переменной: будет сгенерирована ошибка уровня </w:t>
      </w:r>
      <w:r>
        <w:rPr>
          <w:rStyle w:val="HTML"/>
          <w:color w:val="333333"/>
        </w:rPr>
        <w:t>E_NOTICE</w:t>
      </w:r>
      <w:r>
        <w:rPr>
          <w:rFonts w:ascii="Helvetica" w:hAnsi="Helvetica" w:cs="Helvetica"/>
          <w:color w:val="333333"/>
        </w:rPr>
        <w:t>, и результат будет </w:t>
      </w:r>
      <w:proofErr w:type="spellStart"/>
      <w:r>
        <w:rPr>
          <w:rStyle w:val="HTML"/>
          <w:color w:val="333333"/>
        </w:rPr>
        <w:t>null</w:t>
      </w:r>
      <w:proofErr w:type="spellEnd"/>
      <w:r>
        <w:rPr>
          <w:rFonts w:ascii="Helvetica" w:hAnsi="Helvetica" w:cs="Helvetica"/>
          <w:color w:val="333333"/>
        </w:rPr>
        <w:t>.</w:t>
      </w:r>
    </w:p>
    <w:p w14:paraId="0EBF5B3A"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5E1B7F29"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Массив, разыменовывающий скалярное значение, которое не является строкой (</w:t>
      </w:r>
      <w:proofErr w:type="spellStart"/>
      <w:r>
        <w:rPr>
          <w:rStyle w:val="type"/>
          <w:rFonts w:ascii="Helvetica" w:hAnsi="Helvetica" w:cs="Helvetica"/>
          <w:color w:val="333333"/>
        </w:rPr>
        <w:t>string</w:t>
      </w:r>
      <w:proofErr w:type="spellEnd"/>
      <w:r>
        <w:rPr>
          <w:rFonts w:ascii="Helvetica" w:hAnsi="Helvetica" w:cs="Helvetica"/>
          <w:color w:val="333333"/>
        </w:rPr>
        <w:t>), отдаст </w:t>
      </w:r>
      <w:proofErr w:type="spellStart"/>
      <w:r>
        <w:rPr>
          <w:rStyle w:val="HTML"/>
          <w:color w:val="333333"/>
        </w:rPr>
        <w:t>null</w:t>
      </w:r>
      <w:proofErr w:type="spellEnd"/>
      <w:r>
        <w:rPr>
          <w:rFonts w:ascii="Helvetica" w:hAnsi="Helvetica" w:cs="Helvetica"/>
          <w:color w:val="333333"/>
        </w:rPr>
        <w:t>. До PHP 7.4.0 не выдаётся сообщение об ошибке. Начиная с PHP 7.4.0, выдаётся ошибка </w:t>
      </w:r>
      <w:r>
        <w:rPr>
          <w:rStyle w:val="HTML"/>
          <w:color w:val="333333"/>
        </w:rPr>
        <w:t>E_NOTICE</w:t>
      </w:r>
      <w:r>
        <w:rPr>
          <w:rFonts w:ascii="Helvetica" w:hAnsi="Helvetica" w:cs="Helvetica"/>
          <w:color w:val="333333"/>
        </w:rPr>
        <w:t>; с PHP 8.0.0 выдаётся ошибка </w:t>
      </w:r>
      <w:r>
        <w:rPr>
          <w:rStyle w:val="HTML"/>
          <w:color w:val="333333"/>
        </w:rPr>
        <w:t>E_WARNING</w:t>
      </w:r>
      <w:r>
        <w:rPr>
          <w:rFonts w:ascii="Helvetica" w:hAnsi="Helvetica" w:cs="Helvetica"/>
          <w:color w:val="333333"/>
        </w:rPr>
        <w:t>.</w:t>
      </w:r>
    </w:p>
    <w:p w14:paraId="5FEA1F7C" w14:textId="77777777" w:rsidR="000B141F" w:rsidRDefault="000B141F" w:rsidP="000B141F">
      <w:pPr>
        <w:pStyle w:val="4"/>
        <w:shd w:val="clear" w:color="auto" w:fill="F2F2F2"/>
        <w:rPr>
          <w:rFonts w:ascii="Helvetica" w:hAnsi="Helvetica" w:cs="Helvetica"/>
          <w:color w:val="793862"/>
        </w:rPr>
      </w:pPr>
      <w:r>
        <w:rPr>
          <w:rFonts w:ascii="Helvetica" w:hAnsi="Helvetica" w:cs="Helvetica"/>
          <w:b/>
          <w:bCs/>
          <w:color w:val="793862"/>
        </w:rPr>
        <w:t>Создание/модификация с помощью синтаксиса квадратных скобок</w:t>
      </w:r>
      <w:hyperlink r:id="rId60" w:anchor="language.types.array.syntax.modifying" w:history="1">
        <w:r>
          <w:rPr>
            <w:rStyle w:val="a8"/>
            <w:rFonts w:ascii="Helvetica" w:hAnsi="Helvetica" w:cs="Helvetica"/>
            <w:b/>
            <w:bCs/>
            <w:bdr w:val="none" w:sz="0" w:space="0" w:color="auto" w:frame="1"/>
          </w:rPr>
          <w:t> ¶</w:t>
        </w:r>
      </w:hyperlink>
    </w:p>
    <w:p w14:paraId="33C6BED9"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 xml:space="preserve">Существующий массив может быть изменён </w:t>
      </w:r>
      <w:proofErr w:type="gramStart"/>
      <w:r>
        <w:rPr>
          <w:rFonts w:ascii="Helvetica" w:hAnsi="Helvetica" w:cs="Helvetica"/>
          <w:color w:val="333333"/>
        </w:rPr>
        <w:t>путём явной установкой</w:t>
      </w:r>
      <w:proofErr w:type="gramEnd"/>
      <w:r>
        <w:rPr>
          <w:rFonts w:ascii="Helvetica" w:hAnsi="Helvetica" w:cs="Helvetica"/>
          <w:color w:val="333333"/>
        </w:rPr>
        <w:t xml:space="preserve"> значений в нем.</w:t>
      </w:r>
    </w:p>
    <w:p w14:paraId="6A946CC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Это выполняется присвоением значений массиву (</w:t>
      </w:r>
      <w:proofErr w:type="spellStart"/>
      <w:r>
        <w:rPr>
          <w:rStyle w:val="type"/>
          <w:rFonts w:ascii="Helvetica" w:hAnsi="Helvetica" w:cs="Helvetica"/>
          <w:color w:val="333333"/>
        </w:rPr>
        <w:t>array</w:t>
      </w:r>
      <w:proofErr w:type="spellEnd"/>
      <w:r>
        <w:rPr>
          <w:rFonts w:ascii="Helvetica" w:hAnsi="Helvetica" w:cs="Helvetica"/>
          <w:color w:val="333333"/>
        </w:rPr>
        <w:t>) с указанием в скобках ключа. Кроме того, ключ можно опустить, в результате получится пустая пара скобок (</w:t>
      </w:r>
      <w:r>
        <w:rPr>
          <w:rStyle w:val="HTML"/>
          <w:color w:val="333333"/>
        </w:rPr>
        <w:t>[]</w:t>
      </w:r>
      <w:r>
        <w:rPr>
          <w:rFonts w:ascii="Helvetica" w:hAnsi="Helvetica" w:cs="Helvetica"/>
          <w:color w:val="333333"/>
        </w:rPr>
        <w:t>).</w:t>
      </w:r>
    </w:p>
    <w:p w14:paraId="5B1D5E30" w14:textId="77777777" w:rsidR="000B141F" w:rsidRPr="000B141F" w:rsidRDefault="000B141F" w:rsidP="000B141F">
      <w:pPr>
        <w:pStyle w:val="HTML0"/>
        <w:shd w:val="clear" w:color="auto" w:fill="F2F2F2"/>
        <w:rPr>
          <w:color w:val="333333"/>
          <w:lang w:val="en-US"/>
        </w:rPr>
      </w:pPr>
      <w:r>
        <w:rPr>
          <w:color w:val="333333"/>
        </w:rPr>
        <w:t xml:space="preserve">    </w:t>
      </w:r>
      <w:r w:rsidRPr="000B141F">
        <w:rPr>
          <w:color w:val="333333"/>
          <w:lang w:val="en-US"/>
        </w:rPr>
        <w:t>$</w:t>
      </w:r>
      <w:proofErr w:type="spellStart"/>
      <w:r w:rsidRPr="000B141F">
        <w:rPr>
          <w:color w:val="333333"/>
          <w:lang w:val="en-US"/>
        </w:rPr>
        <w:t>arr</w:t>
      </w:r>
      <w:proofErr w:type="spellEnd"/>
      <w:r w:rsidRPr="000B141F">
        <w:rPr>
          <w:color w:val="333333"/>
          <w:lang w:val="en-US"/>
        </w:rPr>
        <w:t>[</w:t>
      </w:r>
      <w:r w:rsidRPr="000B141F">
        <w:rPr>
          <w:rStyle w:val="replaceable"/>
          <w:color w:val="333333"/>
          <w:lang w:val="en-US"/>
        </w:rPr>
        <w:t>key</w:t>
      </w:r>
      <w:r w:rsidRPr="000B141F">
        <w:rPr>
          <w:color w:val="333333"/>
          <w:lang w:val="en-US"/>
        </w:rPr>
        <w:t xml:space="preserve">] = </w:t>
      </w:r>
      <w:r w:rsidRPr="000B141F">
        <w:rPr>
          <w:rStyle w:val="replaceable"/>
          <w:color w:val="333333"/>
          <w:lang w:val="en-US"/>
        </w:rPr>
        <w:t>value</w:t>
      </w:r>
      <w:r w:rsidRPr="000B141F">
        <w:rPr>
          <w:color w:val="333333"/>
          <w:lang w:val="en-US"/>
        </w:rPr>
        <w:t>;</w:t>
      </w:r>
    </w:p>
    <w:p w14:paraId="10B3401E" w14:textId="77777777" w:rsidR="000B141F" w:rsidRPr="000B141F" w:rsidRDefault="000B141F" w:rsidP="000B141F">
      <w:pPr>
        <w:pStyle w:val="HTML0"/>
        <w:shd w:val="clear" w:color="auto" w:fill="F2F2F2"/>
        <w:rPr>
          <w:color w:val="333333"/>
          <w:lang w:val="en-US"/>
        </w:rPr>
      </w:pPr>
      <w:r w:rsidRPr="000B141F">
        <w:rPr>
          <w:color w:val="333333"/>
          <w:lang w:val="en-US"/>
        </w:rPr>
        <w:t xml:space="preserve">    $</w:t>
      </w:r>
      <w:proofErr w:type="spellStart"/>
      <w:proofErr w:type="gramStart"/>
      <w:r w:rsidRPr="000B141F">
        <w:rPr>
          <w:color w:val="333333"/>
          <w:lang w:val="en-US"/>
        </w:rPr>
        <w:t>arr</w:t>
      </w:r>
      <w:proofErr w:type="spellEnd"/>
      <w:r w:rsidRPr="000B141F">
        <w:rPr>
          <w:color w:val="333333"/>
          <w:lang w:val="en-US"/>
        </w:rPr>
        <w:t>[</w:t>
      </w:r>
      <w:proofErr w:type="gramEnd"/>
      <w:r w:rsidRPr="000B141F">
        <w:rPr>
          <w:color w:val="333333"/>
          <w:lang w:val="en-US"/>
        </w:rPr>
        <w:t xml:space="preserve">] = </w:t>
      </w:r>
      <w:r w:rsidRPr="000B141F">
        <w:rPr>
          <w:rStyle w:val="replaceable"/>
          <w:color w:val="333333"/>
          <w:lang w:val="en-US"/>
        </w:rPr>
        <w:t>value</w:t>
      </w:r>
      <w:r w:rsidRPr="000B141F">
        <w:rPr>
          <w:color w:val="333333"/>
          <w:lang w:val="en-US"/>
        </w:rPr>
        <w:t>;</w:t>
      </w:r>
    </w:p>
    <w:p w14:paraId="47AF68DC" w14:textId="77777777" w:rsidR="000B141F" w:rsidRPr="00DA332C" w:rsidRDefault="000B141F" w:rsidP="000B141F">
      <w:pPr>
        <w:pStyle w:val="HTML0"/>
        <w:shd w:val="clear" w:color="auto" w:fill="F2F2F2"/>
        <w:rPr>
          <w:color w:val="333333"/>
        </w:rPr>
      </w:pPr>
      <w:r w:rsidRPr="000B141F">
        <w:rPr>
          <w:color w:val="333333"/>
          <w:lang w:val="en-US"/>
        </w:rPr>
        <w:t xml:space="preserve">    </w:t>
      </w:r>
      <w:r w:rsidRPr="00DA332C">
        <w:rPr>
          <w:color w:val="333333"/>
        </w:rPr>
        <w:t xml:space="preserve">// </w:t>
      </w:r>
      <w:r w:rsidRPr="00743F1C">
        <w:rPr>
          <w:rStyle w:val="replaceable"/>
          <w:color w:val="333333"/>
          <w:lang w:val="en-US"/>
        </w:rPr>
        <w:t>key</w:t>
      </w:r>
      <w:r w:rsidRPr="00DA332C">
        <w:rPr>
          <w:color w:val="333333"/>
        </w:rPr>
        <w:t xml:space="preserve"> </w:t>
      </w:r>
      <w:r>
        <w:rPr>
          <w:color w:val="333333"/>
        </w:rPr>
        <w:t>может</w:t>
      </w:r>
      <w:r w:rsidRPr="00DA332C">
        <w:rPr>
          <w:color w:val="333333"/>
        </w:rPr>
        <w:t xml:space="preserve"> </w:t>
      </w:r>
      <w:r>
        <w:rPr>
          <w:color w:val="333333"/>
        </w:rPr>
        <w:t>быть</w:t>
      </w:r>
      <w:r w:rsidRPr="00DA332C">
        <w:rPr>
          <w:color w:val="333333"/>
        </w:rPr>
        <w:t xml:space="preserve"> </w:t>
      </w:r>
      <w:r w:rsidRPr="00743F1C">
        <w:rPr>
          <w:rStyle w:val="type"/>
          <w:color w:val="333333"/>
          <w:lang w:val="en-US"/>
        </w:rPr>
        <w:t>int</w:t>
      </w:r>
      <w:r w:rsidRPr="00DA332C">
        <w:rPr>
          <w:color w:val="333333"/>
        </w:rPr>
        <w:t xml:space="preserve"> </w:t>
      </w:r>
      <w:r>
        <w:rPr>
          <w:color w:val="333333"/>
        </w:rPr>
        <w:t>или</w:t>
      </w:r>
      <w:r w:rsidRPr="00DA332C">
        <w:rPr>
          <w:color w:val="333333"/>
        </w:rPr>
        <w:t xml:space="preserve"> </w:t>
      </w:r>
      <w:r w:rsidRPr="00743F1C">
        <w:rPr>
          <w:rStyle w:val="type"/>
          <w:color w:val="333333"/>
          <w:lang w:val="en-US"/>
        </w:rPr>
        <w:t>string</w:t>
      </w:r>
    </w:p>
    <w:p w14:paraId="2F568EF9" w14:textId="77777777" w:rsidR="000B141F" w:rsidRDefault="000B141F" w:rsidP="000B141F">
      <w:pPr>
        <w:pStyle w:val="HTML0"/>
        <w:shd w:val="clear" w:color="auto" w:fill="F2F2F2"/>
        <w:rPr>
          <w:color w:val="333333"/>
        </w:rPr>
      </w:pPr>
      <w:r w:rsidRPr="00DA332C">
        <w:rPr>
          <w:color w:val="333333"/>
        </w:rPr>
        <w:t xml:space="preserve">    </w:t>
      </w:r>
      <w:r>
        <w:rPr>
          <w:color w:val="333333"/>
        </w:rPr>
        <w:t xml:space="preserve">// </w:t>
      </w:r>
      <w:proofErr w:type="spellStart"/>
      <w:r>
        <w:rPr>
          <w:rStyle w:val="replaceable"/>
          <w:color w:val="333333"/>
        </w:rPr>
        <w:t>value</w:t>
      </w:r>
      <w:proofErr w:type="spellEnd"/>
      <w:r>
        <w:rPr>
          <w:color w:val="333333"/>
        </w:rPr>
        <w:t xml:space="preserve"> может быть любым значением любого типа</w:t>
      </w:r>
    </w:p>
    <w:p w14:paraId="26B7B22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Если массив </w:t>
      </w:r>
      <w:r>
        <w:rPr>
          <w:rStyle w:val="HTML2"/>
          <w:rFonts w:ascii="Courier New" w:hAnsi="Courier New" w:cs="Courier New"/>
          <w:color w:val="333333"/>
          <w:sz w:val="21"/>
          <w:szCs w:val="21"/>
          <w:shd w:val="clear" w:color="auto" w:fill="E6E6E6"/>
        </w:rPr>
        <w:t>$</w:t>
      </w:r>
      <w:proofErr w:type="spellStart"/>
      <w:r>
        <w:rPr>
          <w:rStyle w:val="HTML2"/>
          <w:rFonts w:ascii="Courier New" w:hAnsi="Courier New" w:cs="Courier New"/>
          <w:color w:val="333333"/>
          <w:sz w:val="21"/>
          <w:szCs w:val="21"/>
          <w:shd w:val="clear" w:color="auto" w:fill="E6E6E6"/>
        </w:rPr>
        <w:t>arr</w:t>
      </w:r>
      <w:proofErr w:type="spellEnd"/>
      <w:r>
        <w:rPr>
          <w:rFonts w:ascii="Helvetica" w:hAnsi="Helvetica" w:cs="Helvetica"/>
          <w:color w:val="333333"/>
        </w:rPr>
        <w:t> ещё не существует или для него задано значение </w:t>
      </w:r>
      <w:proofErr w:type="spellStart"/>
      <w:r>
        <w:rPr>
          <w:rStyle w:val="HTML"/>
          <w:color w:val="333333"/>
        </w:rPr>
        <w:t>null</w:t>
      </w:r>
      <w:proofErr w:type="spellEnd"/>
      <w:r>
        <w:rPr>
          <w:rFonts w:ascii="Helvetica" w:hAnsi="Helvetica" w:cs="Helvetica"/>
          <w:color w:val="333333"/>
        </w:rPr>
        <w:t> или </w:t>
      </w:r>
      <w:proofErr w:type="spellStart"/>
      <w:r>
        <w:rPr>
          <w:rStyle w:val="HTML"/>
          <w:color w:val="333333"/>
        </w:rPr>
        <w:t>false</w:t>
      </w:r>
      <w:proofErr w:type="spellEnd"/>
      <w:r>
        <w:rPr>
          <w:rFonts w:ascii="Helvetica" w:hAnsi="Helvetica" w:cs="Helvetica"/>
          <w:color w:val="333333"/>
        </w:rPr>
        <w:t>, он будет создан. Таким образом, это ещё один способ определить массив </w:t>
      </w:r>
      <w:proofErr w:type="spellStart"/>
      <w:r>
        <w:rPr>
          <w:rStyle w:val="type"/>
          <w:rFonts w:ascii="Helvetica" w:hAnsi="Helvetica" w:cs="Helvetica"/>
          <w:color w:val="333333"/>
        </w:rPr>
        <w:t>array</w:t>
      </w:r>
      <w:proofErr w:type="spellEnd"/>
      <w:r>
        <w:rPr>
          <w:rFonts w:ascii="Helvetica" w:hAnsi="Helvetica" w:cs="Helvetica"/>
          <w:color w:val="333333"/>
        </w:rPr>
        <w:t>. Однако такой способ применять не рекомендуется, так как если переменная </w:t>
      </w:r>
      <w:r>
        <w:rPr>
          <w:rStyle w:val="HTML2"/>
          <w:rFonts w:ascii="Courier New" w:hAnsi="Courier New" w:cs="Courier New"/>
          <w:color w:val="333333"/>
          <w:sz w:val="21"/>
          <w:szCs w:val="21"/>
          <w:shd w:val="clear" w:color="auto" w:fill="E6E6E6"/>
        </w:rPr>
        <w:t>$</w:t>
      </w:r>
      <w:proofErr w:type="spellStart"/>
      <w:r>
        <w:rPr>
          <w:rStyle w:val="HTML2"/>
          <w:rFonts w:ascii="Courier New" w:hAnsi="Courier New" w:cs="Courier New"/>
          <w:color w:val="333333"/>
          <w:sz w:val="21"/>
          <w:szCs w:val="21"/>
          <w:shd w:val="clear" w:color="auto" w:fill="E6E6E6"/>
        </w:rPr>
        <w:t>arr</w:t>
      </w:r>
      <w:proofErr w:type="spellEnd"/>
      <w:r>
        <w:rPr>
          <w:rFonts w:ascii="Helvetica" w:hAnsi="Helvetica" w:cs="Helvetica"/>
          <w:color w:val="333333"/>
        </w:rPr>
        <w:t> уже содержит некоторое значение (например, значение типа </w:t>
      </w:r>
      <w:proofErr w:type="spellStart"/>
      <w:r>
        <w:rPr>
          <w:rStyle w:val="type"/>
          <w:rFonts w:ascii="Helvetica" w:hAnsi="Helvetica" w:cs="Helvetica"/>
          <w:color w:val="333333"/>
        </w:rPr>
        <w:t>string</w:t>
      </w:r>
      <w:proofErr w:type="spellEnd"/>
      <w:r>
        <w:rPr>
          <w:rFonts w:ascii="Helvetica" w:hAnsi="Helvetica" w:cs="Helvetica"/>
          <w:color w:val="333333"/>
        </w:rPr>
        <w:t> из переменной запроса), то это значение останется на месте и </w:t>
      </w:r>
      <w:r>
        <w:rPr>
          <w:rStyle w:val="HTML"/>
          <w:color w:val="333333"/>
        </w:rPr>
        <w:t>[]</w:t>
      </w:r>
      <w:r>
        <w:rPr>
          <w:rFonts w:ascii="Helvetica" w:hAnsi="Helvetica" w:cs="Helvetica"/>
          <w:color w:val="333333"/>
        </w:rPr>
        <w:t> может на самом деле означать </w:t>
      </w:r>
      <w:hyperlink r:id="rId61" w:anchor="language.types.string.substr" w:history="1">
        <w:r>
          <w:rPr>
            <w:rStyle w:val="a8"/>
            <w:rFonts w:ascii="Helvetica" w:hAnsi="Helvetica" w:cs="Helvetica"/>
            <w:color w:val="336699"/>
          </w:rPr>
          <w:t>доступ к символу в строке</w:t>
        </w:r>
      </w:hyperlink>
      <w:r>
        <w:rPr>
          <w:rFonts w:ascii="Helvetica" w:hAnsi="Helvetica" w:cs="Helvetica"/>
          <w:color w:val="333333"/>
        </w:rPr>
        <w:t>. Лучше инициализировать переменную путём явного присваивания значения.</w:t>
      </w:r>
    </w:p>
    <w:p w14:paraId="7039ADB9"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 Начиная с PHP 7.1.0, используя в оператор "пустой индекс" на строке, приведёт к фатальной ошибке. Ранее, в этом случае, строка молча преобразовывалась в массив.</w:t>
      </w:r>
    </w:p>
    <w:p w14:paraId="6FCA7735"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 Начиная с PHP 8.1.0, создание нового массива с помощью значения </w:t>
      </w:r>
      <w:proofErr w:type="spellStart"/>
      <w:r>
        <w:rPr>
          <w:rStyle w:val="HTML"/>
          <w:color w:val="333333"/>
        </w:rPr>
        <w:t>false</w:t>
      </w:r>
      <w:proofErr w:type="spellEnd"/>
      <w:r>
        <w:rPr>
          <w:rFonts w:ascii="Helvetica" w:hAnsi="Helvetica" w:cs="Helvetica"/>
          <w:color w:val="333333"/>
        </w:rPr>
        <w:t> устарело. Создание нового массива из </w:t>
      </w:r>
      <w:proofErr w:type="spellStart"/>
      <w:r>
        <w:rPr>
          <w:rStyle w:val="HTML"/>
          <w:color w:val="333333"/>
        </w:rPr>
        <w:t>null</w:t>
      </w:r>
      <w:proofErr w:type="spellEnd"/>
      <w:r>
        <w:rPr>
          <w:rFonts w:ascii="Helvetica" w:hAnsi="Helvetica" w:cs="Helvetica"/>
          <w:color w:val="333333"/>
        </w:rPr>
        <w:t> и неопределённого значения по-прежнему разрешено.</w:t>
      </w:r>
    </w:p>
    <w:p w14:paraId="454C26C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lastRenderedPageBreak/>
        <w:t>Для изменения определённого значения просто присвойте новое значение элементу, используя его ключ. Если вы хотите удалить пару ключ/значение, вам необходимо использовать функцию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"https://www.php.net/manual/ru/function.unset.php"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unset</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1577E015"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arr</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Style w:val="HTML"/>
          <w:rFonts w:eastAsia="Arial"/>
          <w:color w:val="0000BB"/>
        </w:rPr>
        <w:t>5 </w:t>
      </w:r>
      <w:r>
        <w:rPr>
          <w:rStyle w:val="HTML"/>
          <w:rFonts w:eastAsia="Arial"/>
          <w:color w:val="007700"/>
        </w:rPr>
        <w:t>=&gt; </w:t>
      </w:r>
      <w:r>
        <w:rPr>
          <w:rStyle w:val="HTML"/>
          <w:rFonts w:eastAsia="Arial"/>
          <w:color w:val="0000BB"/>
        </w:rPr>
        <w:t>1</w:t>
      </w:r>
      <w:r>
        <w:rPr>
          <w:rStyle w:val="HTML"/>
          <w:rFonts w:eastAsia="Arial"/>
          <w:color w:val="007700"/>
        </w:rPr>
        <w:t>, </w:t>
      </w:r>
      <w:r>
        <w:rPr>
          <w:rStyle w:val="HTML"/>
          <w:rFonts w:eastAsia="Arial"/>
          <w:color w:val="0000BB"/>
        </w:rPr>
        <w:t>12 </w:t>
      </w:r>
      <w:r>
        <w:rPr>
          <w:rStyle w:val="HTML"/>
          <w:rFonts w:eastAsia="Arial"/>
          <w:color w:val="007700"/>
        </w:rPr>
        <w:t>=&gt; </w:t>
      </w:r>
      <w:r>
        <w:rPr>
          <w:rStyle w:val="HTML"/>
          <w:rFonts w:eastAsia="Arial"/>
          <w:color w:val="0000BB"/>
        </w:rPr>
        <w:t>2</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 = </w:t>
      </w:r>
      <w:r>
        <w:rPr>
          <w:rStyle w:val="HTML"/>
          <w:rFonts w:eastAsia="Arial"/>
          <w:color w:val="0000BB"/>
        </w:rPr>
        <w:t>56</w:t>
      </w:r>
      <w:r>
        <w:rPr>
          <w:rStyle w:val="HTML"/>
          <w:rFonts w:eastAsia="Arial"/>
          <w:color w:val="007700"/>
        </w:rPr>
        <w:t>;    </w:t>
      </w:r>
      <w:r>
        <w:rPr>
          <w:rStyle w:val="HTML"/>
          <w:rFonts w:eastAsia="Arial"/>
          <w:color w:val="FF8000"/>
        </w:rPr>
        <w:t>// В этом месте скрипта это</w:t>
      </w:r>
      <w:r>
        <w:rPr>
          <w:rFonts w:ascii="Courier New" w:hAnsi="Courier New" w:cs="Courier New"/>
          <w:color w:val="FF8000"/>
          <w:sz w:val="20"/>
          <w:szCs w:val="20"/>
        </w:rPr>
        <w:br/>
      </w:r>
      <w:r>
        <w:rPr>
          <w:rStyle w:val="HTML"/>
          <w:rFonts w:eastAsia="Arial"/>
          <w:color w:val="FF8000"/>
        </w:rPr>
        <w:t>                // то же самое, что и $</w:t>
      </w:r>
      <w:proofErr w:type="spellStart"/>
      <w:r>
        <w:rPr>
          <w:rStyle w:val="HTML"/>
          <w:rFonts w:eastAsia="Arial"/>
          <w:color w:val="FF8000"/>
        </w:rPr>
        <w:t>arr</w:t>
      </w:r>
      <w:proofErr w:type="spellEnd"/>
      <w:r>
        <w:rPr>
          <w:rStyle w:val="HTML"/>
          <w:rFonts w:eastAsia="Arial"/>
          <w:color w:val="FF8000"/>
        </w:rPr>
        <w:t>[13] = 56;</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"x"</w:t>
      </w:r>
      <w:r>
        <w:rPr>
          <w:rStyle w:val="HTML"/>
          <w:rFonts w:eastAsia="Arial"/>
          <w:color w:val="007700"/>
        </w:rPr>
        <w:t>] = </w:t>
      </w:r>
      <w:r>
        <w:rPr>
          <w:rStyle w:val="HTML"/>
          <w:rFonts w:eastAsia="Arial"/>
          <w:color w:val="0000BB"/>
        </w:rPr>
        <w:t>42</w:t>
      </w:r>
      <w:r>
        <w:rPr>
          <w:rStyle w:val="HTML"/>
          <w:rFonts w:eastAsia="Arial"/>
          <w:color w:val="007700"/>
        </w:rPr>
        <w:t>; </w:t>
      </w:r>
      <w:r>
        <w:rPr>
          <w:rStyle w:val="HTML"/>
          <w:rFonts w:eastAsia="Arial"/>
          <w:color w:val="FF8000"/>
        </w:rPr>
        <w:t>// Это добавляет к массиву новый</w:t>
      </w:r>
      <w:r>
        <w:rPr>
          <w:rFonts w:ascii="Courier New" w:hAnsi="Courier New" w:cs="Courier New"/>
          <w:color w:val="FF8000"/>
          <w:sz w:val="20"/>
          <w:szCs w:val="20"/>
        </w:rPr>
        <w:br/>
      </w:r>
      <w:r>
        <w:rPr>
          <w:rStyle w:val="HTML"/>
          <w:rFonts w:eastAsia="Arial"/>
          <w:color w:val="FF8000"/>
        </w:rPr>
        <w:t>                // элемент с ключом "x"</w:t>
      </w:r>
      <w:r>
        <w:rPr>
          <w:rFonts w:ascii="Courier New" w:hAnsi="Courier New" w:cs="Courier New"/>
          <w:color w:val="FF8000"/>
          <w:sz w:val="20"/>
          <w:szCs w:val="20"/>
        </w:rPr>
        <w:br/>
      </w:r>
      <w:r>
        <w:rPr>
          <w:rFonts w:ascii="Courier New" w:hAnsi="Courier New" w:cs="Courier New"/>
          <w:color w:val="FF8000"/>
          <w:sz w:val="20"/>
          <w:szCs w:val="20"/>
        </w:rPr>
        <w:br/>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0000BB"/>
        </w:rPr>
        <w:t>5</w:t>
      </w:r>
      <w:r>
        <w:rPr>
          <w:rStyle w:val="HTML"/>
          <w:rFonts w:eastAsia="Arial"/>
          <w:color w:val="007700"/>
        </w:rPr>
        <w:t>]); </w:t>
      </w:r>
      <w:r>
        <w:rPr>
          <w:rStyle w:val="HTML"/>
          <w:rFonts w:eastAsia="Arial"/>
          <w:color w:val="FF8000"/>
        </w:rPr>
        <w:t>// Это удаляет элемент из массива</w:t>
      </w:r>
      <w:r>
        <w:rPr>
          <w:rFonts w:ascii="Courier New" w:hAnsi="Courier New" w:cs="Courier New"/>
          <w:color w:val="FF8000"/>
          <w:sz w:val="20"/>
          <w:szCs w:val="20"/>
        </w:rPr>
        <w:br/>
      </w:r>
      <w:r>
        <w:rPr>
          <w:rFonts w:ascii="Courier New" w:hAnsi="Courier New" w:cs="Courier New"/>
          <w:color w:val="FF8000"/>
          <w:sz w:val="20"/>
          <w:szCs w:val="20"/>
        </w:rPr>
        <w:br/>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    </w:t>
      </w:r>
      <w:r>
        <w:rPr>
          <w:rStyle w:val="HTML"/>
          <w:rFonts w:eastAsia="Arial"/>
          <w:color w:val="FF8000"/>
        </w:rPr>
        <w:t>// Это удаляет массив полностью</w:t>
      </w:r>
      <w:r>
        <w:rPr>
          <w:rFonts w:ascii="Courier New" w:hAnsi="Courier New" w:cs="Courier New"/>
          <w:color w:val="FF8000"/>
          <w:sz w:val="20"/>
          <w:szCs w:val="20"/>
        </w:rPr>
        <w:br/>
      </w:r>
      <w:r>
        <w:rPr>
          <w:rStyle w:val="HTML"/>
          <w:rFonts w:eastAsia="Arial"/>
          <w:color w:val="0000BB"/>
        </w:rPr>
        <w:t>?&gt;</w:t>
      </w:r>
    </w:p>
    <w:p w14:paraId="32DC45EB"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47731C5E"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Как уже говорилось выше, если ключ не был указан, то будет взят максимальный из существующих целочисленных (</w:t>
      </w:r>
      <w:proofErr w:type="spellStart"/>
      <w:r>
        <w:rPr>
          <w:rStyle w:val="type"/>
          <w:rFonts w:ascii="Helvetica" w:hAnsi="Helvetica" w:cs="Helvetica"/>
          <w:color w:val="333333"/>
        </w:rPr>
        <w:t>int</w:t>
      </w:r>
      <w:proofErr w:type="spellEnd"/>
      <w:r>
        <w:rPr>
          <w:rFonts w:ascii="Helvetica" w:hAnsi="Helvetica" w:cs="Helvetica"/>
          <w:color w:val="333333"/>
        </w:rPr>
        <w:t>) индексов, и новым ключом будет это максимальное значение (в крайнем случае 0) плюс 1. Если целочисленных (</w:t>
      </w:r>
      <w:proofErr w:type="spellStart"/>
      <w:r>
        <w:rPr>
          <w:rStyle w:val="type"/>
          <w:rFonts w:ascii="Helvetica" w:hAnsi="Helvetica" w:cs="Helvetica"/>
          <w:color w:val="333333"/>
        </w:rPr>
        <w:t>int</w:t>
      </w:r>
      <w:proofErr w:type="spellEnd"/>
      <w:r>
        <w:rPr>
          <w:rFonts w:ascii="Helvetica" w:hAnsi="Helvetica" w:cs="Helvetica"/>
          <w:color w:val="333333"/>
        </w:rPr>
        <w:t>) индексов ещё нет, то ключом будет </w:t>
      </w:r>
      <w:r>
        <w:rPr>
          <w:rStyle w:val="HTML"/>
          <w:color w:val="333333"/>
        </w:rPr>
        <w:t>0</w:t>
      </w:r>
      <w:r>
        <w:rPr>
          <w:rFonts w:ascii="Helvetica" w:hAnsi="Helvetica" w:cs="Helvetica"/>
          <w:color w:val="333333"/>
        </w:rPr>
        <w:t> (ноль).</w:t>
      </w:r>
    </w:p>
    <w:p w14:paraId="26140D61" w14:textId="77777777" w:rsidR="000B141F" w:rsidRDefault="000B141F" w:rsidP="000B141F">
      <w:pPr>
        <w:pStyle w:val="para"/>
        <w:shd w:val="clear" w:color="auto" w:fill="E6E6E6"/>
        <w:rPr>
          <w:rFonts w:ascii="Helvetica" w:hAnsi="Helvetica" w:cs="Helvetica"/>
          <w:color w:val="333333"/>
        </w:rPr>
      </w:pPr>
      <w:r>
        <w:rPr>
          <w:rFonts w:ascii="Helvetica" w:hAnsi="Helvetica" w:cs="Helvetica"/>
          <w:color w:val="333333"/>
        </w:rPr>
        <w:t>Учтите, что максимальное целое значение ключа </w:t>
      </w:r>
      <w:r>
        <w:rPr>
          <w:rStyle w:val="aa"/>
          <w:rFonts w:ascii="Helvetica" w:hAnsi="Helvetica" w:cs="Helvetica"/>
          <w:color w:val="333333"/>
        </w:rPr>
        <w:t>не обязательно существует в массиве в данный момент</w:t>
      </w:r>
      <w:r>
        <w:rPr>
          <w:rFonts w:ascii="Helvetica" w:hAnsi="Helvetica" w:cs="Helvetica"/>
          <w:color w:val="333333"/>
        </w:rPr>
        <w:t>. Оно могло просто существовать в массиве какое-то время, с тех пор как он был переиндексирован в последний раз. Следующий пример это иллюстрирует:</w:t>
      </w:r>
    </w:p>
    <w:p w14:paraId="6A5203CC" w14:textId="77777777" w:rsidR="000B141F" w:rsidRPr="000B141F" w:rsidRDefault="000B141F" w:rsidP="000B141F">
      <w:pPr>
        <w:shd w:val="clear" w:color="auto" w:fill="FFFFFF"/>
        <w:rPr>
          <w:rFonts w:ascii="Helvetica" w:hAnsi="Helvetica" w:cs="Helvetica"/>
          <w:color w:val="333333"/>
          <w:lang w:val="en-US"/>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Создаём простой массив.</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array</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Style w:val="HTML"/>
          <w:rFonts w:eastAsia="Arial"/>
          <w:color w:val="0000BB"/>
        </w:rPr>
        <w:t>1</w:t>
      </w:r>
      <w:r>
        <w:rPr>
          <w:rStyle w:val="HTML"/>
          <w:rFonts w:eastAsia="Arial"/>
          <w:color w:val="007700"/>
        </w:rPr>
        <w:t>, </w:t>
      </w:r>
      <w:r>
        <w:rPr>
          <w:rStyle w:val="HTML"/>
          <w:rFonts w:eastAsia="Arial"/>
          <w:color w:val="0000BB"/>
        </w:rPr>
        <w:t>2</w:t>
      </w:r>
      <w:r>
        <w:rPr>
          <w:rStyle w:val="HTML"/>
          <w:rFonts w:eastAsia="Arial"/>
          <w:color w:val="007700"/>
        </w:rPr>
        <w:t>, </w:t>
      </w:r>
      <w:r>
        <w:rPr>
          <w:rStyle w:val="HTML"/>
          <w:rFonts w:eastAsia="Arial"/>
          <w:color w:val="0000BB"/>
        </w:rPr>
        <w:t>3</w:t>
      </w:r>
      <w:r>
        <w:rPr>
          <w:rStyle w:val="HTML"/>
          <w:rFonts w:eastAsia="Arial"/>
          <w:color w:val="007700"/>
        </w:rPr>
        <w:t>, </w:t>
      </w:r>
      <w:r>
        <w:rPr>
          <w:rStyle w:val="HTML"/>
          <w:rFonts w:eastAsia="Arial"/>
          <w:color w:val="0000BB"/>
        </w:rPr>
        <w:t>4</w:t>
      </w:r>
      <w:r>
        <w:rPr>
          <w:rStyle w:val="HTML"/>
          <w:rFonts w:eastAsia="Arial"/>
          <w:color w:val="007700"/>
        </w:rPr>
        <w:t>, </w:t>
      </w:r>
      <w:r>
        <w:rPr>
          <w:rStyle w:val="HTML"/>
          <w:rFonts w:eastAsia="Arial"/>
          <w:color w:val="0000BB"/>
        </w:rPr>
        <w:t>5</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print_r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Теперь удаляем каждый элемент, но сам массив оставляем нетронутым:</w:t>
      </w:r>
      <w:r>
        <w:rPr>
          <w:rFonts w:ascii="Courier New" w:hAnsi="Courier New" w:cs="Courier New"/>
          <w:color w:val="FF8000"/>
          <w:sz w:val="20"/>
          <w:szCs w:val="20"/>
        </w:rPr>
        <w:br/>
      </w:r>
      <w:proofErr w:type="spellStart"/>
      <w:r>
        <w:rPr>
          <w:rStyle w:val="HTML"/>
          <w:rFonts w:eastAsia="Arial"/>
          <w:color w:val="007700"/>
        </w:rPr>
        <w:t>foreach</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array</w:t>
      </w:r>
      <w:proofErr w:type="spellEnd"/>
      <w:r>
        <w:rPr>
          <w:rStyle w:val="HTML"/>
          <w:rFonts w:eastAsia="Arial"/>
          <w:color w:val="0000BB"/>
        </w:rPr>
        <w:t> </w:t>
      </w:r>
      <w:proofErr w:type="spellStart"/>
      <w:r>
        <w:rPr>
          <w:rStyle w:val="HTML"/>
          <w:rFonts w:eastAsia="Arial"/>
          <w:color w:val="007700"/>
        </w:rPr>
        <w:t>as</w:t>
      </w:r>
      <w:proofErr w:type="spellEnd"/>
      <w:r>
        <w:rPr>
          <w:rStyle w:val="HTML"/>
          <w:rFonts w:eastAsia="Arial"/>
          <w:color w:val="007700"/>
        </w:rPr>
        <w:t> </w:t>
      </w:r>
      <w:r>
        <w:rPr>
          <w:rStyle w:val="HTML"/>
          <w:rFonts w:eastAsia="Arial"/>
          <w:color w:val="0000BB"/>
        </w:rPr>
        <w:t>$i </w:t>
      </w:r>
      <w:r>
        <w:rPr>
          <w:rStyle w:val="HTML"/>
          <w:rFonts w:eastAsia="Arial"/>
          <w:color w:val="007700"/>
        </w:rPr>
        <w:t>=&gt; </w:t>
      </w:r>
      <w:r>
        <w:rPr>
          <w:rStyle w:val="HTML"/>
          <w:rFonts w:eastAsia="Arial"/>
          <w:color w:val="0000BB"/>
        </w:rPr>
        <w:t>$</w:t>
      </w:r>
      <w:proofErr w:type="spellStart"/>
      <w:r>
        <w:rPr>
          <w:rStyle w:val="HTML"/>
          <w:rFonts w:eastAsia="Arial"/>
          <w:color w:val="0000BB"/>
        </w:rPr>
        <w:t>value</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Style w:val="HTML"/>
          <w:rFonts w:eastAsia="Arial"/>
          <w:color w:val="0000BB"/>
        </w:rPr>
        <w:t>$i</w:t>
      </w:r>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print_r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Добавляем элемент (обратите внимание, что новым ключом будет 5, вместо 0).</w:t>
      </w:r>
      <w:r>
        <w:rPr>
          <w:rFonts w:ascii="Courier New" w:hAnsi="Courier New" w:cs="Courier New"/>
          <w:color w:val="FF8000"/>
          <w:sz w:val="20"/>
          <w:szCs w:val="20"/>
        </w:rPr>
        <w:br/>
      </w:r>
      <w:r w:rsidRPr="000B141F">
        <w:rPr>
          <w:rStyle w:val="HTML"/>
          <w:rFonts w:eastAsia="Arial"/>
          <w:color w:val="0000BB"/>
          <w:lang w:val="en-US"/>
        </w:rPr>
        <w:t>$array</w:t>
      </w:r>
      <w:r w:rsidRPr="000B141F">
        <w:rPr>
          <w:rStyle w:val="HTML"/>
          <w:rFonts w:eastAsia="Arial"/>
          <w:color w:val="007700"/>
          <w:lang w:val="en-US"/>
        </w:rPr>
        <w:t>[] = </w:t>
      </w:r>
      <w:r w:rsidRPr="000B141F">
        <w:rPr>
          <w:rStyle w:val="HTML"/>
          <w:rFonts w:eastAsia="Arial"/>
          <w:color w:val="0000BB"/>
          <w:lang w:val="en-US"/>
        </w:rPr>
        <w:t>6</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print_r</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r w:rsidRPr="000B141F">
        <w:rPr>
          <w:rStyle w:val="HTML"/>
          <w:rFonts w:eastAsia="Arial"/>
          <w:color w:val="FF8000"/>
          <w:lang w:val="en-US"/>
        </w:rPr>
        <w:t>// </w:t>
      </w:r>
      <w:r>
        <w:rPr>
          <w:rStyle w:val="HTML"/>
          <w:rFonts w:eastAsia="Arial"/>
          <w:color w:val="FF8000"/>
        </w:rPr>
        <w:t>Переиндексация</w:t>
      </w:r>
      <w:r w:rsidRPr="000B141F">
        <w:rPr>
          <w:rStyle w:val="HTML"/>
          <w:rFonts w:eastAsia="Arial"/>
          <w:color w:val="FF8000"/>
          <w:lang w:val="en-US"/>
        </w:rPr>
        <w:t>:</w:t>
      </w:r>
      <w:r w:rsidRPr="000B141F">
        <w:rPr>
          <w:rFonts w:ascii="Courier New" w:hAnsi="Courier New" w:cs="Courier New"/>
          <w:color w:val="FF8000"/>
          <w:sz w:val="20"/>
          <w:szCs w:val="20"/>
          <w:lang w:val="en-US"/>
        </w:rPr>
        <w:br/>
      </w:r>
      <w:r w:rsidRPr="000B141F">
        <w:rPr>
          <w:rStyle w:val="HTML"/>
          <w:rFonts w:eastAsia="Arial"/>
          <w:color w:val="0000BB"/>
          <w:lang w:val="en-US"/>
        </w:rPr>
        <w:t>$array </w:t>
      </w:r>
      <w:r w:rsidRPr="000B141F">
        <w:rPr>
          <w:rStyle w:val="HTML"/>
          <w:rFonts w:eastAsia="Arial"/>
          <w:color w:val="007700"/>
          <w:lang w:val="en-US"/>
        </w:rPr>
        <w:t>= </w:t>
      </w:r>
      <w:proofErr w:type="spellStart"/>
      <w:r w:rsidRPr="000B141F">
        <w:rPr>
          <w:rStyle w:val="HTML"/>
          <w:rFonts w:eastAsia="Arial"/>
          <w:color w:val="0000BB"/>
          <w:lang w:val="en-US"/>
        </w:rPr>
        <w:t>array_values</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$array</w:t>
      </w:r>
      <w:r w:rsidRPr="000B141F">
        <w:rPr>
          <w:rStyle w:val="HTML"/>
          <w:rFonts w:eastAsia="Arial"/>
          <w:color w:val="007700"/>
          <w:lang w:val="en-US"/>
        </w:rPr>
        <w:t>[] = </w:t>
      </w:r>
      <w:r w:rsidRPr="000B141F">
        <w:rPr>
          <w:rStyle w:val="HTML"/>
          <w:rFonts w:eastAsia="Arial"/>
          <w:color w:val="0000BB"/>
          <w:lang w:val="en-US"/>
        </w:rPr>
        <w:t>7</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print_r</w:t>
      </w:r>
      <w:proofErr w:type="spellEnd"/>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6768A6D6"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Результат выполнения данного примера:</w:t>
      </w:r>
    </w:p>
    <w:p w14:paraId="34D55801" w14:textId="77777777" w:rsidR="000B141F" w:rsidRDefault="000B141F" w:rsidP="000B141F">
      <w:pPr>
        <w:pStyle w:val="HTML0"/>
        <w:shd w:val="clear" w:color="auto" w:fill="FFFFFF"/>
        <w:rPr>
          <w:color w:val="333333"/>
        </w:rPr>
      </w:pPr>
      <w:proofErr w:type="spellStart"/>
      <w:r>
        <w:rPr>
          <w:color w:val="333333"/>
        </w:rPr>
        <w:t>Array</w:t>
      </w:r>
      <w:proofErr w:type="spellEnd"/>
    </w:p>
    <w:p w14:paraId="779DE64B" w14:textId="77777777" w:rsidR="000B141F" w:rsidRDefault="000B141F" w:rsidP="000B141F">
      <w:pPr>
        <w:pStyle w:val="HTML0"/>
        <w:shd w:val="clear" w:color="auto" w:fill="FFFFFF"/>
        <w:rPr>
          <w:color w:val="333333"/>
        </w:rPr>
      </w:pPr>
      <w:r>
        <w:rPr>
          <w:color w:val="333333"/>
        </w:rPr>
        <w:t>(</w:t>
      </w:r>
    </w:p>
    <w:p w14:paraId="7F98B378" w14:textId="77777777" w:rsidR="000B141F" w:rsidRDefault="000B141F" w:rsidP="000B141F">
      <w:pPr>
        <w:pStyle w:val="HTML0"/>
        <w:shd w:val="clear" w:color="auto" w:fill="FFFFFF"/>
        <w:rPr>
          <w:color w:val="333333"/>
        </w:rPr>
      </w:pPr>
      <w:r>
        <w:rPr>
          <w:color w:val="333333"/>
        </w:rPr>
        <w:lastRenderedPageBreak/>
        <w:t xml:space="preserve">    [0] =&gt; 1</w:t>
      </w:r>
    </w:p>
    <w:p w14:paraId="2029F5E9" w14:textId="77777777" w:rsidR="000B141F" w:rsidRDefault="000B141F" w:rsidP="000B141F">
      <w:pPr>
        <w:pStyle w:val="HTML0"/>
        <w:shd w:val="clear" w:color="auto" w:fill="FFFFFF"/>
        <w:rPr>
          <w:color w:val="333333"/>
        </w:rPr>
      </w:pPr>
      <w:r>
        <w:rPr>
          <w:color w:val="333333"/>
        </w:rPr>
        <w:t xml:space="preserve">    [1] =&gt; 2</w:t>
      </w:r>
    </w:p>
    <w:p w14:paraId="04CBB41B" w14:textId="77777777" w:rsidR="000B141F" w:rsidRDefault="000B141F" w:rsidP="000B141F">
      <w:pPr>
        <w:pStyle w:val="HTML0"/>
        <w:shd w:val="clear" w:color="auto" w:fill="FFFFFF"/>
        <w:rPr>
          <w:color w:val="333333"/>
        </w:rPr>
      </w:pPr>
      <w:r>
        <w:rPr>
          <w:color w:val="333333"/>
        </w:rPr>
        <w:t xml:space="preserve">    [2] =&gt; 3</w:t>
      </w:r>
    </w:p>
    <w:p w14:paraId="15C915BA" w14:textId="77777777" w:rsidR="000B141F" w:rsidRDefault="000B141F" w:rsidP="000B141F">
      <w:pPr>
        <w:pStyle w:val="HTML0"/>
        <w:shd w:val="clear" w:color="auto" w:fill="FFFFFF"/>
        <w:rPr>
          <w:color w:val="333333"/>
        </w:rPr>
      </w:pPr>
      <w:r>
        <w:rPr>
          <w:color w:val="333333"/>
        </w:rPr>
        <w:t xml:space="preserve">    [3] =&gt; 4</w:t>
      </w:r>
    </w:p>
    <w:p w14:paraId="5E533099" w14:textId="77777777" w:rsidR="000B141F" w:rsidRDefault="000B141F" w:rsidP="000B141F">
      <w:pPr>
        <w:pStyle w:val="HTML0"/>
        <w:shd w:val="clear" w:color="auto" w:fill="FFFFFF"/>
        <w:rPr>
          <w:color w:val="333333"/>
        </w:rPr>
      </w:pPr>
      <w:r>
        <w:rPr>
          <w:color w:val="333333"/>
        </w:rPr>
        <w:t xml:space="preserve">    [4] =&gt; 5</w:t>
      </w:r>
    </w:p>
    <w:p w14:paraId="387C47FB" w14:textId="77777777" w:rsidR="000B141F" w:rsidRDefault="000B141F" w:rsidP="000B141F">
      <w:pPr>
        <w:pStyle w:val="HTML0"/>
        <w:shd w:val="clear" w:color="auto" w:fill="FFFFFF"/>
        <w:rPr>
          <w:color w:val="333333"/>
        </w:rPr>
      </w:pPr>
      <w:r>
        <w:rPr>
          <w:color w:val="333333"/>
        </w:rPr>
        <w:t>)</w:t>
      </w:r>
    </w:p>
    <w:p w14:paraId="12E23F54" w14:textId="77777777" w:rsidR="000B141F" w:rsidRDefault="000B141F" w:rsidP="000B141F">
      <w:pPr>
        <w:pStyle w:val="HTML0"/>
        <w:shd w:val="clear" w:color="auto" w:fill="FFFFFF"/>
        <w:rPr>
          <w:color w:val="333333"/>
        </w:rPr>
      </w:pPr>
      <w:proofErr w:type="spellStart"/>
      <w:r>
        <w:rPr>
          <w:color w:val="333333"/>
        </w:rPr>
        <w:t>Array</w:t>
      </w:r>
      <w:proofErr w:type="spellEnd"/>
    </w:p>
    <w:p w14:paraId="0CA43683" w14:textId="77777777" w:rsidR="000B141F" w:rsidRDefault="000B141F" w:rsidP="000B141F">
      <w:pPr>
        <w:pStyle w:val="HTML0"/>
        <w:shd w:val="clear" w:color="auto" w:fill="FFFFFF"/>
        <w:rPr>
          <w:color w:val="333333"/>
        </w:rPr>
      </w:pPr>
      <w:r>
        <w:rPr>
          <w:color w:val="333333"/>
        </w:rPr>
        <w:t>(</w:t>
      </w:r>
    </w:p>
    <w:p w14:paraId="12CBED86" w14:textId="77777777" w:rsidR="000B141F" w:rsidRDefault="000B141F" w:rsidP="000B141F">
      <w:pPr>
        <w:pStyle w:val="HTML0"/>
        <w:shd w:val="clear" w:color="auto" w:fill="FFFFFF"/>
        <w:rPr>
          <w:color w:val="333333"/>
        </w:rPr>
      </w:pPr>
      <w:r>
        <w:rPr>
          <w:color w:val="333333"/>
        </w:rPr>
        <w:t>)</w:t>
      </w:r>
    </w:p>
    <w:p w14:paraId="3463EE6B" w14:textId="77777777" w:rsidR="000B141F" w:rsidRDefault="000B141F" w:rsidP="000B141F">
      <w:pPr>
        <w:pStyle w:val="HTML0"/>
        <w:shd w:val="clear" w:color="auto" w:fill="FFFFFF"/>
        <w:rPr>
          <w:color w:val="333333"/>
        </w:rPr>
      </w:pPr>
      <w:proofErr w:type="spellStart"/>
      <w:r>
        <w:rPr>
          <w:color w:val="333333"/>
        </w:rPr>
        <w:t>Array</w:t>
      </w:r>
      <w:proofErr w:type="spellEnd"/>
    </w:p>
    <w:p w14:paraId="78BE564F" w14:textId="77777777" w:rsidR="000B141F" w:rsidRDefault="000B141F" w:rsidP="000B141F">
      <w:pPr>
        <w:pStyle w:val="HTML0"/>
        <w:shd w:val="clear" w:color="auto" w:fill="FFFFFF"/>
        <w:rPr>
          <w:color w:val="333333"/>
        </w:rPr>
      </w:pPr>
      <w:r>
        <w:rPr>
          <w:color w:val="333333"/>
        </w:rPr>
        <w:t>(</w:t>
      </w:r>
    </w:p>
    <w:p w14:paraId="390213EE" w14:textId="77777777" w:rsidR="000B141F" w:rsidRDefault="000B141F" w:rsidP="000B141F">
      <w:pPr>
        <w:pStyle w:val="HTML0"/>
        <w:shd w:val="clear" w:color="auto" w:fill="FFFFFF"/>
        <w:rPr>
          <w:color w:val="333333"/>
        </w:rPr>
      </w:pPr>
      <w:r>
        <w:rPr>
          <w:color w:val="333333"/>
        </w:rPr>
        <w:t xml:space="preserve">    [5] =&gt; 6</w:t>
      </w:r>
    </w:p>
    <w:p w14:paraId="1FC3556C" w14:textId="77777777" w:rsidR="000B141F" w:rsidRDefault="000B141F" w:rsidP="000B141F">
      <w:pPr>
        <w:pStyle w:val="HTML0"/>
        <w:shd w:val="clear" w:color="auto" w:fill="FFFFFF"/>
        <w:rPr>
          <w:color w:val="333333"/>
        </w:rPr>
      </w:pPr>
      <w:r>
        <w:rPr>
          <w:color w:val="333333"/>
        </w:rPr>
        <w:t>)</w:t>
      </w:r>
    </w:p>
    <w:p w14:paraId="23B0E069" w14:textId="77777777" w:rsidR="000B141F" w:rsidRDefault="000B141F" w:rsidP="000B141F">
      <w:pPr>
        <w:pStyle w:val="HTML0"/>
        <w:shd w:val="clear" w:color="auto" w:fill="FFFFFF"/>
        <w:rPr>
          <w:color w:val="333333"/>
        </w:rPr>
      </w:pPr>
      <w:proofErr w:type="spellStart"/>
      <w:r>
        <w:rPr>
          <w:color w:val="333333"/>
        </w:rPr>
        <w:t>Array</w:t>
      </w:r>
      <w:proofErr w:type="spellEnd"/>
    </w:p>
    <w:p w14:paraId="539DDD42" w14:textId="77777777" w:rsidR="000B141F" w:rsidRDefault="000B141F" w:rsidP="000B141F">
      <w:pPr>
        <w:pStyle w:val="HTML0"/>
        <w:shd w:val="clear" w:color="auto" w:fill="FFFFFF"/>
        <w:rPr>
          <w:color w:val="333333"/>
        </w:rPr>
      </w:pPr>
      <w:r>
        <w:rPr>
          <w:color w:val="333333"/>
        </w:rPr>
        <w:t>(</w:t>
      </w:r>
    </w:p>
    <w:p w14:paraId="6A3E00E5" w14:textId="77777777" w:rsidR="000B141F" w:rsidRDefault="000B141F" w:rsidP="000B141F">
      <w:pPr>
        <w:pStyle w:val="HTML0"/>
        <w:shd w:val="clear" w:color="auto" w:fill="FFFFFF"/>
        <w:rPr>
          <w:color w:val="333333"/>
        </w:rPr>
      </w:pPr>
      <w:r>
        <w:rPr>
          <w:color w:val="333333"/>
        </w:rPr>
        <w:t xml:space="preserve">    [0] =&gt; 6</w:t>
      </w:r>
    </w:p>
    <w:p w14:paraId="67B53BD0" w14:textId="77777777" w:rsidR="000B141F" w:rsidRDefault="000B141F" w:rsidP="000B141F">
      <w:pPr>
        <w:pStyle w:val="HTML0"/>
        <w:shd w:val="clear" w:color="auto" w:fill="FFFFFF"/>
        <w:rPr>
          <w:color w:val="333333"/>
        </w:rPr>
      </w:pPr>
      <w:r>
        <w:rPr>
          <w:color w:val="333333"/>
        </w:rPr>
        <w:t xml:space="preserve">    [1] =&gt; 7</w:t>
      </w:r>
    </w:p>
    <w:p w14:paraId="2EC4869C" w14:textId="77777777" w:rsidR="000B141F" w:rsidRDefault="000B141F" w:rsidP="000B141F">
      <w:pPr>
        <w:pStyle w:val="HTML0"/>
        <w:shd w:val="clear" w:color="auto" w:fill="FFFFFF"/>
        <w:rPr>
          <w:color w:val="333333"/>
        </w:rPr>
      </w:pPr>
      <w:r>
        <w:rPr>
          <w:color w:val="333333"/>
        </w:rPr>
        <w:t>)</w:t>
      </w:r>
    </w:p>
    <w:p w14:paraId="446CE5AA"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Полезные функции</w:t>
      </w:r>
      <w:hyperlink r:id="rId62" w:anchor="language.types.array.useful-funcs" w:history="1">
        <w:r>
          <w:rPr>
            <w:rStyle w:val="a8"/>
            <w:rFonts w:ascii="Helvetica" w:hAnsi="Helvetica" w:cs="Helvetica"/>
            <w:b/>
            <w:bCs/>
            <w:bdr w:val="none" w:sz="0" w:space="0" w:color="auto" w:frame="1"/>
          </w:rPr>
          <w:t> ¶</w:t>
        </w:r>
      </w:hyperlink>
    </w:p>
    <w:p w14:paraId="20B3802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Для работы с массивами существует достаточное количество полезных функций. Смотрите раздел </w:t>
      </w:r>
      <w:hyperlink r:id="rId63" w:history="1">
        <w:r>
          <w:rPr>
            <w:rStyle w:val="a8"/>
            <w:rFonts w:ascii="Helvetica" w:hAnsi="Helvetica" w:cs="Helvetica"/>
            <w:color w:val="336699"/>
          </w:rPr>
          <w:t>функции для работы с массивами</w:t>
        </w:r>
      </w:hyperlink>
      <w:r>
        <w:rPr>
          <w:rFonts w:ascii="Helvetica" w:hAnsi="Helvetica" w:cs="Helvetica"/>
          <w:color w:val="333333"/>
        </w:rPr>
        <w:t>.</w:t>
      </w:r>
    </w:p>
    <w:p w14:paraId="21491AE3"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0C993675"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Функция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"https://www.php.net/manual/ru/function.unset.php"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unset</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 позволяет удалять ключи массива. Обратите внимание, что массив </w:t>
      </w:r>
      <w:r>
        <w:rPr>
          <w:rStyle w:val="aa"/>
          <w:rFonts w:ascii="Helvetica" w:hAnsi="Helvetica" w:cs="Helvetica"/>
          <w:color w:val="333333"/>
        </w:rPr>
        <w:t>НЕ</w:t>
      </w:r>
      <w:r>
        <w:rPr>
          <w:rFonts w:ascii="Helvetica" w:hAnsi="Helvetica" w:cs="Helvetica"/>
          <w:color w:val="333333"/>
        </w:rPr>
        <w:t> будет переиндексирован. Если вы действительно хотите поведения в стиле "удалить и сдвинуть", можно переиндексировать массив используя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"https://www.php.net/manual/ru/function.array-values.php" </w:instrText>
      </w:r>
      <w:r>
        <w:rPr>
          <w:rStyle w:val="function"/>
          <w:rFonts w:ascii="Helvetica" w:hAnsi="Helvetica" w:cs="Helvetica"/>
          <w:color w:val="333333"/>
        </w:rPr>
        <w:fldChar w:fldCharType="separate"/>
      </w:r>
      <w:r>
        <w:rPr>
          <w:rStyle w:val="a8"/>
          <w:rFonts w:ascii="Helvetica" w:hAnsi="Helvetica" w:cs="Helvetica"/>
          <w:color w:val="336699"/>
        </w:rPr>
        <w:t>array_</w:t>
      </w:r>
      <w:proofErr w:type="gramStart"/>
      <w:r>
        <w:rPr>
          <w:rStyle w:val="a8"/>
          <w:rFonts w:ascii="Helvetica" w:hAnsi="Helvetica" w:cs="Helvetica"/>
          <w:color w:val="336699"/>
        </w:rPr>
        <w:t>values</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6CCADE9F"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Style w:val="HTML"/>
          <w:rFonts w:eastAsia="Arial"/>
          <w:color w:val="0000BB"/>
        </w:rPr>
        <w:t>1 </w:t>
      </w:r>
      <w:r>
        <w:rPr>
          <w:rStyle w:val="HTML"/>
          <w:rFonts w:eastAsia="Arial"/>
          <w:color w:val="007700"/>
        </w:rPr>
        <w:t>=&gt; </w:t>
      </w:r>
      <w:r>
        <w:rPr>
          <w:rStyle w:val="HTML"/>
          <w:rFonts w:eastAsia="Arial"/>
          <w:color w:val="DD0000"/>
        </w:rPr>
        <w:t>'один'</w:t>
      </w:r>
      <w:r>
        <w:rPr>
          <w:rStyle w:val="HTML"/>
          <w:rFonts w:eastAsia="Arial"/>
          <w:color w:val="007700"/>
        </w:rPr>
        <w:t>, </w:t>
      </w:r>
      <w:r>
        <w:rPr>
          <w:rStyle w:val="HTML"/>
          <w:rFonts w:eastAsia="Arial"/>
          <w:color w:val="0000BB"/>
        </w:rPr>
        <w:t>2 </w:t>
      </w:r>
      <w:r>
        <w:rPr>
          <w:rStyle w:val="HTML"/>
          <w:rFonts w:eastAsia="Arial"/>
          <w:color w:val="007700"/>
        </w:rPr>
        <w:t>=&gt; </w:t>
      </w:r>
      <w:r>
        <w:rPr>
          <w:rStyle w:val="HTML"/>
          <w:rFonts w:eastAsia="Arial"/>
          <w:color w:val="DD0000"/>
        </w:rPr>
        <w:t>'два'</w:t>
      </w:r>
      <w:r>
        <w:rPr>
          <w:rStyle w:val="HTML"/>
          <w:rFonts w:eastAsia="Arial"/>
          <w:color w:val="007700"/>
        </w:rPr>
        <w:t>, </w:t>
      </w:r>
      <w:r>
        <w:rPr>
          <w:rStyle w:val="HTML"/>
          <w:rFonts w:eastAsia="Arial"/>
          <w:color w:val="0000BB"/>
        </w:rPr>
        <w:t>3 </w:t>
      </w:r>
      <w:r>
        <w:rPr>
          <w:rStyle w:val="HTML"/>
          <w:rFonts w:eastAsia="Arial"/>
          <w:color w:val="007700"/>
        </w:rPr>
        <w:t>=&gt; </w:t>
      </w:r>
      <w:r>
        <w:rPr>
          <w:rStyle w:val="HTML"/>
          <w:rFonts w:eastAsia="Arial"/>
          <w:color w:val="DD0000"/>
        </w:rPr>
        <w:t>'три'</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$a</w:t>
      </w:r>
      <w:r>
        <w:rPr>
          <w:rStyle w:val="HTML"/>
          <w:rFonts w:eastAsia="Arial"/>
          <w:color w:val="007700"/>
        </w:rPr>
        <w:t>[</w:t>
      </w:r>
      <w:r>
        <w:rPr>
          <w:rStyle w:val="HTML"/>
          <w:rFonts w:eastAsia="Arial"/>
          <w:color w:val="0000BB"/>
        </w:rPr>
        <w:t>2</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даст массив, представленный так:</w:t>
      </w:r>
      <w:r>
        <w:rPr>
          <w:rFonts w:ascii="Courier New" w:hAnsi="Courier New" w:cs="Courier New"/>
          <w:color w:val="FF8000"/>
          <w:sz w:val="20"/>
          <w:szCs w:val="20"/>
        </w:rPr>
        <w:br/>
      </w:r>
      <w:r>
        <w:rPr>
          <w:rStyle w:val="HTML"/>
          <w:rFonts w:eastAsia="Arial"/>
          <w:color w:val="FF8000"/>
        </w:rPr>
        <w:t>   $a = </w:t>
      </w:r>
      <w:proofErr w:type="spellStart"/>
      <w:r>
        <w:rPr>
          <w:rStyle w:val="HTML"/>
          <w:rFonts w:eastAsia="Arial"/>
          <w:color w:val="FF8000"/>
        </w:rPr>
        <w:t>array</w:t>
      </w:r>
      <w:proofErr w:type="spellEnd"/>
      <w:r>
        <w:rPr>
          <w:rStyle w:val="HTML"/>
          <w:rFonts w:eastAsia="Arial"/>
          <w:color w:val="FF8000"/>
        </w:rPr>
        <w:t>(1 =&gt; 'один', 3 =&gt; 'три');</w:t>
      </w:r>
      <w:r>
        <w:rPr>
          <w:rFonts w:ascii="Courier New" w:hAnsi="Courier New" w:cs="Courier New"/>
          <w:color w:val="FF8000"/>
          <w:sz w:val="20"/>
          <w:szCs w:val="20"/>
        </w:rPr>
        <w:br/>
      </w:r>
      <w:r>
        <w:rPr>
          <w:rStyle w:val="HTML"/>
          <w:rFonts w:eastAsia="Arial"/>
          <w:color w:val="FF8000"/>
        </w:rPr>
        <w:t>   а НЕ так:</w:t>
      </w:r>
      <w:r>
        <w:rPr>
          <w:rFonts w:ascii="Courier New" w:hAnsi="Courier New" w:cs="Courier New"/>
          <w:color w:val="FF8000"/>
          <w:sz w:val="20"/>
          <w:szCs w:val="20"/>
        </w:rPr>
        <w:br/>
      </w:r>
      <w:r>
        <w:rPr>
          <w:rStyle w:val="HTML"/>
          <w:rFonts w:eastAsia="Arial"/>
          <w:color w:val="FF8000"/>
        </w:rPr>
        <w:t>   $a = </w:t>
      </w:r>
      <w:proofErr w:type="spellStart"/>
      <w:r>
        <w:rPr>
          <w:rStyle w:val="HTML"/>
          <w:rFonts w:eastAsia="Arial"/>
          <w:color w:val="FF8000"/>
        </w:rPr>
        <w:t>array</w:t>
      </w:r>
      <w:proofErr w:type="spellEnd"/>
      <w:r>
        <w:rPr>
          <w:rStyle w:val="HTML"/>
          <w:rFonts w:eastAsia="Arial"/>
          <w:color w:val="FF8000"/>
        </w:rPr>
        <w:t>(1 =&gt; 'один', 2 =&gt; 'три');</w:t>
      </w:r>
      <w:r>
        <w:rPr>
          <w:rFonts w:ascii="Courier New" w:hAnsi="Courier New" w:cs="Courier New"/>
          <w:color w:val="FF8000"/>
          <w:sz w:val="20"/>
          <w:szCs w:val="20"/>
        </w:rPr>
        <w:br/>
      </w:r>
      <w:r>
        <w:rPr>
          <w:rStyle w:val="HTML"/>
          <w:rFonts w:eastAsia="Arial"/>
          <w:color w:val="FF8000"/>
        </w:rPr>
        <w:t>*/</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$b </w:t>
      </w:r>
      <w:r>
        <w:rPr>
          <w:rStyle w:val="HTML"/>
          <w:rFonts w:eastAsia="Arial"/>
          <w:color w:val="007700"/>
        </w:rPr>
        <w:t>= </w:t>
      </w:r>
      <w:proofErr w:type="spellStart"/>
      <w:r>
        <w:rPr>
          <w:rStyle w:val="HTML"/>
          <w:rFonts w:eastAsia="Arial"/>
          <w:color w:val="0000BB"/>
        </w:rPr>
        <w:t>array_values</w:t>
      </w:r>
      <w:proofErr w:type="spellEnd"/>
      <w:r>
        <w:rPr>
          <w:rStyle w:val="HTML"/>
          <w:rFonts w:eastAsia="Arial"/>
          <w:color w:val="007700"/>
        </w:rPr>
        <w:t>(</w:t>
      </w:r>
      <w:r>
        <w:rPr>
          <w:rStyle w:val="HTML"/>
          <w:rFonts w:eastAsia="Arial"/>
          <w:color w:val="0000BB"/>
        </w:rPr>
        <w:t>$a</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Теперь $b это </w:t>
      </w:r>
      <w:proofErr w:type="spellStart"/>
      <w:r>
        <w:rPr>
          <w:rStyle w:val="HTML"/>
          <w:rFonts w:eastAsia="Arial"/>
          <w:color w:val="FF8000"/>
        </w:rPr>
        <w:t>array</w:t>
      </w:r>
      <w:proofErr w:type="spellEnd"/>
      <w:r>
        <w:rPr>
          <w:rStyle w:val="HTML"/>
          <w:rFonts w:eastAsia="Arial"/>
          <w:color w:val="FF8000"/>
        </w:rPr>
        <w:t>(0 =&gt; 'один', 1 =&gt; 'три')</w:t>
      </w:r>
      <w:r>
        <w:rPr>
          <w:rFonts w:ascii="Courier New" w:hAnsi="Courier New" w:cs="Courier New"/>
          <w:color w:val="FF8000"/>
          <w:sz w:val="20"/>
          <w:szCs w:val="20"/>
        </w:rPr>
        <w:br/>
      </w:r>
      <w:r>
        <w:rPr>
          <w:rStyle w:val="HTML"/>
          <w:rFonts w:eastAsia="Arial"/>
          <w:color w:val="0000BB"/>
        </w:rPr>
        <w:t>?&gt;</w:t>
      </w:r>
    </w:p>
    <w:p w14:paraId="3DCB7BD6"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Управляющая конструкция </w:t>
      </w:r>
      <w:proofErr w:type="spellStart"/>
      <w:r>
        <w:rPr>
          <w:rFonts w:ascii="Helvetica" w:hAnsi="Helvetica" w:cs="Helvetica"/>
          <w:color w:val="333333"/>
        </w:rPr>
        <w:fldChar w:fldCharType="begin"/>
      </w:r>
      <w:r>
        <w:rPr>
          <w:rFonts w:ascii="Helvetica" w:hAnsi="Helvetica" w:cs="Helvetica"/>
          <w:color w:val="333333"/>
        </w:rPr>
        <w:instrText xml:space="preserve"> HYPERLINK "https://www.php.net/manual/ru/control-structures.foreach.php" </w:instrText>
      </w:r>
      <w:r>
        <w:rPr>
          <w:rFonts w:ascii="Helvetica" w:hAnsi="Helvetica" w:cs="Helvetica"/>
          <w:color w:val="333333"/>
        </w:rPr>
        <w:fldChar w:fldCharType="separate"/>
      </w:r>
      <w:r>
        <w:rPr>
          <w:rStyle w:val="a8"/>
          <w:rFonts w:ascii="Helvetica" w:hAnsi="Helvetica" w:cs="Helvetica"/>
          <w:color w:val="336699"/>
        </w:rPr>
        <w:t>foreach</w:t>
      </w:r>
      <w:proofErr w:type="spellEnd"/>
      <w:r>
        <w:rPr>
          <w:rFonts w:ascii="Helvetica" w:hAnsi="Helvetica" w:cs="Helvetica"/>
          <w:color w:val="333333"/>
        </w:rPr>
        <w:fldChar w:fldCharType="end"/>
      </w:r>
      <w:r>
        <w:rPr>
          <w:rFonts w:ascii="Helvetica" w:hAnsi="Helvetica" w:cs="Helvetica"/>
          <w:color w:val="333333"/>
        </w:rPr>
        <w:t> существует специально для массивов. Она предоставляет возможность легко пройтись по массиву.</w:t>
      </w:r>
    </w:p>
    <w:p w14:paraId="425AA72B"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Что можно и нельзя делать с массивами</w:t>
      </w:r>
      <w:hyperlink r:id="rId64" w:anchor="language.types.array.donts" w:history="1">
        <w:r>
          <w:rPr>
            <w:rStyle w:val="a8"/>
            <w:rFonts w:ascii="Helvetica" w:hAnsi="Helvetica" w:cs="Helvetica"/>
            <w:b/>
            <w:bCs/>
            <w:bdr w:val="none" w:sz="0" w:space="0" w:color="auto" w:frame="1"/>
          </w:rPr>
          <w:t> ¶</w:t>
        </w:r>
      </w:hyperlink>
    </w:p>
    <w:p w14:paraId="2ACC0213" w14:textId="77777777" w:rsidR="000B141F" w:rsidRDefault="000B141F" w:rsidP="000B141F">
      <w:pPr>
        <w:pStyle w:val="4"/>
        <w:shd w:val="clear" w:color="auto" w:fill="F2F2F2"/>
        <w:rPr>
          <w:rFonts w:ascii="Helvetica" w:hAnsi="Helvetica" w:cs="Helvetica"/>
          <w:b/>
          <w:bCs/>
          <w:color w:val="793862"/>
        </w:rPr>
      </w:pPr>
      <w:r>
        <w:rPr>
          <w:rFonts w:ascii="Helvetica" w:hAnsi="Helvetica" w:cs="Helvetica"/>
          <w:b/>
          <w:bCs/>
          <w:color w:val="793862"/>
        </w:rPr>
        <w:t>Почему </w:t>
      </w:r>
      <w:r>
        <w:rPr>
          <w:rStyle w:val="HTML"/>
          <w:rFonts w:eastAsia="Arial"/>
          <w:b/>
          <w:bCs/>
          <w:color w:val="793862"/>
        </w:rPr>
        <w:t>$</w:t>
      </w:r>
      <w:proofErr w:type="spellStart"/>
      <w:r>
        <w:rPr>
          <w:rStyle w:val="HTML"/>
          <w:rFonts w:eastAsia="Arial"/>
          <w:b/>
          <w:bCs/>
          <w:color w:val="793862"/>
        </w:rPr>
        <w:t>foo</w:t>
      </w:r>
      <w:proofErr w:type="spellEnd"/>
      <w:r>
        <w:rPr>
          <w:rStyle w:val="HTML"/>
          <w:rFonts w:eastAsia="Arial"/>
          <w:b/>
          <w:bCs/>
          <w:color w:val="793862"/>
        </w:rPr>
        <w:t>[</w:t>
      </w:r>
      <w:proofErr w:type="spellStart"/>
      <w:r>
        <w:rPr>
          <w:rStyle w:val="HTML"/>
          <w:rFonts w:eastAsia="Arial"/>
          <w:b/>
          <w:bCs/>
          <w:color w:val="793862"/>
        </w:rPr>
        <w:t>bar</w:t>
      </w:r>
      <w:proofErr w:type="spellEnd"/>
      <w:r>
        <w:rPr>
          <w:rStyle w:val="HTML"/>
          <w:rFonts w:eastAsia="Arial"/>
          <w:b/>
          <w:bCs/>
          <w:color w:val="793862"/>
        </w:rPr>
        <w:t>]</w:t>
      </w:r>
      <w:r>
        <w:rPr>
          <w:rFonts w:ascii="Helvetica" w:hAnsi="Helvetica" w:cs="Helvetica"/>
          <w:b/>
          <w:bCs/>
          <w:color w:val="793862"/>
        </w:rPr>
        <w:t> неверно?</w:t>
      </w:r>
      <w:hyperlink r:id="rId65" w:anchor="language.types.array.foo-bar" w:history="1">
        <w:r>
          <w:rPr>
            <w:rStyle w:val="a8"/>
            <w:rFonts w:ascii="Helvetica" w:hAnsi="Helvetica" w:cs="Helvetica"/>
            <w:b/>
            <w:bCs/>
            <w:bdr w:val="none" w:sz="0" w:space="0" w:color="auto" w:frame="1"/>
          </w:rPr>
          <w:t> ¶</w:t>
        </w:r>
      </w:hyperlink>
    </w:p>
    <w:p w14:paraId="6F786A7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Всегда заключайте в кавычки строковый литерал в индексе ассоциативного массива. К примеру, пишите </w:t>
      </w:r>
      <w:r>
        <w:rPr>
          <w:rStyle w:val="HTML"/>
          <w:color w:val="333333"/>
        </w:rPr>
        <w:t>$</w:t>
      </w:r>
      <w:proofErr w:type="spellStart"/>
      <w:r>
        <w:rPr>
          <w:rStyle w:val="HTML"/>
          <w:color w:val="333333"/>
        </w:rPr>
        <w:t>foo</w:t>
      </w:r>
      <w:proofErr w:type="spellEnd"/>
      <w:r>
        <w:rPr>
          <w:rStyle w:val="HTML"/>
          <w:color w:val="333333"/>
        </w:rPr>
        <w:t>['</w:t>
      </w:r>
      <w:proofErr w:type="spellStart"/>
      <w:r>
        <w:rPr>
          <w:rStyle w:val="HTML"/>
          <w:color w:val="333333"/>
        </w:rPr>
        <w:t>bar</w:t>
      </w:r>
      <w:proofErr w:type="spellEnd"/>
      <w:r>
        <w:rPr>
          <w:rStyle w:val="HTML"/>
          <w:color w:val="333333"/>
        </w:rPr>
        <w:t>']</w:t>
      </w:r>
      <w:r>
        <w:rPr>
          <w:rFonts w:ascii="Helvetica" w:hAnsi="Helvetica" w:cs="Helvetica"/>
          <w:color w:val="333333"/>
        </w:rPr>
        <w:t>, а не </w:t>
      </w:r>
      <w:r>
        <w:rPr>
          <w:rStyle w:val="HTML"/>
          <w:color w:val="333333"/>
        </w:rPr>
        <w:t>$</w:t>
      </w:r>
      <w:proofErr w:type="spellStart"/>
      <w:r>
        <w:rPr>
          <w:rStyle w:val="HTML"/>
          <w:color w:val="333333"/>
        </w:rPr>
        <w:t>foo</w:t>
      </w:r>
      <w:proofErr w:type="spellEnd"/>
      <w:r>
        <w:rPr>
          <w:rStyle w:val="HTML"/>
          <w:color w:val="333333"/>
        </w:rPr>
        <w:t>[</w:t>
      </w:r>
      <w:proofErr w:type="spellStart"/>
      <w:r>
        <w:rPr>
          <w:rStyle w:val="HTML"/>
          <w:color w:val="333333"/>
        </w:rPr>
        <w:t>bar</w:t>
      </w:r>
      <w:proofErr w:type="spellEnd"/>
      <w:r>
        <w:rPr>
          <w:rStyle w:val="HTML"/>
          <w:color w:val="333333"/>
        </w:rPr>
        <w:t>]</w:t>
      </w:r>
      <w:r>
        <w:rPr>
          <w:rFonts w:ascii="Helvetica" w:hAnsi="Helvetica" w:cs="Helvetica"/>
          <w:color w:val="333333"/>
        </w:rPr>
        <w:t>. Но почему? Часто в старых скриптах можно встретить следующий синтаксис:</w:t>
      </w:r>
    </w:p>
    <w:p w14:paraId="799A4A92" w14:textId="77777777" w:rsidR="000B141F" w:rsidRDefault="000B141F" w:rsidP="000B141F">
      <w:pPr>
        <w:shd w:val="clear" w:color="auto" w:fill="FFFFFF"/>
        <w:rPr>
          <w:rFonts w:ascii="Helvetica" w:hAnsi="Helvetica" w:cs="Helvetica"/>
          <w:color w:val="333333"/>
        </w:rPr>
      </w:pPr>
      <w:r>
        <w:rPr>
          <w:rStyle w:val="HTML"/>
          <w:rFonts w:eastAsia="Arial"/>
          <w:color w:val="0000BB"/>
        </w:rPr>
        <w:lastRenderedPageBreak/>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foo</w:t>
      </w:r>
      <w:proofErr w:type="spellEnd"/>
      <w:r>
        <w:rPr>
          <w:rStyle w:val="HTML"/>
          <w:rFonts w:eastAsia="Arial"/>
          <w:color w:val="007700"/>
        </w:rPr>
        <w:t>[</w:t>
      </w:r>
      <w:proofErr w:type="spellStart"/>
      <w:r>
        <w:rPr>
          <w:rStyle w:val="HTML"/>
          <w:rFonts w:eastAsia="Arial"/>
          <w:color w:val="0000BB"/>
        </w:rPr>
        <w:t>bar</w:t>
      </w:r>
      <w:proofErr w:type="spellEnd"/>
      <w:r>
        <w:rPr>
          <w:rStyle w:val="HTML"/>
          <w:rFonts w:eastAsia="Arial"/>
          <w:color w:val="007700"/>
        </w:rPr>
        <w:t>] = </w:t>
      </w:r>
      <w:r>
        <w:rPr>
          <w:rStyle w:val="HTML"/>
          <w:rFonts w:eastAsia="Arial"/>
          <w:color w:val="DD0000"/>
        </w:rPr>
        <w:t>'враг'</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foo</w:t>
      </w:r>
      <w:proofErr w:type="spellEnd"/>
      <w:r>
        <w:rPr>
          <w:rStyle w:val="HTML"/>
          <w:rFonts w:eastAsia="Arial"/>
          <w:color w:val="007700"/>
        </w:rPr>
        <w:t>[</w:t>
      </w:r>
      <w:proofErr w:type="spellStart"/>
      <w:r>
        <w:rPr>
          <w:rStyle w:val="HTML"/>
          <w:rFonts w:eastAsia="Arial"/>
          <w:color w:val="0000BB"/>
        </w:rPr>
        <w:t>bar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FF8000"/>
        </w:rPr>
        <w:t>// и т.д.</w:t>
      </w:r>
      <w:r>
        <w:rPr>
          <w:rFonts w:ascii="Courier New" w:hAnsi="Courier New" w:cs="Courier New"/>
          <w:color w:val="FF8000"/>
          <w:sz w:val="20"/>
          <w:szCs w:val="20"/>
        </w:rPr>
        <w:br/>
      </w:r>
      <w:r>
        <w:rPr>
          <w:rStyle w:val="HTML"/>
          <w:rFonts w:eastAsia="Arial"/>
          <w:color w:val="0000BB"/>
        </w:rPr>
        <w:t>?&gt;</w:t>
      </w:r>
    </w:p>
    <w:p w14:paraId="2F2BCB56"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Это неверно, хотя и работает. Причина в том, что этот код содержит неопределённую константу (</w:t>
      </w:r>
      <w:proofErr w:type="spellStart"/>
      <w:r>
        <w:rPr>
          <w:rStyle w:val="HTML"/>
          <w:color w:val="333333"/>
        </w:rPr>
        <w:t>bar</w:t>
      </w:r>
      <w:proofErr w:type="spellEnd"/>
      <w:r>
        <w:rPr>
          <w:rFonts w:ascii="Helvetica" w:hAnsi="Helvetica" w:cs="Helvetica"/>
          <w:color w:val="333333"/>
        </w:rPr>
        <w:t>), а не строку (</w:t>
      </w:r>
      <w:r>
        <w:rPr>
          <w:rStyle w:val="HTML"/>
          <w:color w:val="333333"/>
        </w:rPr>
        <w:t>'</w:t>
      </w:r>
      <w:proofErr w:type="spellStart"/>
      <w:r>
        <w:rPr>
          <w:rStyle w:val="HTML"/>
          <w:color w:val="333333"/>
        </w:rPr>
        <w:t>bar</w:t>
      </w:r>
      <w:proofErr w:type="spellEnd"/>
      <w:r>
        <w:rPr>
          <w:rStyle w:val="HTML"/>
          <w:color w:val="333333"/>
        </w:rPr>
        <w:t>'</w:t>
      </w:r>
      <w:r>
        <w:rPr>
          <w:rFonts w:ascii="Helvetica" w:hAnsi="Helvetica" w:cs="Helvetica"/>
          <w:color w:val="333333"/>
        </w:rPr>
        <w:t> - обратите внимание на кавычки). Это работает, потому что PHP автоматически преобразует </w:t>
      </w:r>
      <w:r>
        <w:rPr>
          <w:rStyle w:val="aa"/>
          <w:rFonts w:ascii="Helvetica" w:hAnsi="Helvetica" w:cs="Helvetica"/>
          <w:color w:val="333333"/>
        </w:rPr>
        <w:t>"голую строку"</w:t>
      </w:r>
      <w:r>
        <w:rPr>
          <w:rFonts w:ascii="Helvetica" w:hAnsi="Helvetica" w:cs="Helvetica"/>
          <w:color w:val="333333"/>
        </w:rPr>
        <w:t> (не заключённую в кавычки строку, которая не соответствует ни одному из известных символов языка) в строку со значением этой "голой строки". Например, если константа с именем </w:t>
      </w:r>
      <w:proofErr w:type="spellStart"/>
      <w:r>
        <w:rPr>
          <w:rStyle w:val="HTML"/>
          <w:color w:val="333333"/>
        </w:rPr>
        <w:t>bar</w:t>
      </w:r>
      <w:proofErr w:type="spellEnd"/>
      <w:r>
        <w:rPr>
          <w:rFonts w:ascii="Helvetica" w:hAnsi="Helvetica" w:cs="Helvetica"/>
          <w:color w:val="333333"/>
        </w:rPr>
        <w:t xml:space="preserve"> не определена, то PHP заменит </w:t>
      </w:r>
      <w:proofErr w:type="spellStart"/>
      <w:r>
        <w:rPr>
          <w:rFonts w:ascii="Helvetica" w:hAnsi="Helvetica" w:cs="Helvetica"/>
          <w:color w:val="333333"/>
        </w:rPr>
        <w:t>bar</w:t>
      </w:r>
      <w:proofErr w:type="spellEnd"/>
      <w:r>
        <w:rPr>
          <w:rFonts w:ascii="Helvetica" w:hAnsi="Helvetica" w:cs="Helvetica"/>
          <w:color w:val="333333"/>
        </w:rPr>
        <w:t xml:space="preserve"> на строку </w:t>
      </w:r>
      <w:r>
        <w:rPr>
          <w:rStyle w:val="HTML"/>
          <w:color w:val="333333"/>
        </w:rPr>
        <w:t>'</w:t>
      </w:r>
      <w:proofErr w:type="spellStart"/>
      <w:r>
        <w:rPr>
          <w:rStyle w:val="HTML"/>
          <w:color w:val="333333"/>
        </w:rPr>
        <w:t>bar</w:t>
      </w:r>
      <w:proofErr w:type="spellEnd"/>
      <w:r>
        <w:rPr>
          <w:rStyle w:val="HTML"/>
          <w:color w:val="333333"/>
        </w:rPr>
        <w:t>'</w:t>
      </w:r>
      <w:r>
        <w:rPr>
          <w:rFonts w:ascii="Helvetica" w:hAnsi="Helvetica" w:cs="Helvetica"/>
          <w:color w:val="333333"/>
        </w:rPr>
        <w:t> и использует её.</w:t>
      </w:r>
    </w:p>
    <w:p w14:paraId="3E24654E" w14:textId="77777777" w:rsidR="000B141F" w:rsidRDefault="000B141F" w:rsidP="000B141F">
      <w:pPr>
        <w:shd w:val="clear" w:color="auto" w:fill="F4DFDF"/>
        <w:rPr>
          <w:rFonts w:ascii="Helvetica" w:hAnsi="Helvetica" w:cs="Helvetica"/>
          <w:color w:val="333333"/>
        </w:rPr>
      </w:pPr>
      <w:r>
        <w:rPr>
          <w:rStyle w:val="a7"/>
          <w:rFonts w:ascii="Helvetica" w:hAnsi="Helvetica" w:cs="Helvetica"/>
          <w:color w:val="333333"/>
        </w:rPr>
        <w:t>Внимание</w:t>
      </w:r>
    </w:p>
    <w:p w14:paraId="154F2A9E" w14:textId="77777777" w:rsidR="000B141F" w:rsidRDefault="000B141F" w:rsidP="000B141F">
      <w:pPr>
        <w:pStyle w:val="simpara1"/>
        <w:shd w:val="clear" w:color="auto" w:fill="F4DFDF"/>
        <w:spacing w:before="0" w:beforeAutospacing="0" w:after="0" w:afterAutospacing="0"/>
        <w:rPr>
          <w:rFonts w:ascii="Helvetica" w:hAnsi="Helvetica" w:cs="Helvetica"/>
          <w:color w:val="333333"/>
        </w:rPr>
      </w:pPr>
      <w:r>
        <w:rPr>
          <w:rFonts w:ascii="Helvetica" w:hAnsi="Helvetica" w:cs="Helvetica"/>
          <w:color w:val="333333"/>
        </w:rPr>
        <w:t>Резервный вариант для обработки неопределённой константы как пустой строки вызывает ошибку уровня </w:t>
      </w:r>
      <w:r>
        <w:rPr>
          <w:rStyle w:val="HTML"/>
          <w:color w:val="333333"/>
        </w:rPr>
        <w:t>E_NOTICE</w:t>
      </w:r>
      <w:r>
        <w:rPr>
          <w:rFonts w:ascii="Helvetica" w:hAnsi="Helvetica" w:cs="Helvetica"/>
          <w:color w:val="333333"/>
        </w:rPr>
        <w:t>. Начиная с PHP 7.2.0 поведение объявлено устаревшим и вызывает ошибку уровня </w:t>
      </w:r>
      <w:r>
        <w:rPr>
          <w:rStyle w:val="HTML"/>
          <w:color w:val="333333"/>
        </w:rPr>
        <w:t>E_WARNING</w:t>
      </w:r>
      <w:r>
        <w:rPr>
          <w:rFonts w:ascii="Helvetica" w:hAnsi="Helvetica" w:cs="Helvetica"/>
          <w:color w:val="333333"/>
        </w:rPr>
        <w:t>. Начиная с PHP 8.0.0, удалено и выбрасывает исключение </w:t>
      </w:r>
      <w:proofErr w:type="spellStart"/>
      <w:r>
        <w:rPr>
          <w:rStyle w:val="classname"/>
          <w:rFonts w:ascii="Helvetica" w:hAnsi="Helvetica" w:cs="Helvetica"/>
          <w:color w:val="333333"/>
        </w:rPr>
        <w:fldChar w:fldCharType="begin"/>
      </w:r>
      <w:r>
        <w:rPr>
          <w:rStyle w:val="classname"/>
          <w:rFonts w:ascii="Helvetica" w:hAnsi="Helvetica" w:cs="Helvetica"/>
          <w:color w:val="333333"/>
        </w:rPr>
        <w:instrText xml:space="preserve"> HYPERLINK "https://www.php.net/manual/ru/class.error.php" </w:instrText>
      </w:r>
      <w:r>
        <w:rPr>
          <w:rStyle w:val="classname"/>
          <w:rFonts w:ascii="Helvetica" w:hAnsi="Helvetica" w:cs="Helvetica"/>
          <w:color w:val="333333"/>
        </w:rPr>
        <w:fldChar w:fldCharType="separate"/>
      </w:r>
      <w:r>
        <w:rPr>
          <w:rStyle w:val="a8"/>
          <w:rFonts w:ascii="Helvetica" w:hAnsi="Helvetica" w:cs="Helvetica"/>
          <w:color w:val="336699"/>
        </w:rPr>
        <w:t>Error</w:t>
      </w:r>
      <w:proofErr w:type="spellEnd"/>
      <w:r>
        <w:rPr>
          <w:rStyle w:val="classname"/>
          <w:rFonts w:ascii="Helvetica" w:hAnsi="Helvetica" w:cs="Helvetica"/>
          <w:color w:val="333333"/>
        </w:rPr>
        <w:fldChar w:fldCharType="end"/>
      </w:r>
      <w:r>
        <w:rPr>
          <w:rFonts w:ascii="Helvetica" w:hAnsi="Helvetica" w:cs="Helvetica"/>
          <w:color w:val="333333"/>
        </w:rPr>
        <w:t>.</w:t>
      </w:r>
    </w:p>
    <w:p w14:paraId="1922BB9A"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proofErr w:type="gramStart"/>
      <w:r>
        <w:rPr>
          <w:rFonts w:ascii="Helvetica" w:hAnsi="Helvetica" w:cs="Helvetica"/>
          <w:color w:val="333333"/>
        </w:rPr>
        <w:t>: Это</w:t>
      </w:r>
      <w:proofErr w:type="gramEnd"/>
      <w:r>
        <w:rPr>
          <w:rFonts w:ascii="Helvetica" w:hAnsi="Helvetica" w:cs="Helvetica"/>
          <w:color w:val="333333"/>
        </w:rPr>
        <w:t xml:space="preserve"> не означает, что нужно </w:t>
      </w:r>
      <w:r>
        <w:rPr>
          <w:rStyle w:val="aa"/>
          <w:rFonts w:ascii="Helvetica" w:hAnsi="Helvetica" w:cs="Helvetica"/>
          <w:color w:val="333333"/>
        </w:rPr>
        <w:t>всегда</w:t>
      </w:r>
      <w:r>
        <w:rPr>
          <w:rFonts w:ascii="Helvetica" w:hAnsi="Helvetica" w:cs="Helvetica"/>
          <w:color w:val="333333"/>
        </w:rPr>
        <w:t> заключать ключ в кавычки. Нет необходимости заключать в кавычки </w:t>
      </w:r>
      <w:hyperlink r:id="rId66" w:history="1">
        <w:r>
          <w:rPr>
            <w:rStyle w:val="a8"/>
            <w:rFonts w:ascii="Helvetica" w:hAnsi="Helvetica" w:cs="Helvetica"/>
            <w:color w:val="336699"/>
          </w:rPr>
          <w:t>константы</w:t>
        </w:r>
      </w:hyperlink>
      <w:r>
        <w:rPr>
          <w:rFonts w:ascii="Helvetica" w:hAnsi="Helvetica" w:cs="Helvetica"/>
          <w:color w:val="333333"/>
        </w:rPr>
        <w:t> или </w:t>
      </w:r>
      <w:hyperlink r:id="rId67" w:history="1">
        <w:r>
          <w:rPr>
            <w:rStyle w:val="a8"/>
            <w:rFonts w:ascii="Helvetica" w:hAnsi="Helvetica" w:cs="Helvetica"/>
            <w:color w:val="336699"/>
          </w:rPr>
          <w:t>переменные</w:t>
        </w:r>
      </w:hyperlink>
      <w:r>
        <w:rPr>
          <w:rFonts w:ascii="Helvetica" w:hAnsi="Helvetica" w:cs="Helvetica"/>
          <w:color w:val="333333"/>
        </w:rPr>
        <w:t>, поскольку это помешает PHP обрабатывать их.</w:t>
      </w:r>
    </w:p>
    <w:p w14:paraId="6483D25E"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proofErr w:type="spellStart"/>
      <w:r w:rsidRPr="000B141F">
        <w:rPr>
          <w:rStyle w:val="HTML"/>
          <w:rFonts w:eastAsia="Arial"/>
          <w:color w:val="0000BB"/>
          <w:lang w:val="en-US"/>
        </w:rPr>
        <w:t>error_reporting</w:t>
      </w:r>
      <w:proofErr w:type="spellEnd"/>
      <w:r w:rsidRPr="000B141F">
        <w:rPr>
          <w:rStyle w:val="HTML"/>
          <w:rFonts w:eastAsia="Arial"/>
          <w:color w:val="007700"/>
          <w:lang w:val="en-US"/>
        </w:rPr>
        <w:t>(</w:t>
      </w:r>
      <w:r w:rsidRPr="000B141F">
        <w:rPr>
          <w:rStyle w:val="HTML"/>
          <w:rFonts w:eastAsia="Arial"/>
          <w:color w:val="0000BB"/>
          <w:lang w:val="en-US"/>
        </w:rPr>
        <w:t>E_ALL</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ini_</w:t>
      </w:r>
      <w:proofErr w:type="gramStart"/>
      <w:r w:rsidRPr="000B141F">
        <w:rPr>
          <w:rStyle w:val="HTML"/>
          <w:rFonts w:eastAsia="Arial"/>
          <w:color w:val="0000BB"/>
          <w:lang w:val="en-US"/>
        </w:rPr>
        <w:t>set</w:t>
      </w:r>
      <w:proofErr w:type="spellEnd"/>
      <w:r w:rsidRPr="000B141F">
        <w:rPr>
          <w:rStyle w:val="HTML"/>
          <w:rFonts w:eastAsia="Arial"/>
          <w:color w:val="007700"/>
          <w:lang w:val="en-US"/>
        </w:rPr>
        <w:t>(</w:t>
      </w:r>
      <w:proofErr w:type="gramEnd"/>
      <w:r w:rsidRPr="000B141F">
        <w:rPr>
          <w:rStyle w:val="HTML"/>
          <w:rFonts w:eastAsia="Arial"/>
          <w:color w:val="DD0000"/>
          <w:lang w:val="en-US"/>
        </w:rPr>
        <w:t>'</w:t>
      </w:r>
      <w:proofErr w:type="spellStart"/>
      <w:r w:rsidRPr="000B141F">
        <w:rPr>
          <w:rStyle w:val="HTML"/>
          <w:rFonts w:eastAsia="Arial"/>
          <w:color w:val="DD0000"/>
          <w:lang w:val="en-US"/>
        </w:rPr>
        <w:t>display_errors</w:t>
      </w:r>
      <w:proofErr w:type="spellEnd"/>
      <w:r w:rsidRPr="000B141F">
        <w:rPr>
          <w:rStyle w:val="HTML"/>
          <w:rFonts w:eastAsia="Arial"/>
          <w:color w:val="DD0000"/>
          <w:lang w:val="en-US"/>
        </w:rPr>
        <w:t>'</w:t>
      </w:r>
      <w:r w:rsidRPr="000B141F">
        <w:rPr>
          <w:rStyle w:val="HTML"/>
          <w:rFonts w:eastAsia="Arial"/>
          <w:color w:val="007700"/>
          <w:lang w:val="en-US"/>
        </w:rPr>
        <w:t>, </w:t>
      </w:r>
      <w:r w:rsidRPr="000B141F">
        <w:rPr>
          <w:rStyle w:val="HTML"/>
          <w:rFonts w:eastAsia="Arial"/>
          <w:color w:val="0000BB"/>
          <w:lang w:val="en-US"/>
        </w:rPr>
        <w:t>true</w:t>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ini_set</w:t>
      </w:r>
      <w:proofErr w:type="spellEnd"/>
      <w:r w:rsidRPr="000B141F">
        <w:rPr>
          <w:rStyle w:val="HTML"/>
          <w:rFonts w:eastAsia="Arial"/>
          <w:color w:val="007700"/>
          <w:lang w:val="en-US"/>
        </w:rPr>
        <w:t>(</w:t>
      </w:r>
      <w:r w:rsidRPr="000B141F">
        <w:rPr>
          <w:rStyle w:val="HTML"/>
          <w:rFonts w:eastAsia="Arial"/>
          <w:color w:val="DD0000"/>
          <w:lang w:val="en-US"/>
        </w:rPr>
        <w:t>'</w:t>
      </w:r>
      <w:proofErr w:type="spellStart"/>
      <w:r w:rsidRPr="000B141F">
        <w:rPr>
          <w:rStyle w:val="HTML"/>
          <w:rFonts w:eastAsia="Arial"/>
          <w:color w:val="DD0000"/>
          <w:lang w:val="en-US"/>
        </w:rPr>
        <w:t>html_errors</w:t>
      </w:r>
      <w:proofErr w:type="spellEnd"/>
      <w:r w:rsidRPr="000B141F">
        <w:rPr>
          <w:rStyle w:val="HTML"/>
          <w:rFonts w:eastAsia="Arial"/>
          <w:color w:val="DD0000"/>
          <w:lang w:val="en-US"/>
        </w:rPr>
        <w:t>'</w:t>
      </w:r>
      <w:r w:rsidRPr="000B141F">
        <w:rPr>
          <w:rStyle w:val="HTML"/>
          <w:rFonts w:eastAsia="Arial"/>
          <w:color w:val="007700"/>
          <w:lang w:val="en-US"/>
        </w:rPr>
        <w:t>, </w:t>
      </w:r>
      <w:r w:rsidRPr="000B141F">
        <w:rPr>
          <w:rStyle w:val="HTML"/>
          <w:rFonts w:eastAsia="Arial"/>
          <w:color w:val="0000BB"/>
          <w:lang w:val="en-US"/>
        </w:rPr>
        <w:t>false</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FF8000"/>
          <w:lang w:val="en-US"/>
        </w:rPr>
        <w:t>// </w:t>
      </w:r>
      <w:r>
        <w:rPr>
          <w:rStyle w:val="HTML"/>
          <w:rFonts w:eastAsia="Arial"/>
          <w:color w:val="FF8000"/>
        </w:rPr>
        <w:t>Простой</w:t>
      </w:r>
      <w:r w:rsidRPr="000B141F">
        <w:rPr>
          <w:rStyle w:val="HTML"/>
          <w:rFonts w:eastAsia="Arial"/>
          <w:color w:val="FF8000"/>
          <w:lang w:val="en-US"/>
        </w:rPr>
        <w:t> </w:t>
      </w:r>
      <w:r>
        <w:rPr>
          <w:rStyle w:val="HTML"/>
          <w:rFonts w:eastAsia="Arial"/>
          <w:color w:val="FF8000"/>
        </w:rPr>
        <w:t>массив</w:t>
      </w:r>
      <w:r w:rsidRPr="000B141F">
        <w:rPr>
          <w:rStyle w:val="HTML"/>
          <w:rFonts w:eastAsia="Arial"/>
          <w:color w:val="FF8000"/>
          <w:lang w:val="en-US"/>
        </w:rPr>
        <w:t>:</w:t>
      </w:r>
      <w:r w:rsidRPr="000B141F">
        <w:rPr>
          <w:rFonts w:ascii="Courier New" w:hAnsi="Courier New" w:cs="Courier New"/>
          <w:color w:val="FF8000"/>
          <w:sz w:val="20"/>
          <w:szCs w:val="20"/>
          <w:lang w:val="en-US"/>
        </w:rPr>
        <w:br/>
      </w:r>
      <w:r w:rsidRPr="000B141F">
        <w:rPr>
          <w:rStyle w:val="HTML"/>
          <w:rFonts w:eastAsia="Arial"/>
          <w:color w:val="0000BB"/>
          <w:lang w:val="en-US"/>
        </w:rPr>
        <w:t>$array </w:t>
      </w:r>
      <w:r w:rsidRPr="000B141F">
        <w:rPr>
          <w:rStyle w:val="HTML"/>
          <w:rFonts w:eastAsia="Arial"/>
          <w:color w:val="007700"/>
          <w:lang w:val="en-US"/>
        </w:rPr>
        <w:t>= array(</w:t>
      </w:r>
      <w:r w:rsidRPr="000B141F">
        <w:rPr>
          <w:rStyle w:val="HTML"/>
          <w:rFonts w:eastAsia="Arial"/>
          <w:color w:val="0000BB"/>
          <w:lang w:val="en-US"/>
        </w:rPr>
        <w:t>1</w:t>
      </w:r>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$count </w:t>
      </w:r>
      <w:r w:rsidRPr="000B141F">
        <w:rPr>
          <w:rStyle w:val="HTML"/>
          <w:rFonts w:eastAsia="Arial"/>
          <w:color w:val="007700"/>
          <w:lang w:val="en-US"/>
        </w:rPr>
        <w:t>= </w:t>
      </w:r>
      <w:r w:rsidRPr="000B141F">
        <w:rPr>
          <w:rStyle w:val="HTML"/>
          <w:rFonts w:eastAsia="Arial"/>
          <w:color w:val="0000BB"/>
          <w:lang w:val="en-US"/>
        </w:rPr>
        <w:t>count</w:t>
      </w:r>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for (</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r w:rsidRPr="000B141F">
        <w:rPr>
          <w:rStyle w:val="HTML"/>
          <w:rFonts w:eastAsia="Arial"/>
          <w:color w:val="0000BB"/>
          <w:lang w:val="en-US"/>
        </w:rPr>
        <w:t> </w:t>
      </w:r>
      <w:r w:rsidRPr="000B141F">
        <w:rPr>
          <w:rStyle w:val="HTML"/>
          <w:rFonts w:eastAsia="Arial"/>
          <w:color w:val="007700"/>
          <w:lang w:val="en-US"/>
        </w:rPr>
        <w:t>= </w:t>
      </w:r>
      <w:r w:rsidRPr="000B141F">
        <w:rPr>
          <w:rStyle w:val="HTML"/>
          <w:rFonts w:eastAsia="Arial"/>
          <w:color w:val="0000BB"/>
          <w:lang w:val="en-US"/>
        </w:rPr>
        <w:t>0</w:t>
      </w:r>
      <w:r w:rsidRPr="000B141F">
        <w:rPr>
          <w:rStyle w:val="HTML"/>
          <w:rFonts w:eastAsia="Arial"/>
          <w:color w:val="007700"/>
          <w:lang w:val="en-US"/>
        </w:rPr>
        <w:t>; </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r w:rsidRPr="000B141F">
        <w:rPr>
          <w:rStyle w:val="HTML"/>
          <w:rFonts w:eastAsia="Arial"/>
          <w:color w:val="0000BB"/>
          <w:lang w:val="en-US"/>
        </w:rPr>
        <w:t> </w:t>
      </w:r>
      <w:r w:rsidRPr="000B141F">
        <w:rPr>
          <w:rStyle w:val="HTML"/>
          <w:rFonts w:eastAsia="Arial"/>
          <w:color w:val="007700"/>
          <w:lang w:val="en-US"/>
        </w:rPr>
        <w:t>&lt; </w:t>
      </w:r>
      <w:r w:rsidRPr="000B141F">
        <w:rPr>
          <w:rStyle w:val="HTML"/>
          <w:rFonts w:eastAsia="Arial"/>
          <w:color w:val="0000BB"/>
          <w:lang w:val="en-US"/>
        </w:rPr>
        <w:t>$count</w:t>
      </w:r>
      <w:r w:rsidRPr="000B141F">
        <w:rPr>
          <w:rStyle w:val="HTML"/>
          <w:rFonts w:eastAsia="Arial"/>
          <w:color w:val="007700"/>
          <w:lang w:val="en-US"/>
        </w:rPr>
        <w:t>; </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r w:rsidRPr="000B141F">
        <w:rPr>
          <w:rStyle w:val="HTML"/>
          <w:rFonts w:eastAsia="Arial"/>
          <w:color w:val="007700"/>
          <w:lang w:val="en-US"/>
        </w:rPr>
        <w:t>++) {</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"\n</w:t>
      </w:r>
      <w:r>
        <w:rPr>
          <w:rStyle w:val="HTML"/>
          <w:rFonts w:eastAsia="Arial"/>
          <w:color w:val="DD0000"/>
        </w:rPr>
        <w:t>Проверяем</w:t>
      </w:r>
      <w:r w:rsidRPr="000B141F">
        <w:rPr>
          <w:rStyle w:val="HTML"/>
          <w:rFonts w:eastAsia="Arial"/>
          <w:color w:val="DD0000"/>
          <w:lang w:val="en-US"/>
        </w:rPr>
        <w:t> </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r w:rsidRPr="000B141F">
        <w:rPr>
          <w:rStyle w:val="HTML"/>
          <w:rFonts w:eastAsia="Arial"/>
          <w:color w:val="DD0000"/>
          <w:lang w:val="en-US"/>
        </w:rPr>
        <w:t>: \n"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w:t>
      </w:r>
      <w:r>
        <w:rPr>
          <w:rStyle w:val="HTML"/>
          <w:rFonts w:eastAsia="Arial"/>
          <w:color w:val="DD0000"/>
        </w:rPr>
        <w:t>Плохо</w:t>
      </w:r>
      <w:r w:rsidRPr="000B141F">
        <w:rPr>
          <w:rStyle w:val="HTML"/>
          <w:rFonts w:eastAsia="Arial"/>
          <w:color w:val="DD0000"/>
          <w:lang w:val="en-US"/>
        </w:rPr>
        <w:t>: " </w:t>
      </w:r>
      <w:r w:rsidRPr="000B141F">
        <w:rPr>
          <w:rStyle w:val="HTML"/>
          <w:rFonts w:eastAsia="Arial"/>
          <w:color w:val="007700"/>
          <w:lang w:val="en-US"/>
        </w:rPr>
        <w:t>. </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DD0000"/>
          <w:lang w:val="en-US"/>
        </w:rPr>
        <w:t>'$</w:t>
      </w:r>
      <w:proofErr w:type="spellStart"/>
      <w:r w:rsidRPr="000B141F">
        <w:rPr>
          <w:rStyle w:val="HTML"/>
          <w:rFonts w:eastAsia="Arial"/>
          <w:color w:val="DD0000"/>
          <w:lang w:val="en-US"/>
        </w:rPr>
        <w:t>i</w:t>
      </w:r>
      <w:proofErr w:type="spellEnd"/>
      <w:r w:rsidRPr="000B141F">
        <w:rPr>
          <w:rStyle w:val="HTML"/>
          <w:rFonts w:eastAsia="Arial"/>
          <w:color w:val="DD0000"/>
          <w:lang w:val="en-US"/>
        </w:rPr>
        <w:t>'</w:t>
      </w:r>
      <w:proofErr w:type="gramStart"/>
      <w:r w:rsidRPr="000B141F">
        <w:rPr>
          <w:rStyle w:val="HTML"/>
          <w:rFonts w:eastAsia="Arial"/>
          <w:color w:val="007700"/>
          <w:lang w:val="en-US"/>
        </w:rPr>
        <w:t>] .</w:t>
      </w:r>
      <w:proofErr w:type="gramEnd"/>
      <w:r w:rsidRPr="000B141F">
        <w:rPr>
          <w:rStyle w:val="HTML"/>
          <w:rFonts w:eastAsia="Arial"/>
          <w:color w:val="007700"/>
          <w:lang w:val="en-US"/>
        </w:rPr>
        <w:t> </w:t>
      </w:r>
      <w:r w:rsidRPr="000B141F">
        <w:rPr>
          <w:rStyle w:val="HTML"/>
          <w:rFonts w:eastAsia="Arial"/>
          <w:color w:val="DD0000"/>
          <w:lang w:val="en-US"/>
        </w:rPr>
        <w:t>"\n"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w:t>
      </w:r>
      <w:r>
        <w:rPr>
          <w:rStyle w:val="HTML"/>
          <w:rFonts w:eastAsia="Arial"/>
          <w:color w:val="DD0000"/>
        </w:rPr>
        <w:t>Хорошо</w:t>
      </w:r>
      <w:r w:rsidRPr="000B141F">
        <w:rPr>
          <w:rStyle w:val="HTML"/>
          <w:rFonts w:eastAsia="Arial"/>
          <w:color w:val="DD0000"/>
          <w:lang w:val="en-US"/>
        </w:rPr>
        <w:t>: </w:t>
      </w:r>
      <w:proofErr w:type="gramStart"/>
      <w:r w:rsidRPr="000B141F">
        <w:rPr>
          <w:rStyle w:val="HTML"/>
          <w:rFonts w:eastAsia="Arial"/>
          <w:color w:val="DD0000"/>
          <w:lang w:val="en-US"/>
        </w:rPr>
        <w:t>" </w:t>
      </w:r>
      <w:r w:rsidRPr="000B141F">
        <w:rPr>
          <w:rStyle w:val="HTML"/>
          <w:rFonts w:eastAsia="Arial"/>
          <w:color w:val="007700"/>
          <w:lang w:val="en-US"/>
        </w:rPr>
        <w:t>.</w:t>
      </w:r>
      <w:proofErr w:type="gramEnd"/>
      <w:r w:rsidRPr="000B141F">
        <w:rPr>
          <w:rStyle w:val="HTML"/>
          <w:rFonts w:eastAsia="Arial"/>
          <w:color w:val="007700"/>
          <w:lang w:val="en-US"/>
        </w:rPr>
        <w:t> </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proofErr w:type="gramStart"/>
      <w:r w:rsidRPr="000B141F">
        <w:rPr>
          <w:rStyle w:val="HTML"/>
          <w:rFonts w:eastAsia="Arial"/>
          <w:color w:val="007700"/>
          <w:lang w:val="en-US"/>
        </w:rPr>
        <w:t>] .</w:t>
      </w:r>
      <w:proofErr w:type="gramEnd"/>
      <w:r w:rsidRPr="000B141F">
        <w:rPr>
          <w:rStyle w:val="HTML"/>
          <w:rFonts w:eastAsia="Arial"/>
          <w:color w:val="007700"/>
          <w:lang w:val="en-US"/>
        </w:rPr>
        <w:t> </w:t>
      </w:r>
      <w:r w:rsidRPr="000B141F">
        <w:rPr>
          <w:rStyle w:val="HTML"/>
          <w:rFonts w:eastAsia="Arial"/>
          <w:color w:val="DD0000"/>
          <w:lang w:val="en-US"/>
        </w:rPr>
        <w:t>"\n"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w:t>
      </w:r>
      <w:r>
        <w:rPr>
          <w:rStyle w:val="HTML"/>
          <w:rFonts w:eastAsia="Arial"/>
          <w:color w:val="DD0000"/>
        </w:rPr>
        <w:t>Плохо</w:t>
      </w:r>
      <w:r w:rsidRPr="000B141F">
        <w:rPr>
          <w:rStyle w:val="HTML"/>
          <w:rFonts w:eastAsia="Arial"/>
          <w:color w:val="DD0000"/>
          <w:lang w:val="en-US"/>
        </w:rPr>
        <w:t>: </w:t>
      </w:r>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DD0000"/>
          <w:lang w:val="en-US"/>
        </w:rPr>
        <w:t>'$</w:t>
      </w:r>
      <w:proofErr w:type="spellStart"/>
      <w:r w:rsidRPr="000B141F">
        <w:rPr>
          <w:rStyle w:val="HTML"/>
          <w:rFonts w:eastAsia="Arial"/>
          <w:color w:val="DD0000"/>
          <w:lang w:val="en-US"/>
        </w:rPr>
        <w:t>i</w:t>
      </w:r>
      <w:proofErr w:type="spellEnd"/>
      <w:r w:rsidRPr="000B141F">
        <w:rPr>
          <w:rStyle w:val="HTML"/>
          <w:rFonts w:eastAsia="Arial"/>
          <w:color w:val="DD0000"/>
          <w:lang w:val="en-US"/>
        </w:rPr>
        <w:t>'</w:t>
      </w:r>
      <w:proofErr w:type="gramStart"/>
      <w:r w:rsidRPr="000B141F">
        <w:rPr>
          <w:rStyle w:val="HTML"/>
          <w:rFonts w:eastAsia="Arial"/>
          <w:color w:val="007700"/>
          <w:lang w:val="en-US"/>
        </w:rPr>
        <w:t>]}</w:t>
      </w:r>
      <w:r w:rsidRPr="000B141F">
        <w:rPr>
          <w:rStyle w:val="HTML"/>
          <w:rFonts w:eastAsia="Arial"/>
          <w:color w:val="DD0000"/>
          <w:lang w:val="en-US"/>
        </w:rPr>
        <w:t>\</w:t>
      </w:r>
      <w:proofErr w:type="gramEnd"/>
      <w:r w:rsidRPr="000B141F">
        <w:rPr>
          <w:rStyle w:val="HTML"/>
          <w:rFonts w:eastAsia="Arial"/>
          <w:color w:val="DD0000"/>
          <w:lang w:val="en-US"/>
        </w:rPr>
        <w:t>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w:t>
      </w:r>
      <w:r>
        <w:rPr>
          <w:rStyle w:val="HTML"/>
          <w:rFonts w:eastAsia="Arial"/>
          <w:color w:val="DD0000"/>
        </w:rPr>
        <w:t>Хорошо</w:t>
      </w:r>
      <w:r w:rsidRPr="000B141F">
        <w:rPr>
          <w:rStyle w:val="HTML"/>
          <w:rFonts w:eastAsia="Arial"/>
          <w:color w:val="DD0000"/>
          <w:lang w:val="en-US"/>
        </w:rPr>
        <w:t>: </w:t>
      </w:r>
      <w:r w:rsidRPr="000B141F">
        <w:rPr>
          <w:rStyle w:val="HTML"/>
          <w:rFonts w:eastAsia="Arial"/>
          <w:color w:val="007700"/>
          <w:lang w:val="en-US"/>
        </w:rPr>
        <w:t>{</w:t>
      </w:r>
      <w:r w:rsidRPr="000B141F">
        <w:rPr>
          <w:rStyle w:val="HTML"/>
          <w:rFonts w:eastAsia="Arial"/>
          <w:color w:val="0000BB"/>
          <w:lang w:val="en-US"/>
        </w:rPr>
        <w:t>$array</w:t>
      </w:r>
      <w:r w:rsidRPr="000B141F">
        <w:rPr>
          <w:rStyle w:val="HTML"/>
          <w:rFonts w:eastAsia="Arial"/>
          <w:color w:val="007700"/>
          <w:lang w:val="en-US"/>
        </w:rPr>
        <w:t>[</w:t>
      </w:r>
      <w:r w:rsidRPr="000B141F">
        <w:rPr>
          <w:rStyle w:val="HTML"/>
          <w:rFonts w:eastAsia="Arial"/>
          <w:color w:val="0000BB"/>
          <w:lang w:val="en-US"/>
        </w:rPr>
        <w:t>$</w:t>
      </w:r>
      <w:proofErr w:type="spellStart"/>
      <w:r w:rsidRPr="000B141F">
        <w:rPr>
          <w:rStyle w:val="HTML"/>
          <w:rFonts w:eastAsia="Arial"/>
          <w:color w:val="0000BB"/>
          <w:lang w:val="en-US"/>
        </w:rPr>
        <w:t>i</w:t>
      </w:r>
      <w:proofErr w:type="spellEnd"/>
      <w:r w:rsidRPr="000B141F">
        <w:rPr>
          <w:rStyle w:val="HTML"/>
          <w:rFonts w:eastAsia="Arial"/>
          <w:color w:val="007700"/>
          <w:lang w:val="en-US"/>
        </w:rPr>
        <w:t>]}</w:t>
      </w:r>
      <w:r w:rsidRPr="000B141F">
        <w:rPr>
          <w:rStyle w:val="HTML"/>
          <w:rFonts w:eastAsia="Arial"/>
          <w:color w:val="DD0000"/>
          <w:lang w:val="en-US"/>
        </w:rPr>
        <w:t>\n"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302A4EAB" w14:textId="77777777" w:rsidR="000B141F" w:rsidRDefault="000B141F" w:rsidP="000B141F">
      <w:pPr>
        <w:pStyle w:val="para"/>
        <w:shd w:val="clear" w:color="auto" w:fill="E6E6E6"/>
        <w:rPr>
          <w:rFonts w:ascii="Helvetica" w:hAnsi="Helvetica" w:cs="Helvetica"/>
          <w:color w:val="333333"/>
        </w:rPr>
      </w:pPr>
      <w:r>
        <w:rPr>
          <w:rFonts w:ascii="Helvetica" w:hAnsi="Helvetica" w:cs="Helvetica"/>
          <w:color w:val="333333"/>
        </w:rPr>
        <w:t>Результат выполнения данного примера:</w:t>
      </w:r>
    </w:p>
    <w:p w14:paraId="6218CCE3" w14:textId="77777777" w:rsidR="000B141F" w:rsidRDefault="000B141F" w:rsidP="000B141F">
      <w:pPr>
        <w:pStyle w:val="HTML0"/>
        <w:shd w:val="clear" w:color="auto" w:fill="FFFFFF"/>
        <w:rPr>
          <w:color w:val="333333"/>
        </w:rPr>
      </w:pPr>
      <w:r>
        <w:rPr>
          <w:color w:val="333333"/>
        </w:rPr>
        <w:t>Проверяем 0:</w:t>
      </w:r>
    </w:p>
    <w:p w14:paraId="6C790757" w14:textId="77777777" w:rsidR="000B141F" w:rsidRPr="000B141F" w:rsidRDefault="000B141F" w:rsidP="000B141F">
      <w:pPr>
        <w:pStyle w:val="HTML0"/>
        <w:shd w:val="clear" w:color="auto" w:fill="FFFFFF"/>
        <w:rPr>
          <w:color w:val="333333"/>
          <w:lang w:val="en-US"/>
        </w:rPr>
      </w:pPr>
      <w:r w:rsidRPr="000B141F">
        <w:rPr>
          <w:color w:val="333333"/>
          <w:lang w:val="en-US"/>
        </w:rPr>
        <w:t>Notice: Undefined index:  $</w:t>
      </w:r>
      <w:proofErr w:type="spellStart"/>
      <w:r w:rsidRPr="000B141F">
        <w:rPr>
          <w:color w:val="333333"/>
          <w:lang w:val="en-US"/>
        </w:rPr>
        <w:t>i</w:t>
      </w:r>
      <w:proofErr w:type="spellEnd"/>
      <w:r w:rsidRPr="000B141F">
        <w:rPr>
          <w:color w:val="333333"/>
          <w:lang w:val="en-US"/>
        </w:rPr>
        <w:t xml:space="preserve"> in /path/to/script.html on line 9</w:t>
      </w:r>
    </w:p>
    <w:p w14:paraId="7A1B7D80" w14:textId="77777777" w:rsidR="000B141F" w:rsidRPr="000B141F" w:rsidRDefault="000B141F" w:rsidP="000B141F">
      <w:pPr>
        <w:pStyle w:val="HTML0"/>
        <w:shd w:val="clear" w:color="auto" w:fill="FFFFFF"/>
        <w:rPr>
          <w:color w:val="333333"/>
          <w:lang w:val="en-US"/>
        </w:rPr>
      </w:pPr>
      <w:r>
        <w:rPr>
          <w:color w:val="333333"/>
        </w:rPr>
        <w:t>Плохо</w:t>
      </w:r>
      <w:r w:rsidRPr="000B141F">
        <w:rPr>
          <w:color w:val="333333"/>
          <w:lang w:val="en-US"/>
        </w:rPr>
        <w:t>:</w:t>
      </w:r>
    </w:p>
    <w:p w14:paraId="0BAAA318" w14:textId="77777777" w:rsidR="000B141F" w:rsidRPr="000B141F" w:rsidRDefault="000B141F" w:rsidP="000B141F">
      <w:pPr>
        <w:pStyle w:val="HTML0"/>
        <w:shd w:val="clear" w:color="auto" w:fill="FFFFFF"/>
        <w:rPr>
          <w:color w:val="333333"/>
          <w:lang w:val="en-US"/>
        </w:rPr>
      </w:pPr>
      <w:r>
        <w:rPr>
          <w:color w:val="333333"/>
        </w:rPr>
        <w:t>Хорошо</w:t>
      </w:r>
      <w:r w:rsidRPr="000B141F">
        <w:rPr>
          <w:color w:val="333333"/>
          <w:lang w:val="en-US"/>
        </w:rPr>
        <w:t>: 1</w:t>
      </w:r>
    </w:p>
    <w:p w14:paraId="2C3F927B" w14:textId="77777777" w:rsidR="000B141F" w:rsidRPr="000B141F" w:rsidRDefault="000B141F" w:rsidP="000B141F">
      <w:pPr>
        <w:pStyle w:val="HTML0"/>
        <w:shd w:val="clear" w:color="auto" w:fill="FFFFFF"/>
        <w:rPr>
          <w:color w:val="333333"/>
          <w:lang w:val="en-US"/>
        </w:rPr>
      </w:pPr>
      <w:r w:rsidRPr="000B141F">
        <w:rPr>
          <w:color w:val="333333"/>
          <w:lang w:val="en-US"/>
        </w:rPr>
        <w:t>Notice: Undefined index:  $</w:t>
      </w:r>
      <w:proofErr w:type="spellStart"/>
      <w:r w:rsidRPr="000B141F">
        <w:rPr>
          <w:color w:val="333333"/>
          <w:lang w:val="en-US"/>
        </w:rPr>
        <w:t>i</w:t>
      </w:r>
      <w:proofErr w:type="spellEnd"/>
      <w:r w:rsidRPr="000B141F">
        <w:rPr>
          <w:color w:val="333333"/>
          <w:lang w:val="en-US"/>
        </w:rPr>
        <w:t xml:space="preserve"> in /path/to/script.html on line 11</w:t>
      </w:r>
    </w:p>
    <w:p w14:paraId="1DE34C75" w14:textId="77777777" w:rsidR="000B141F" w:rsidRPr="000B141F" w:rsidRDefault="000B141F" w:rsidP="000B141F">
      <w:pPr>
        <w:pStyle w:val="HTML0"/>
        <w:shd w:val="clear" w:color="auto" w:fill="FFFFFF"/>
        <w:rPr>
          <w:color w:val="333333"/>
          <w:lang w:val="en-US"/>
        </w:rPr>
      </w:pPr>
      <w:r>
        <w:rPr>
          <w:color w:val="333333"/>
        </w:rPr>
        <w:t>Плохо</w:t>
      </w:r>
      <w:r w:rsidRPr="000B141F">
        <w:rPr>
          <w:color w:val="333333"/>
          <w:lang w:val="en-US"/>
        </w:rPr>
        <w:t>:</w:t>
      </w:r>
    </w:p>
    <w:p w14:paraId="33F8DAD4" w14:textId="77777777" w:rsidR="000B141F" w:rsidRPr="000B141F" w:rsidRDefault="000B141F" w:rsidP="000B141F">
      <w:pPr>
        <w:pStyle w:val="HTML0"/>
        <w:shd w:val="clear" w:color="auto" w:fill="FFFFFF"/>
        <w:rPr>
          <w:color w:val="333333"/>
          <w:lang w:val="en-US"/>
        </w:rPr>
      </w:pPr>
      <w:r>
        <w:rPr>
          <w:color w:val="333333"/>
        </w:rPr>
        <w:t>Хорошо</w:t>
      </w:r>
      <w:r w:rsidRPr="000B141F">
        <w:rPr>
          <w:color w:val="333333"/>
          <w:lang w:val="en-US"/>
        </w:rPr>
        <w:t>: 1</w:t>
      </w:r>
    </w:p>
    <w:p w14:paraId="6CEFC4F0" w14:textId="77777777" w:rsidR="000B141F" w:rsidRPr="000B141F" w:rsidRDefault="000B141F" w:rsidP="000B141F">
      <w:pPr>
        <w:pStyle w:val="HTML0"/>
        <w:shd w:val="clear" w:color="auto" w:fill="FFFFFF"/>
        <w:rPr>
          <w:color w:val="333333"/>
          <w:lang w:val="en-US"/>
        </w:rPr>
      </w:pPr>
    </w:p>
    <w:p w14:paraId="456327CB" w14:textId="77777777" w:rsidR="000B141F" w:rsidRPr="000B141F" w:rsidRDefault="000B141F" w:rsidP="000B141F">
      <w:pPr>
        <w:pStyle w:val="HTML0"/>
        <w:shd w:val="clear" w:color="auto" w:fill="FFFFFF"/>
        <w:rPr>
          <w:color w:val="333333"/>
          <w:lang w:val="en-US"/>
        </w:rPr>
      </w:pPr>
      <w:r>
        <w:rPr>
          <w:color w:val="333333"/>
        </w:rPr>
        <w:t>Проверяем</w:t>
      </w:r>
      <w:r w:rsidRPr="000B141F">
        <w:rPr>
          <w:color w:val="333333"/>
          <w:lang w:val="en-US"/>
        </w:rPr>
        <w:t xml:space="preserve"> 1:</w:t>
      </w:r>
    </w:p>
    <w:p w14:paraId="07FA7349" w14:textId="77777777" w:rsidR="000B141F" w:rsidRPr="000B141F" w:rsidRDefault="000B141F" w:rsidP="000B141F">
      <w:pPr>
        <w:pStyle w:val="HTML0"/>
        <w:shd w:val="clear" w:color="auto" w:fill="FFFFFF"/>
        <w:rPr>
          <w:color w:val="333333"/>
          <w:lang w:val="en-US"/>
        </w:rPr>
      </w:pPr>
      <w:r w:rsidRPr="000B141F">
        <w:rPr>
          <w:color w:val="333333"/>
          <w:lang w:val="en-US"/>
        </w:rPr>
        <w:t>Notice: Undefined index:  $</w:t>
      </w:r>
      <w:proofErr w:type="spellStart"/>
      <w:r w:rsidRPr="000B141F">
        <w:rPr>
          <w:color w:val="333333"/>
          <w:lang w:val="en-US"/>
        </w:rPr>
        <w:t>i</w:t>
      </w:r>
      <w:proofErr w:type="spellEnd"/>
      <w:r w:rsidRPr="000B141F">
        <w:rPr>
          <w:color w:val="333333"/>
          <w:lang w:val="en-US"/>
        </w:rPr>
        <w:t xml:space="preserve"> in /path/to/script.html on line 9</w:t>
      </w:r>
    </w:p>
    <w:p w14:paraId="2E257782" w14:textId="77777777" w:rsidR="000B141F" w:rsidRPr="000B141F" w:rsidRDefault="000B141F" w:rsidP="000B141F">
      <w:pPr>
        <w:pStyle w:val="HTML0"/>
        <w:shd w:val="clear" w:color="auto" w:fill="FFFFFF"/>
        <w:rPr>
          <w:color w:val="333333"/>
          <w:lang w:val="en-US"/>
        </w:rPr>
      </w:pPr>
      <w:r>
        <w:rPr>
          <w:color w:val="333333"/>
        </w:rPr>
        <w:t>Плохо</w:t>
      </w:r>
      <w:r w:rsidRPr="000B141F">
        <w:rPr>
          <w:color w:val="333333"/>
          <w:lang w:val="en-US"/>
        </w:rPr>
        <w:t>:</w:t>
      </w:r>
    </w:p>
    <w:p w14:paraId="6E6694B5" w14:textId="77777777" w:rsidR="000B141F" w:rsidRPr="000B141F" w:rsidRDefault="000B141F" w:rsidP="000B141F">
      <w:pPr>
        <w:pStyle w:val="HTML0"/>
        <w:shd w:val="clear" w:color="auto" w:fill="FFFFFF"/>
        <w:rPr>
          <w:color w:val="333333"/>
          <w:lang w:val="en-US"/>
        </w:rPr>
      </w:pPr>
      <w:r>
        <w:rPr>
          <w:color w:val="333333"/>
        </w:rPr>
        <w:t>Хорошо</w:t>
      </w:r>
      <w:r w:rsidRPr="000B141F">
        <w:rPr>
          <w:color w:val="333333"/>
          <w:lang w:val="en-US"/>
        </w:rPr>
        <w:t>: 2</w:t>
      </w:r>
    </w:p>
    <w:p w14:paraId="7063E5D4" w14:textId="77777777" w:rsidR="000B141F" w:rsidRPr="000B141F" w:rsidRDefault="000B141F" w:rsidP="000B141F">
      <w:pPr>
        <w:pStyle w:val="HTML0"/>
        <w:shd w:val="clear" w:color="auto" w:fill="FFFFFF"/>
        <w:rPr>
          <w:color w:val="333333"/>
          <w:lang w:val="en-US"/>
        </w:rPr>
      </w:pPr>
      <w:r w:rsidRPr="000B141F">
        <w:rPr>
          <w:color w:val="333333"/>
          <w:lang w:val="en-US"/>
        </w:rPr>
        <w:t>Notice: Undefined index:  $</w:t>
      </w:r>
      <w:proofErr w:type="spellStart"/>
      <w:r w:rsidRPr="000B141F">
        <w:rPr>
          <w:color w:val="333333"/>
          <w:lang w:val="en-US"/>
        </w:rPr>
        <w:t>i</w:t>
      </w:r>
      <w:proofErr w:type="spellEnd"/>
      <w:r w:rsidRPr="000B141F">
        <w:rPr>
          <w:color w:val="333333"/>
          <w:lang w:val="en-US"/>
        </w:rPr>
        <w:t xml:space="preserve"> in /path/to/script.html on line 11</w:t>
      </w:r>
    </w:p>
    <w:p w14:paraId="4374DC71" w14:textId="77777777" w:rsidR="000B141F" w:rsidRDefault="000B141F" w:rsidP="000B141F">
      <w:pPr>
        <w:pStyle w:val="HTML0"/>
        <w:shd w:val="clear" w:color="auto" w:fill="FFFFFF"/>
        <w:rPr>
          <w:color w:val="333333"/>
        </w:rPr>
      </w:pPr>
      <w:r>
        <w:rPr>
          <w:color w:val="333333"/>
        </w:rPr>
        <w:lastRenderedPageBreak/>
        <w:t>Плохо:</w:t>
      </w:r>
    </w:p>
    <w:p w14:paraId="7539C093" w14:textId="77777777" w:rsidR="000B141F" w:rsidRDefault="000B141F" w:rsidP="000B141F">
      <w:pPr>
        <w:pStyle w:val="HTML0"/>
        <w:shd w:val="clear" w:color="auto" w:fill="FFFFFF"/>
        <w:rPr>
          <w:color w:val="333333"/>
        </w:rPr>
      </w:pPr>
      <w:r>
        <w:rPr>
          <w:color w:val="333333"/>
        </w:rPr>
        <w:t>Хорошо: 2</w:t>
      </w:r>
    </w:p>
    <w:p w14:paraId="439DCC5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Дополнительные примеры, демонстрирующие этот факт:</w:t>
      </w:r>
    </w:p>
    <w:p w14:paraId="17B46EFC"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Показываем все ошибки</w:t>
      </w:r>
      <w:r>
        <w:rPr>
          <w:rFonts w:ascii="Courier New" w:hAnsi="Courier New" w:cs="Courier New"/>
          <w:color w:val="FF8000"/>
          <w:sz w:val="20"/>
          <w:szCs w:val="20"/>
        </w:rPr>
        <w:br/>
      </w:r>
      <w:proofErr w:type="spellStart"/>
      <w:r>
        <w:rPr>
          <w:rStyle w:val="HTML"/>
          <w:rFonts w:eastAsia="Arial"/>
          <w:color w:val="0000BB"/>
        </w:rPr>
        <w:t>error_reporting</w:t>
      </w:r>
      <w:proofErr w:type="spellEnd"/>
      <w:r>
        <w:rPr>
          <w:rStyle w:val="HTML"/>
          <w:rFonts w:eastAsia="Arial"/>
          <w:color w:val="007700"/>
        </w:rPr>
        <w:t>(</w:t>
      </w:r>
      <w:r>
        <w:rPr>
          <w:rStyle w:val="HTML"/>
          <w:rFonts w:eastAsia="Arial"/>
          <w:color w:val="0000BB"/>
        </w:rPr>
        <w:t>E_ALL</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arr</w:t>
      </w:r>
      <w:proofErr w:type="spellEnd"/>
      <w:r>
        <w:rPr>
          <w:rStyle w:val="HTML"/>
          <w:rFonts w:eastAsia="Arial"/>
          <w:color w:val="0000BB"/>
        </w:rPr>
        <w:t> </w:t>
      </w:r>
      <w:r>
        <w:rPr>
          <w:rStyle w:val="HTML"/>
          <w:rFonts w:eastAsia="Arial"/>
          <w:color w:val="007700"/>
        </w:rPr>
        <w:t>= </w:t>
      </w:r>
      <w:proofErr w:type="spellStart"/>
      <w:proofErr w:type="gramStart"/>
      <w:r>
        <w:rPr>
          <w:rStyle w:val="HTML"/>
          <w:rFonts w:eastAsia="Arial"/>
          <w:color w:val="007700"/>
        </w:rPr>
        <w:t>array</w:t>
      </w:r>
      <w:proofErr w:type="spellEnd"/>
      <w:r>
        <w:rPr>
          <w:rStyle w:val="HTML"/>
          <w:rFonts w:eastAsia="Arial"/>
          <w:color w:val="007700"/>
        </w:rPr>
        <w:t>(</w:t>
      </w:r>
      <w:proofErr w:type="gramEnd"/>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apple</w:t>
      </w:r>
      <w:proofErr w:type="spellEnd"/>
      <w:r>
        <w:rPr>
          <w:rStyle w:val="HTML"/>
          <w:rFonts w:eastAsia="Arial"/>
          <w:color w:val="DD0000"/>
        </w:rPr>
        <w:t>'</w:t>
      </w:r>
      <w:r>
        <w:rPr>
          <w:rStyle w:val="HTML"/>
          <w:rFonts w:eastAsia="Arial"/>
          <w:color w:val="007700"/>
        </w:rPr>
        <w:t>, </w:t>
      </w:r>
      <w:r>
        <w:rPr>
          <w:rStyle w:val="HTML"/>
          <w:rFonts w:eastAsia="Arial"/>
          <w:color w:val="DD0000"/>
        </w:rPr>
        <w:t>'</w:t>
      </w:r>
      <w:proofErr w:type="spellStart"/>
      <w:r>
        <w:rPr>
          <w:rStyle w:val="HTML"/>
          <w:rFonts w:eastAsia="Arial"/>
          <w:color w:val="DD0000"/>
        </w:rPr>
        <w:t>veggie</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carrot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Верно</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veggie</w:t>
      </w:r>
      <w:proofErr w:type="spellEnd"/>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carrot</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Неверно. Это работает, но из-за неопределённой константы с</w:t>
      </w:r>
      <w:r>
        <w:rPr>
          <w:rFonts w:ascii="Courier New" w:hAnsi="Courier New" w:cs="Courier New"/>
          <w:color w:val="FF8000"/>
          <w:sz w:val="20"/>
          <w:szCs w:val="20"/>
        </w:rPr>
        <w:br/>
      </w:r>
      <w:r>
        <w:rPr>
          <w:rStyle w:val="HTML"/>
          <w:rFonts w:eastAsia="Arial"/>
          <w:color w:val="FF8000"/>
        </w:rPr>
        <w:t>// именем </w:t>
      </w:r>
      <w:proofErr w:type="spellStart"/>
      <w:r>
        <w:rPr>
          <w:rStyle w:val="HTML"/>
          <w:rFonts w:eastAsia="Arial"/>
          <w:color w:val="FF8000"/>
        </w:rPr>
        <w:t>fruit</w:t>
      </w:r>
      <w:proofErr w:type="spellEnd"/>
      <w:r>
        <w:rPr>
          <w:rStyle w:val="HTML"/>
          <w:rFonts w:eastAsia="Arial"/>
          <w:color w:val="FF8000"/>
        </w:rPr>
        <w:t> также вызывает ошибку PHP уровня E_NOTICE</w:t>
      </w:r>
      <w:r>
        <w:rPr>
          <w:rFonts w:ascii="Courier New" w:hAnsi="Courier New" w:cs="Courier New"/>
          <w:color w:val="FF8000"/>
          <w:sz w:val="20"/>
          <w:szCs w:val="20"/>
        </w:rPr>
        <w:br/>
      </w:r>
      <w:r>
        <w:rPr>
          <w:rStyle w:val="HTML"/>
          <w:rFonts w:eastAsia="Arial"/>
          <w:color w:val="FF8000"/>
        </w:rPr>
        <w:t>//</w:t>
      </w:r>
      <w:r>
        <w:rPr>
          <w:rFonts w:ascii="Courier New" w:hAnsi="Courier New" w:cs="Courier New"/>
          <w:color w:val="FF8000"/>
          <w:sz w:val="20"/>
          <w:szCs w:val="20"/>
        </w:rPr>
        <w:br/>
      </w:r>
      <w:r>
        <w:rPr>
          <w:rStyle w:val="HTML"/>
          <w:rFonts w:eastAsia="Arial"/>
          <w:color w:val="FF8000"/>
        </w:rPr>
        <w:t>// Notice: Use of undefined constant fruit - assumed 'fruit' </w:t>
      </w:r>
      <w:proofErr w:type="gramStart"/>
      <w:r>
        <w:rPr>
          <w:rStyle w:val="HTML"/>
          <w:rFonts w:eastAsia="Arial"/>
          <w:color w:val="FF8000"/>
        </w:rPr>
        <w:t>in...</w:t>
      </w:r>
      <w:proofErr w:type="gramEnd"/>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fruit</w:t>
      </w:r>
      <w:proofErr w:type="spellEnd"/>
      <w:r>
        <w:rPr>
          <w:rStyle w:val="HTML"/>
          <w:rFonts w:eastAsia="Arial"/>
          <w:color w:val="007700"/>
        </w:rPr>
        <w:t>];    </w:t>
      </w:r>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Давайте определим константу, чтобы продемонстрировать, что</w:t>
      </w:r>
      <w:r>
        <w:rPr>
          <w:rFonts w:ascii="Courier New" w:hAnsi="Courier New" w:cs="Courier New"/>
          <w:color w:val="FF8000"/>
          <w:sz w:val="20"/>
          <w:szCs w:val="20"/>
        </w:rPr>
        <w:br/>
      </w:r>
      <w:r>
        <w:rPr>
          <w:rStyle w:val="HTML"/>
          <w:rFonts w:eastAsia="Arial"/>
          <w:color w:val="FF8000"/>
        </w:rPr>
        <w:t>// происходит. Мы присвоим константе с именем fruit значение 'veggie'.</w:t>
      </w:r>
      <w:r>
        <w:rPr>
          <w:rFonts w:ascii="Courier New" w:hAnsi="Courier New" w:cs="Courier New"/>
          <w:color w:val="FF8000"/>
          <w:sz w:val="20"/>
          <w:szCs w:val="20"/>
        </w:rPr>
        <w:br/>
      </w:r>
      <w:proofErr w:type="spellStart"/>
      <w:proofErr w:type="gramStart"/>
      <w:r>
        <w:rPr>
          <w:rStyle w:val="HTML"/>
          <w:rFonts w:eastAsia="Arial"/>
          <w:color w:val="0000BB"/>
        </w:rPr>
        <w:t>define</w:t>
      </w:r>
      <w:proofErr w:type="spellEnd"/>
      <w:r>
        <w:rPr>
          <w:rStyle w:val="HTML"/>
          <w:rFonts w:eastAsia="Arial"/>
          <w:color w:val="007700"/>
        </w:rPr>
        <w:t>(</w:t>
      </w:r>
      <w:proofErr w:type="gramEnd"/>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 </w:t>
      </w:r>
      <w:r>
        <w:rPr>
          <w:rStyle w:val="HTML"/>
          <w:rFonts w:eastAsia="Arial"/>
          <w:color w:val="DD0000"/>
        </w:rPr>
        <w:t>'</w:t>
      </w:r>
      <w:proofErr w:type="spellStart"/>
      <w:r>
        <w:rPr>
          <w:rStyle w:val="HTML"/>
          <w:rFonts w:eastAsia="Arial"/>
          <w:color w:val="DD0000"/>
        </w:rPr>
        <w:t>veggie</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Теперь обратите внимание на разницу</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fruit</w:t>
      </w:r>
      <w:proofErr w:type="spellEnd"/>
      <w:r>
        <w:rPr>
          <w:rStyle w:val="HTML"/>
          <w:rFonts w:eastAsia="Arial"/>
          <w:color w:val="007700"/>
        </w:rPr>
        <w:t>];    </w:t>
      </w:r>
      <w:r>
        <w:rPr>
          <w:rStyle w:val="HTML"/>
          <w:rFonts w:eastAsia="Arial"/>
          <w:color w:val="FF8000"/>
        </w:rPr>
        <w:t>// </w:t>
      </w:r>
      <w:proofErr w:type="spellStart"/>
      <w:r>
        <w:rPr>
          <w:rStyle w:val="HTML"/>
          <w:rFonts w:eastAsia="Arial"/>
          <w:color w:val="FF8000"/>
        </w:rPr>
        <w:t>carrot</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Внутри строки это нормально. Внутри строк константы не</w:t>
      </w:r>
      <w:r>
        <w:rPr>
          <w:rFonts w:ascii="Courier New" w:hAnsi="Courier New" w:cs="Courier New"/>
          <w:color w:val="FF8000"/>
          <w:sz w:val="20"/>
          <w:szCs w:val="20"/>
        </w:rPr>
        <w:br/>
      </w:r>
      <w:r>
        <w:rPr>
          <w:rStyle w:val="HTML"/>
          <w:rFonts w:eastAsia="Arial"/>
          <w:color w:val="FF8000"/>
        </w:rPr>
        <w:t>// рассматриваются, так что ошибки E_NOTICE здесь не произойдёт</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fruit</w:t>
      </w:r>
      <w:proofErr w:type="spellEnd"/>
      <w:r>
        <w:rPr>
          <w:rStyle w:val="HTML"/>
          <w:rFonts w:eastAsia="Arial"/>
          <w:color w:val="007700"/>
        </w:rPr>
        <w:t>]</w:t>
      </w:r>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Hello</w:t>
      </w:r>
      <w:proofErr w:type="spellEnd"/>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С одним исключением: фигурные скобки вокруг массивов внутри</w:t>
      </w:r>
      <w:r>
        <w:rPr>
          <w:rFonts w:ascii="Courier New" w:hAnsi="Courier New" w:cs="Courier New"/>
          <w:color w:val="FF8000"/>
          <w:sz w:val="20"/>
          <w:szCs w:val="20"/>
        </w:rPr>
        <w:br/>
      </w:r>
      <w:r>
        <w:rPr>
          <w:rStyle w:val="HTML"/>
          <w:rFonts w:eastAsia="Arial"/>
          <w:color w:val="FF8000"/>
        </w:rPr>
        <w:t>// строк позволяют константам там находиться</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fruit</w:t>
      </w:r>
      <w:proofErr w:type="spellEnd"/>
      <w:r>
        <w:rPr>
          <w:rStyle w:val="HTML"/>
          <w:rFonts w:eastAsia="Arial"/>
          <w:color w:val="007700"/>
        </w:rPr>
        <w:t>]}</w:t>
      </w:r>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Hello</w:t>
      </w:r>
      <w:proofErr w:type="spellEnd"/>
      <w:r>
        <w:rPr>
          <w:rStyle w:val="HTML"/>
          <w:rFonts w:eastAsia="Arial"/>
          <w:color w:val="FF8000"/>
        </w:rPr>
        <w:t> </w:t>
      </w:r>
      <w:proofErr w:type="spellStart"/>
      <w:r>
        <w:rPr>
          <w:rStyle w:val="HTML"/>
          <w:rFonts w:eastAsia="Arial"/>
          <w:color w:val="FF8000"/>
        </w:rPr>
        <w:t>carrot</w:t>
      </w:r>
      <w:proofErr w:type="spellEnd"/>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w:t>
      </w:r>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Hello</w:t>
      </w:r>
      <w:proofErr w:type="spellEnd"/>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Это не будет работать и вызовет ошибку обработки, такую как:</w:t>
      </w:r>
      <w:r>
        <w:rPr>
          <w:rFonts w:ascii="Courier New" w:hAnsi="Courier New" w:cs="Courier New"/>
          <w:color w:val="FF8000"/>
          <w:sz w:val="20"/>
          <w:szCs w:val="20"/>
        </w:rPr>
        <w:br/>
      </w:r>
      <w:r>
        <w:rPr>
          <w:rStyle w:val="HTML"/>
          <w:rFonts w:eastAsia="Arial"/>
          <w:color w:val="FF8000"/>
        </w:rPr>
        <w:t>// Parse error: parse error, expecting T_STRING' or T_VARIABLE' or T_NUM_STRING'</w:t>
      </w:r>
      <w:r>
        <w:rPr>
          <w:rFonts w:ascii="Courier New" w:hAnsi="Courier New" w:cs="Courier New"/>
          <w:color w:val="FF8000"/>
          <w:sz w:val="20"/>
          <w:szCs w:val="20"/>
        </w:rPr>
        <w:br/>
      </w:r>
      <w:r>
        <w:rPr>
          <w:rStyle w:val="HTML"/>
          <w:rFonts w:eastAsia="Arial"/>
          <w:color w:val="FF8000"/>
        </w:rPr>
        <w:t>// Это, конечно, также действует и с суперглобальными переменными в строках</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w:t>
      </w:r>
      <w:r>
        <w:rPr>
          <w:rStyle w:val="HTML"/>
          <w:rFonts w:eastAsia="Arial"/>
          <w:color w:val="0000BB"/>
        </w:rPr>
        <w:t>$_GET</w:t>
      </w:r>
      <w:r>
        <w:rPr>
          <w:rStyle w:val="HTML"/>
          <w:rFonts w:eastAsia="Arial"/>
          <w:color w:val="007700"/>
        </w:rPr>
        <w:t>[</w:t>
      </w:r>
      <w:r>
        <w:rPr>
          <w:rStyle w:val="HTML"/>
          <w:rFonts w:eastAsia="Arial"/>
          <w:color w:val="DD0000"/>
        </w:rPr>
        <w:t>'</w:t>
      </w:r>
      <w:proofErr w:type="spellStart"/>
      <w:r>
        <w:rPr>
          <w:rStyle w:val="HTML"/>
          <w:rFonts w:eastAsia="Arial"/>
          <w:color w:val="DD0000"/>
        </w:rPr>
        <w:t>foo</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Ещё одна возможность - конкатенация</w:t>
      </w:r>
      <w:r>
        <w:rPr>
          <w:rFonts w:ascii="Courier New" w:hAnsi="Courier New" w:cs="Courier New"/>
          <w:color w:val="FF8000"/>
          <w:sz w:val="20"/>
          <w:szCs w:val="20"/>
        </w:rPr>
        <w:br/>
      </w:r>
      <w:proofErr w:type="spellStart"/>
      <w:r>
        <w:rPr>
          <w:rStyle w:val="HTML"/>
          <w:rFonts w:eastAsia="Arial"/>
          <w:color w:val="007700"/>
        </w:rPr>
        <w:t>print</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Hello</w:t>
      </w:r>
      <w:proofErr w:type="spellEnd"/>
      <w:r>
        <w:rPr>
          <w:rStyle w:val="HTML"/>
          <w:rFonts w:eastAsia="Arial"/>
          <w:color w:val="DD0000"/>
        </w:rPr>
        <w:t> " </w:t>
      </w:r>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w:t>
      </w:r>
      <w:proofErr w:type="spellEnd"/>
      <w:r>
        <w:rPr>
          <w:rStyle w:val="HTML"/>
          <w:rFonts w:eastAsia="Arial"/>
          <w:color w:val="DD0000"/>
        </w:rPr>
        <w:t>'</w:t>
      </w:r>
      <w:r>
        <w:rPr>
          <w:rStyle w:val="HTML"/>
          <w:rFonts w:eastAsia="Arial"/>
          <w:color w:val="007700"/>
        </w:rPr>
        <w:t>]; </w:t>
      </w:r>
      <w:r>
        <w:rPr>
          <w:rStyle w:val="HTML"/>
          <w:rFonts w:eastAsia="Arial"/>
          <w:color w:val="FF8000"/>
        </w:rPr>
        <w:t>// </w:t>
      </w:r>
      <w:proofErr w:type="spellStart"/>
      <w:r>
        <w:rPr>
          <w:rStyle w:val="HTML"/>
          <w:rFonts w:eastAsia="Arial"/>
          <w:color w:val="FF8000"/>
        </w:rPr>
        <w:t>Hello</w:t>
      </w:r>
      <w:proofErr w:type="spellEnd"/>
      <w:r>
        <w:rPr>
          <w:rStyle w:val="HTML"/>
          <w:rFonts w:eastAsia="Arial"/>
          <w:color w:val="FF8000"/>
        </w:rPr>
        <w:t> </w:t>
      </w:r>
      <w:proofErr w:type="spellStart"/>
      <w:r>
        <w:rPr>
          <w:rStyle w:val="HTML"/>
          <w:rFonts w:eastAsia="Arial"/>
          <w:color w:val="FF8000"/>
        </w:rPr>
        <w:t>apple</w:t>
      </w:r>
      <w:proofErr w:type="spellEnd"/>
      <w:r>
        <w:rPr>
          <w:rFonts w:ascii="Courier New" w:hAnsi="Courier New" w:cs="Courier New"/>
          <w:color w:val="FF8000"/>
          <w:sz w:val="20"/>
          <w:szCs w:val="20"/>
        </w:rPr>
        <w:br/>
      </w:r>
      <w:r>
        <w:rPr>
          <w:rStyle w:val="HTML"/>
          <w:rFonts w:eastAsia="Arial"/>
          <w:color w:val="0000BB"/>
        </w:rPr>
        <w:t>?&gt;</w:t>
      </w:r>
    </w:p>
    <w:p w14:paraId="0012836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Если вы переведёте </w:t>
      </w:r>
      <w:proofErr w:type="spellStart"/>
      <w:r>
        <w:rPr>
          <w:rFonts w:ascii="Helvetica" w:hAnsi="Helvetica" w:cs="Helvetica"/>
          <w:color w:val="333333"/>
        </w:rPr>
        <w:fldChar w:fldCharType="begin"/>
      </w:r>
      <w:r>
        <w:rPr>
          <w:rFonts w:ascii="Helvetica" w:hAnsi="Helvetica" w:cs="Helvetica"/>
          <w:color w:val="333333"/>
        </w:rPr>
        <w:instrText xml:space="preserve"> HYPERLINK "https://www.php.net/manual/ru/errorfunc.configuration.php" \l "ini.error-reporting" </w:instrText>
      </w:r>
      <w:r>
        <w:rPr>
          <w:rFonts w:ascii="Helvetica" w:hAnsi="Helvetica" w:cs="Helvetica"/>
          <w:color w:val="333333"/>
        </w:rPr>
        <w:fldChar w:fldCharType="separate"/>
      </w:r>
      <w:r>
        <w:rPr>
          <w:rStyle w:val="a8"/>
          <w:rFonts w:ascii="Helvetica" w:hAnsi="Helvetica" w:cs="Helvetica"/>
          <w:color w:val="336699"/>
        </w:rPr>
        <w:t>error_reporting</w:t>
      </w:r>
      <w:proofErr w:type="spellEnd"/>
      <w:r>
        <w:rPr>
          <w:rFonts w:ascii="Helvetica" w:hAnsi="Helvetica" w:cs="Helvetica"/>
          <w:color w:val="333333"/>
        </w:rPr>
        <w:fldChar w:fldCharType="end"/>
      </w:r>
      <w:r>
        <w:rPr>
          <w:rFonts w:ascii="Helvetica" w:hAnsi="Helvetica" w:cs="Helvetica"/>
          <w:color w:val="333333"/>
        </w:rPr>
        <w:t> в режим отображения ошибок уровня </w:t>
      </w:r>
      <w:r>
        <w:rPr>
          <w:rStyle w:val="HTML"/>
          <w:color w:val="333333"/>
        </w:rPr>
        <w:t>E_NOTICE</w:t>
      </w:r>
      <w:r>
        <w:rPr>
          <w:rFonts w:ascii="Helvetica" w:hAnsi="Helvetica" w:cs="Helvetica"/>
          <w:color w:val="333333"/>
        </w:rPr>
        <w:t> (например, такой как </w:t>
      </w:r>
      <w:r>
        <w:rPr>
          <w:rStyle w:val="HTML"/>
          <w:color w:val="333333"/>
        </w:rPr>
        <w:t>E_ALL</w:t>
      </w:r>
      <w:r>
        <w:rPr>
          <w:rFonts w:ascii="Helvetica" w:hAnsi="Helvetica" w:cs="Helvetica"/>
          <w:color w:val="333333"/>
        </w:rPr>
        <w:t>), вы сразу увидите эти ошибки. По умолчанию </w:t>
      </w:r>
      <w:proofErr w:type="spellStart"/>
      <w:r>
        <w:rPr>
          <w:rFonts w:ascii="Helvetica" w:hAnsi="Helvetica" w:cs="Helvetica"/>
          <w:color w:val="333333"/>
        </w:rPr>
        <w:fldChar w:fldCharType="begin"/>
      </w:r>
      <w:r>
        <w:rPr>
          <w:rFonts w:ascii="Helvetica" w:hAnsi="Helvetica" w:cs="Helvetica"/>
          <w:color w:val="333333"/>
        </w:rPr>
        <w:instrText xml:space="preserve"> HYPERLINK "https://www.php.net/manual/ru/errorfunc.configuration.php" \l "ini.error-reporting" </w:instrText>
      </w:r>
      <w:r>
        <w:rPr>
          <w:rFonts w:ascii="Helvetica" w:hAnsi="Helvetica" w:cs="Helvetica"/>
          <w:color w:val="333333"/>
        </w:rPr>
        <w:fldChar w:fldCharType="separate"/>
      </w:r>
      <w:r>
        <w:rPr>
          <w:rStyle w:val="a8"/>
          <w:rFonts w:ascii="Helvetica" w:hAnsi="Helvetica" w:cs="Helvetica"/>
          <w:color w:val="336699"/>
        </w:rPr>
        <w:t>error_reporting</w:t>
      </w:r>
      <w:proofErr w:type="spellEnd"/>
      <w:r>
        <w:rPr>
          <w:rFonts w:ascii="Helvetica" w:hAnsi="Helvetica" w:cs="Helvetica"/>
          <w:color w:val="333333"/>
        </w:rPr>
        <w:fldChar w:fldCharType="end"/>
      </w:r>
      <w:r>
        <w:rPr>
          <w:rFonts w:ascii="Helvetica" w:hAnsi="Helvetica" w:cs="Helvetica"/>
          <w:color w:val="333333"/>
        </w:rPr>
        <w:t> установлена их не отображать.</w:t>
      </w:r>
    </w:p>
    <w:p w14:paraId="6148CA2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lastRenderedPageBreak/>
        <w:t>Как указано в разделе </w:t>
      </w:r>
      <w:hyperlink r:id="rId68" w:anchor="language.types.array.syntax" w:history="1">
        <w:r>
          <w:rPr>
            <w:rStyle w:val="a8"/>
            <w:rFonts w:ascii="Helvetica" w:hAnsi="Helvetica" w:cs="Helvetica"/>
            <w:color w:val="336699"/>
          </w:rPr>
          <w:t>синтаксис</w:t>
        </w:r>
      </w:hyperlink>
      <w:r>
        <w:rPr>
          <w:rFonts w:ascii="Helvetica" w:hAnsi="Helvetica" w:cs="Helvetica"/>
          <w:color w:val="333333"/>
        </w:rPr>
        <w:t>, внутри квадратных скобок ('</w:t>
      </w:r>
      <w:r>
        <w:rPr>
          <w:rStyle w:val="HTML"/>
          <w:color w:val="333333"/>
        </w:rPr>
        <w:t>[</w:t>
      </w:r>
      <w:r>
        <w:rPr>
          <w:rFonts w:ascii="Helvetica" w:hAnsi="Helvetica" w:cs="Helvetica"/>
          <w:color w:val="333333"/>
        </w:rPr>
        <w:t>' и '</w:t>
      </w:r>
      <w:r>
        <w:rPr>
          <w:rStyle w:val="HTML"/>
          <w:color w:val="333333"/>
        </w:rPr>
        <w:t>]</w:t>
      </w:r>
      <w:r>
        <w:rPr>
          <w:rFonts w:ascii="Helvetica" w:hAnsi="Helvetica" w:cs="Helvetica"/>
          <w:color w:val="333333"/>
        </w:rPr>
        <w:t>') должно быть выражение. Это означает, что можно писать вот так:</w:t>
      </w:r>
    </w:p>
    <w:p w14:paraId="408141E5"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somefunc</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bar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39C9C6FB"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Это пример использования возвращаемого функцией значения в качестве индекса массива. PHP известны также и константы:</w:t>
      </w:r>
    </w:p>
    <w:p w14:paraId="0CE36E64"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error_descriptions</w:t>
      </w:r>
      <w:proofErr w:type="spellEnd"/>
      <w:r>
        <w:rPr>
          <w:rStyle w:val="HTML"/>
          <w:rFonts w:eastAsia="Arial"/>
          <w:color w:val="007700"/>
        </w:rPr>
        <w:t>[</w:t>
      </w:r>
      <w:r>
        <w:rPr>
          <w:rStyle w:val="HTML"/>
          <w:rFonts w:eastAsia="Arial"/>
          <w:color w:val="0000BB"/>
        </w:rPr>
        <w:t>E_</w:t>
      </w:r>
      <w:proofErr w:type="gramStart"/>
      <w:r>
        <w:rPr>
          <w:rStyle w:val="HTML"/>
          <w:rFonts w:eastAsia="Arial"/>
          <w:color w:val="0000BB"/>
        </w:rPr>
        <w:t>ERROR</w:t>
      </w:r>
      <w:r>
        <w:rPr>
          <w:rStyle w:val="HTML"/>
          <w:rFonts w:eastAsia="Arial"/>
          <w:color w:val="007700"/>
        </w:rPr>
        <w:t>]   </w:t>
      </w:r>
      <w:proofErr w:type="gramEnd"/>
      <w:r>
        <w:rPr>
          <w:rStyle w:val="HTML"/>
          <w:rFonts w:eastAsia="Arial"/>
          <w:color w:val="007700"/>
        </w:rPr>
        <w:t>= </w:t>
      </w:r>
      <w:r>
        <w:rPr>
          <w:rStyle w:val="HTML"/>
          <w:rFonts w:eastAsia="Arial"/>
          <w:color w:val="DD0000"/>
        </w:rPr>
        <w:t>"Произошла фатальная ошибка"</w:t>
      </w:r>
      <w:r>
        <w:rPr>
          <w:rStyle w:val="HTML"/>
          <w:rFonts w:eastAsia="Arial"/>
          <w:color w:val="007700"/>
        </w:rPr>
        <w:t>;</w:t>
      </w:r>
      <w:r>
        <w:rPr>
          <w:rFonts w:ascii="Courier New" w:hAnsi="Courier New" w:cs="Courier New"/>
          <w:color w:val="007700"/>
          <w:sz w:val="20"/>
          <w:szCs w:val="20"/>
        </w:rPr>
        <w:br/>
      </w:r>
      <w:r>
        <w:rPr>
          <w:rStyle w:val="HTML"/>
          <w:rFonts w:eastAsia="Arial"/>
          <w:color w:val="0000BB"/>
        </w:rPr>
        <w:t>$error_descriptions</w:t>
      </w:r>
      <w:r>
        <w:rPr>
          <w:rStyle w:val="HTML"/>
          <w:rFonts w:eastAsia="Arial"/>
          <w:color w:val="007700"/>
        </w:rPr>
        <w:t>[</w:t>
      </w:r>
      <w:r>
        <w:rPr>
          <w:rStyle w:val="HTML"/>
          <w:rFonts w:eastAsia="Arial"/>
          <w:color w:val="0000BB"/>
        </w:rPr>
        <w:t>E_WARNING</w:t>
      </w:r>
      <w:r>
        <w:rPr>
          <w:rStyle w:val="HTML"/>
          <w:rFonts w:eastAsia="Arial"/>
          <w:color w:val="007700"/>
        </w:rPr>
        <w:t>] = </w:t>
      </w:r>
      <w:r>
        <w:rPr>
          <w:rStyle w:val="HTML"/>
          <w:rFonts w:eastAsia="Arial"/>
          <w:color w:val="DD0000"/>
        </w:rPr>
        <w:t>"PHP сообщает о предупреждении"</w:t>
      </w:r>
      <w:r>
        <w:rPr>
          <w:rStyle w:val="HTML"/>
          <w:rFonts w:eastAsia="Arial"/>
          <w:color w:val="007700"/>
        </w:rPr>
        <w:t>;</w:t>
      </w:r>
      <w:r>
        <w:rPr>
          <w:rFonts w:ascii="Courier New" w:hAnsi="Courier New" w:cs="Courier New"/>
          <w:color w:val="007700"/>
          <w:sz w:val="20"/>
          <w:szCs w:val="20"/>
        </w:rPr>
        <w:br/>
      </w:r>
      <w:r>
        <w:rPr>
          <w:rStyle w:val="HTML"/>
          <w:rFonts w:eastAsia="Arial"/>
          <w:color w:val="0000BB"/>
        </w:rPr>
        <w:t>$error_descriptions</w:t>
      </w:r>
      <w:r>
        <w:rPr>
          <w:rStyle w:val="HTML"/>
          <w:rFonts w:eastAsia="Arial"/>
          <w:color w:val="007700"/>
        </w:rPr>
        <w:t>[</w:t>
      </w:r>
      <w:r>
        <w:rPr>
          <w:rStyle w:val="HTML"/>
          <w:rFonts w:eastAsia="Arial"/>
          <w:color w:val="0000BB"/>
        </w:rPr>
        <w:t>E_NOTICE</w:t>
      </w:r>
      <w:r>
        <w:rPr>
          <w:rStyle w:val="HTML"/>
          <w:rFonts w:eastAsia="Arial"/>
          <w:color w:val="007700"/>
        </w:rPr>
        <w:t>]  = </w:t>
      </w:r>
      <w:r>
        <w:rPr>
          <w:rStyle w:val="HTML"/>
          <w:rFonts w:eastAsia="Arial"/>
          <w:color w:val="DD0000"/>
        </w:rPr>
        <w:t>"Это лишь неофициальное замечание"</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0C0EB8B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Обратите внимание, что </w:t>
      </w:r>
      <w:r>
        <w:rPr>
          <w:rStyle w:val="HTML"/>
          <w:color w:val="333333"/>
        </w:rPr>
        <w:t>E_ERROR</w:t>
      </w:r>
      <w:r>
        <w:rPr>
          <w:rFonts w:ascii="Helvetica" w:hAnsi="Helvetica" w:cs="Helvetica"/>
          <w:color w:val="333333"/>
        </w:rPr>
        <w:t> </w:t>
      </w:r>
      <w:proofErr w:type="gramStart"/>
      <w:r>
        <w:rPr>
          <w:rFonts w:ascii="Helvetica" w:hAnsi="Helvetica" w:cs="Helvetica"/>
          <w:color w:val="333333"/>
        </w:rPr>
        <w:t>- это</w:t>
      </w:r>
      <w:proofErr w:type="gramEnd"/>
      <w:r>
        <w:rPr>
          <w:rFonts w:ascii="Helvetica" w:hAnsi="Helvetica" w:cs="Helvetica"/>
          <w:color w:val="333333"/>
        </w:rPr>
        <w:t xml:space="preserve"> такой же верный идентификатор, как и </w:t>
      </w:r>
      <w:proofErr w:type="spellStart"/>
      <w:r>
        <w:rPr>
          <w:rStyle w:val="HTML"/>
          <w:color w:val="333333"/>
        </w:rPr>
        <w:t>bar</w:t>
      </w:r>
      <w:proofErr w:type="spellEnd"/>
      <w:r>
        <w:rPr>
          <w:rFonts w:ascii="Helvetica" w:hAnsi="Helvetica" w:cs="Helvetica"/>
          <w:color w:val="333333"/>
        </w:rPr>
        <w:t xml:space="preserve"> в первом примере. Но последний </w:t>
      </w:r>
      <w:proofErr w:type="gramStart"/>
      <w:r>
        <w:rPr>
          <w:rFonts w:ascii="Helvetica" w:hAnsi="Helvetica" w:cs="Helvetica"/>
          <w:color w:val="333333"/>
        </w:rPr>
        <w:t>пример по сути</w:t>
      </w:r>
      <w:proofErr w:type="gramEnd"/>
      <w:r>
        <w:rPr>
          <w:rFonts w:ascii="Helvetica" w:hAnsi="Helvetica" w:cs="Helvetica"/>
          <w:color w:val="333333"/>
        </w:rPr>
        <w:t xml:space="preserve"> эквивалентен такой записи:</w:t>
      </w:r>
    </w:p>
    <w:p w14:paraId="2BD000EB"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error_</w:t>
      </w:r>
      <w:proofErr w:type="gramStart"/>
      <w:r>
        <w:rPr>
          <w:rStyle w:val="HTML"/>
          <w:rFonts w:eastAsia="Arial"/>
          <w:color w:val="0000BB"/>
        </w:rPr>
        <w:t>descriptions</w:t>
      </w:r>
      <w:proofErr w:type="spellEnd"/>
      <w:r>
        <w:rPr>
          <w:rStyle w:val="HTML"/>
          <w:rFonts w:eastAsia="Arial"/>
          <w:color w:val="007700"/>
        </w:rPr>
        <w:t>[</w:t>
      </w:r>
      <w:proofErr w:type="gramEnd"/>
      <w:r>
        <w:rPr>
          <w:rStyle w:val="HTML"/>
          <w:rFonts w:eastAsia="Arial"/>
          <w:color w:val="0000BB"/>
        </w:rPr>
        <w:t>1</w:t>
      </w:r>
      <w:r>
        <w:rPr>
          <w:rStyle w:val="HTML"/>
          <w:rFonts w:eastAsia="Arial"/>
          <w:color w:val="007700"/>
        </w:rPr>
        <w:t>] = </w:t>
      </w:r>
      <w:r>
        <w:rPr>
          <w:rStyle w:val="HTML"/>
          <w:rFonts w:eastAsia="Arial"/>
          <w:color w:val="DD0000"/>
        </w:rPr>
        <w:t>"Произошла фатальная ошибка"</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error_descriptions</w:t>
      </w:r>
      <w:proofErr w:type="spellEnd"/>
      <w:r>
        <w:rPr>
          <w:rStyle w:val="HTML"/>
          <w:rFonts w:eastAsia="Arial"/>
          <w:color w:val="007700"/>
        </w:rPr>
        <w:t>[</w:t>
      </w:r>
      <w:r>
        <w:rPr>
          <w:rStyle w:val="HTML"/>
          <w:rFonts w:eastAsia="Arial"/>
          <w:color w:val="0000BB"/>
        </w:rPr>
        <w:t>2</w:t>
      </w:r>
      <w:r>
        <w:rPr>
          <w:rStyle w:val="HTML"/>
          <w:rFonts w:eastAsia="Arial"/>
          <w:color w:val="007700"/>
        </w:rPr>
        <w:t>] = </w:t>
      </w:r>
      <w:r>
        <w:rPr>
          <w:rStyle w:val="HTML"/>
          <w:rFonts w:eastAsia="Arial"/>
          <w:color w:val="DD0000"/>
        </w:rPr>
        <w:t>"PHP сообщает о предупреждении"</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error_descriptions</w:t>
      </w:r>
      <w:proofErr w:type="spellEnd"/>
      <w:r>
        <w:rPr>
          <w:rStyle w:val="HTML"/>
          <w:rFonts w:eastAsia="Arial"/>
          <w:color w:val="007700"/>
        </w:rPr>
        <w:t>[</w:t>
      </w:r>
      <w:r>
        <w:rPr>
          <w:rStyle w:val="HTML"/>
          <w:rFonts w:eastAsia="Arial"/>
          <w:color w:val="0000BB"/>
        </w:rPr>
        <w:t>8</w:t>
      </w:r>
      <w:r>
        <w:rPr>
          <w:rStyle w:val="HTML"/>
          <w:rFonts w:eastAsia="Arial"/>
          <w:color w:val="007700"/>
        </w:rPr>
        <w:t>] = </w:t>
      </w:r>
      <w:r>
        <w:rPr>
          <w:rStyle w:val="HTML"/>
          <w:rFonts w:eastAsia="Arial"/>
          <w:color w:val="DD0000"/>
        </w:rPr>
        <w:t>"Это лишь неофициальное замечание"</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65C00E1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поскольку </w:t>
      </w:r>
      <w:r>
        <w:rPr>
          <w:rStyle w:val="HTML"/>
          <w:color w:val="333333"/>
        </w:rPr>
        <w:t>E_ERROR</w:t>
      </w:r>
      <w:r>
        <w:rPr>
          <w:rFonts w:ascii="Helvetica" w:hAnsi="Helvetica" w:cs="Helvetica"/>
          <w:color w:val="333333"/>
        </w:rPr>
        <w:t> соответствует </w:t>
      </w:r>
      <w:r>
        <w:rPr>
          <w:rStyle w:val="HTML"/>
          <w:color w:val="333333"/>
        </w:rPr>
        <w:t>1</w:t>
      </w:r>
      <w:r>
        <w:rPr>
          <w:rFonts w:ascii="Helvetica" w:hAnsi="Helvetica" w:cs="Helvetica"/>
          <w:color w:val="333333"/>
        </w:rPr>
        <w:t> и т.д.</w:t>
      </w:r>
    </w:p>
    <w:p w14:paraId="13E85BB9" w14:textId="77777777" w:rsidR="000B141F" w:rsidRDefault="000B141F" w:rsidP="000B141F">
      <w:pPr>
        <w:pStyle w:val="5"/>
        <w:shd w:val="clear" w:color="auto" w:fill="F2F2F2"/>
        <w:rPr>
          <w:rFonts w:ascii="Helvetica" w:hAnsi="Helvetica" w:cs="Helvetica"/>
          <w:color w:val="793862"/>
        </w:rPr>
      </w:pPr>
      <w:r>
        <w:rPr>
          <w:rFonts w:ascii="Helvetica" w:hAnsi="Helvetica" w:cs="Helvetica"/>
          <w:b/>
          <w:bCs/>
          <w:color w:val="793862"/>
        </w:rPr>
        <w:t>Так что же в этом плохого?</w:t>
      </w:r>
    </w:p>
    <w:p w14:paraId="54138EDD"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Когда-нибудь в будущем команда разработчиков PHP возможно пожелает добавить ещё одну константу или ключевое слово, либо константа из другого кода может вмешаться и тогда у вас могут возникнуть проблемы. Например, вы уже не можете использовать таким образом слова </w:t>
      </w:r>
      <w:proofErr w:type="spellStart"/>
      <w:r>
        <w:rPr>
          <w:rStyle w:val="HTML"/>
          <w:color w:val="333333"/>
        </w:rPr>
        <w:t>empty</w:t>
      </w:r>
      <w:proofErr w:type="spellEnd"/>
      <w:r>
        <w:rPr>
          <w:rFonts w:ascii="Helvetica" w:hAnsi="Helvetica" w:cs="Helvetica"/>
          <w:color w:val="333333"/>
        </w:rPr>
        <w:t> и </w:t>
      </w:r>
      <w:proofErr w:type="spellStart"/>
      <w:r>
        <w:rPr>
          <w:rStyle w:val="HTML"/>
          <w:color w:val="333333"/>
        </w:rPr>
        <w:t>default</w:t>
      </w:r>
      <w:proofErr w:type="spellEnd"/>
      <w:r>
        <w:rPr>
          <w:rFonts w:ascii="Helvetica" w:hAnsi="Helvetica" w:cs="Helvetica"/>
          <w:color w:val="333333"/>
        </w:rPr>
        <w:t>, поскольку они являются </w:t>
      </w:r>
      <w:hyperlink r:id="rId69" w:history="1">
        <w:r>
          <w:rPr>
            <w:rStyle w:val="a8"/>
            <w:rFonts w:ascii="Helvetica" w:hAnsi="Helvetica" w:cs="Helvetica"/>
            <w:color w:val="336699"/>
          </w:rPr>
          <w:t>зарезервированными ключевыми словами</w:t>
        </w:r>
      </w:hyperlink>
      <w:r>
        <w:rPr>
          <w:rFonts w:ascii="Helvetica" w:hAnsi="Helvetica" w:cs="Helvetica"/>
          <w:color w:val="333333"/>
        </w:rPr>
        <w:t>.</w:t>
      </w:r>
    </w:p>
    <w:p w14:paraId="0D5C9924"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proofErr w:type="gramStart"/>
      <w:r>
        <w:rPr>
          <w:rFonts w:ascii="Helvetica" w:hAnsi="Helvetica" w:cs="Helvetica"/>
          <w:color w:val="333333"/>
        </w:rPr>
        <w:t>: Повторим</w:t>
      </w:r>
      <w:proofErr w:type="gramEnd"/>
      <w:r>
        <w:rPr>
          <w:rFonts w:ascii="Helvetica" w:hAnsi="Helvetica" w:cs="Helvetica"/>
          <w:color w:val="333333"/>
        </w:rPr>
        <w:t>, внутри строки (</w:t>
      </w:r>
      <w:proofErr w:type="spellStart"/>
      <w:r>
        <w:rPr>
          <w:rStyle w:val="type"/>
          <w:rFonts w:ascii="Helvetica" w:hAnsi="Helvetica" w:cs="Helvetica"/>
          <w:color w:val="333333"/>
        </w:rPr>
        <w:t>string</w:t>
      </w:r>
      <w:proofErr w:type="spellEnd"/>
      <w:r>
        <w:rPr>
          <w:rFonts w:ascii="Helvetica" w:hAnsi="Helvetica" w:cs="Helvetica"/>
          <w:color w:val="333333"/>
        </w:rPr>
        <w:t>), заключённой в двойные кавычки, корректно не окружать индексы массива кавычками, поэтому </w:t>
      </w:r>
      <w:r>
        <w:rPr>
          <w:rStyle w:val="HTML"/>
          <w:color w:val="333333"/>
        </w:rPr>
        <w:t>"$</w:t>
      </w:r>
      <w:proofErr w:type="spellStart"/>
      <w:r>
        <w:rPr>
          <w:rStyle w:val="HTML"/>
          <w:color w:val="333333"/>
        </w:rPr>
        <w:t>foo</w:t>
      </w:r>
      <w:proofErr w:type="spellEnd"/>
      <w:r>
        <w:rPr>
          <w:rStyle w:val="HTML"/>
          <w:color w:val="333333"/>
        </w:rPr>
        <w:t>[</w:t>
      </w:r>
      <w:proofErr w:type="spellStart"/>
      <w:r>
        <w:rPr>
          <w:rStyle w:val="HTML"/>
          <w:color w:val="333333"/>
        </w:rPr>
        <w:t>bar</w:t>
      </w:r>
      <w:proofErr w:type="spellEnd"/>
      <w:r>
        <w:rPr>
          <w:rStyle w:val="HTML"/>
          <w:color w:val="333333"/>
        </w:rPr>
        <w:t>]"</w:t>
      </w:r>
      <w:r>
        <w:rPr>
          <w:rFonts w:ascii="Helvetica" w:hAnsi="Helvetica" w:cs="Helvetica"/>
          <w:color w:val="333333"/>
        </w:rPr>
        <w:t> является верной записью. Более подробно почему - смотрите вышеприведённые примеры, а также раздел по </w:t>
      </w:r>
      <w:hyperlink r:id="rId70" w:anchor="language.types.string.parsing" w:history="1">
        <w:r>
          <w:rPr>
            <w:rStyle w:val="a8"/>
            <w:rFonts w:ascii="Helvetica" w:hAnsi="Helvetica" w:cs="Helvetica"/>
            <w:color w:val="336699"/>
          </w:rPr>
          <w:t>обработке переменных в строках</w:t>
        </w:r>
      </w:hyperlink>
      <w:r>
        <w:rPr>
          <w:rFonts w:ascii="Helvetica" w:hAnsi="Helvetica" w:cs="Helvetica"/>
          <w:color w:val="333333"/>
        </w:rPr>
        <w:t>.</w:t>
      </w:r>
    </w:p>
    <w:p w14:paraId="346BC049"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Преобразование в массив</w:t>
      </w:r>
      <w:hyperlink r:id="rId71" w:anchor="language.types.array.casting" w:history="1">
        <w:r>
          <w:rPr>
            <w:rStyle w:val="a8"/>
            <w:rFonts w:ascii="Helvetica" w:hAnsi="Helvetica" w:cs="Helvetica"/>
            <w:b/>
            <w:bCs/>
            <w:bdr w:val="none" w:sz="0" w:space="0" w:color="auto" w:frame="1"/>
          </w:rPr>
          <w:t> ¶</w:t>
        </w:r>
      </w:hyperlink>
    </w:p>
    <w:p w14:paraId="24BC91EE"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Для любого из типов </w:t>
      </w:r>
      <w:proofErr w:type="spellStart"/>
      <w:r>
        <w:rPr>
          <w:rStyle w:val="type"/>
          <w:rFonts w:ascii="Helvetica" w:hAnsi="Helvetica" w:cs="Helvetica"/>
          <w:color w:val="333333"/>
        </w:rPr>
        <w:t>int</w:t>
      </w:r>
      <w:proofErr w:type="spellEnd"/>
      <w:r>
        <w:rPr>
          <w:rFonts w:ascii="Helvetica" w:hAnsi="Helvetica" w:cs="Helvetica"/>
          <w:color w:val="333333"/>
        </w:rPr>
        <w:t>, </w:t>
      </w:r>
      <w:proofErr w:type="spellStart"/>
      <w:r>
        <w:rPr>
          <w:rStyle w:val="type"/>
          <w:rFonts w:ascii="Helvetica" w:hAnsi="Helvetica" w:cs="Helvetica"/>
          <w:color w:val="333333"/>
        </w:rPr>
        <w:t>float</w:t>
      </w:r>
      <w:proofErr w:type="spellEnd"/>
      <w:r>
        <w:rPr>
          <w:rFonts w:ascii="Helvetica" w:hAnsi="Helvetica" w:cs="Helvetica"/>
          <w:color w:val="333333"/>
        </w:rPr>
        <w:t>, </w:t>
      </w:r>
      <w:proofErr w:type="spellStart"/>
      <w:r>
        <w:rPr>
          <w:rStyle w:val="type"/>
          <w:rFonts w:ascii="Helvetica" w:hAnsi="Helvetica" w:cs="Helvetica"/>
          <w:color w:val="333333"/>
        </w:rPr>
        <w:t>string</w:t>
      </w:r>
      <w:proofErr w:type="spellEnd"/>
      <w:r>
        <w:rPr>
          <w:rFonts w:ascii="Helvetica" w:hAnsi="Helvetica" w:cs="Helvetica"/>
          <w:color w:val="333333"/>
        </w:rPr>
        <w:t>, </w:t>
      </w:r>
      <w:proofErr w:type="spellStart"/>
      <w:r>
        <w:rPr>
          <w:rStyle w:val="type"/>
          <w:rFonts w:ascii="Helvetica" w:hAnsi="Helvetica" w:cs="Helvetica"/>
          <w:color w:val="333333"/>
        </w:rPr>
        <w:t>bool</w:t>
      </w:r>
      <w:proofErr w:type="spellEnd"/>
      <w:r>
        <w:rPr>
          <w:rFonts w:ascii="Helvetica" w:hAnsi="Helvetica" w:cs="Helvetica"/>
          <w:color w:val="333333"/>
        </w:rPr>
        <w:t> и </w:t>
      </w:r>
      <w:proofErr w:type="spellStart"/>
      <w:r>
        <w:rPr>
          <w:rStyle w:val="type"/>
          <w:rFonts w:ascii="Helvetica" w:hAnsi="Helvetica" w:cs="Helvetica"/>
          <w:color w:val="333333"/>
        </w:rPr>
        <w:t>resource</w:t>
      </w:r>
      <w:proofErr w:type="spellEnd"/>
      <w:r>
        <w:rPr>
          <w:rFonts w:ascii="Helvetica" w:hAnsi="Helvetica" w:cs="Helvetica"/>
          <w:color w:val="333333"/>
        </w:rPr>
        <w:t>, преобразование значения в массив даёт результатом массив с одним элементом (с индексом 0), являющимся скалярным значением, с которого вы начали. Другими словами, </w:t>
      </w:r>
      <w:r>
        <w:rPr>
          <w:rStyle w:val="HTML"/>
          <w:color w:val="333333"/>
        </w:rPr>
        <w:t>(</w:t>
      </w:r>
      <w:proofErr w:type="spellStart"/>
      <w:r>
        <w:rPr>
          <w:rStyle w:val="HTML"/>
          <w:color w:val="333333"/>
        </w:rPr>
        <w:t>array</w:t>
      </w:r>
      <w:proofErr w:type="spellEnd"/>
      <w:r>
        <w:rPr>
          <w:rStyle w:val="HTML"/>
          <w:color w:val="333333"/>
        </w:rPr>
        <w:t>)$</w:t>
      </w:r>
      <w:proofErr w:type="spellStart"/>
      <w:r>
        <w:rPr>
          <w:rStyle w:val="HTML"/>
          <w:color w:val="333333"/>
        </w:rPr>
        <w:t>scalarValue</w:t>
      </w:r>
      <w:proofErr w:type="spellEnd"/>
      <w:r>
        <w:rPr>
          <w:rFonts w:ascii="Helvetica" w:hAnsi="Helvetica" w:cs="Helvetica"/>
          <w:color w:val="333333"/>
        </w:rPr>
        <w:t> </w:t>
      </w:r>
      <w:proofErr w:type="gramStart"/>
      <w:r>
        <w:rPr>
          <w:rFonts w:ascii="Helvetica" w:hAnsi="Helvetica" w:cs="Helvetica"/>
          <w:color w:val="333333"/>
        </w:rPr>
        <w:t>- это</w:t>
      </w:r>
      <w:proofErr w:type="gramEnd"/>
      <w:r>
        <w:rPr>
          <w:rFonts w:ascii="Helvetica" w:hAnsi="Helvetica" w:cs="Helvetica"/>
          <w:color w:val="333333"/>
        </w:rPr>
        <w:t xml:space="preserve"> точно то же самое, что и </w:t>
      </w:r>
      <w:proofErr w:type="spellStart"/>
      <w:r>
        <w:rPr>
          <w:rStyle w:val="HTML"/>
          <w:color w:val="333333"/>
        </w:rPr>
        <w:t>array</w:t>
      </w:r>
      <w:proofErr w:type="spellEnd"/>
      <w:r>
        <w:rPr>
          <w:rStyle w:val="HTML"/>
          <w:color w:val="333333"/>
        </w:rPr>
        <w:t>($</w:t>
      </w:r>
      <w:proofErr w:type="spellStart"/>
      <w:r>
        <w:rPr>
          <w:rStyle w:val="HTML"/>
          <w:color w:val="333333"/>
        </w:rPr>
        <w:t>scalarValue</w:t>
      </w:r>
      <w:proofErr w:type="spellEnd"/>
      <w:r>
        <w:rPr>
          <w:rStyle w:val="HTML"/>
          <w:color w:val="333333"/>
        </w:rPr>
        <w:t>)</w:t>
      </w:r>
      <w:r>
        <w:rPr>
          <w:rFonts w:ascii="Helvetica" w:hAnsi="Helvetica" w:cs="Helvetica"/>
          <w:color w:val="333333"/>
        </w:rPr>
        <w:t>.</w:t>
      </w:r>
    </w:p>
    <w:p w14:paraId="71371007"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lastRenderedPageBreak/>
        <w:t>Если вы преобразуете в массив объект (</w:t>
      </w:r>
      <w:proofErr w:type="spellStart"/>
      <w:r>
        <w:rPr>
          <w:rStyle w:val="type"/>
          <w:rFonts w:ascii="Helvetica" w:hAnsi="Helvetica" w:cs="Helvetica"/>
          <w:color w:val="333333"/>
        </w:rPr>
        <w:t>object</w:t>
      </w:r>
      <w:proofErr w:type="spellEnd"/>
      <w:r>
        <w:rPr>
          <w:rFonts w:ascii="Helvetica" w:hAnsi="Helvetica" w:cs="Helvetica"/>
          <w:color w:val="333333"/>
        </w:rPr>
        <w:t>), вы получите в качестве элементов массива свойства (переменные-члены) этого объекта. Ключами будут имена переменных-членов, с некоторыми примечательными исключениями: целочисленные свойства станут недоступны; к закрытым полям класса (</w:t>
      </w:r>
      <w:proofErr w:type="spellStart"/>
      <w:r>
        <w:rPr>
          <w:rFonts w:ascii="Helvetica" w:hAnsi="Helvetica" w:cs="Helvetica"/>
          <w:color w:val="333333"/>
        </w:rPr>
        <w:t>private</w:t>
      </w:r>
      <w:proofErr w:type="spellEnd"/>
      <w:r>
        <w:rPr>
          <w:rFonts w:ascii="Helvetica" w:hAnsi="Helvetica" w:cs="Helvetica"/>
          <w:color w:val="333333"/>
        </w:rPr>
        <w:t>) спереди будет дописано имя класса; к защищённым полям класса (</w:t>
      </w:r>
      <w:proofErr w:type="spellStart"/>
      <w:r>
        <w:rPr>
          <w:rFonts w:ascii="Helvetica" w:hAnsi="Helvetica" w:cs="Helvetica"/>
          <w:color w:val="333333"/>
        </w:rPr>
        <w:t>protected</w:t>
      </w:r>
      <w:proofErr w:type="spellEnd"/>
      <w:r>
        <w:rPr>
          <w:rFonts w:ascii="Helvetica" w:hAnsi="Helvetica" w:cs="Helvetica"/>
          <w:color w:val="333333"/>
        </w:rPr>
        <w:t>) спереди будет добавлен символ '*'. Эти добавленные значения с обоих сторон также имеют </w:t>
      </w:r>
      <w:r>
        <w:rPr>
          <w:rStyle w:val="HTML"/>
          <w:color w:val="333333"/>
        </w:rPr>
        <w:t>NUL</w:t>
      </w:r>
      <w:r>
        <w:rPr>
          <w:rFonts w:ascii="Helvetica" w:hAnsi="Helvetica" w:cs="Helvetica"/>
          <w:color w:val="333333"/>
        </w:rPr>
        <w:t> байты. Неинициализированные </w:t>
      </w:r>
      <w:hyperlink r:id="rId72" w:anchor="language.oop5.properties.typed-properties" w:history="1">
        <w:r>
          <w:rPr>
            <w:rStyle w:val="a8"/>
            <w:rFonts w:ascii="Helvetica" w:hAnsi="Helvetica" w:cs="Helvetica"/>
            <w:color w:val="336699"/>
          </w:rPr>
          <w:t>типизированные свойства</w:t>
        </w:r>
      </w:hyperlink>
      <w:r>
        <w:rPr>
          <w:rFonts w:ascii="Helvetica" w:hAnsi="Helvetica" w:cs="Helvetica"/>
          <w:color w:val="333333"/>
        </w:rPr>
        <w:t> автоматически отбрасываются.</w:t>
      </w:r>
    </w:p>
    <w:p w14:paraId="686EE210" w14:textId="77777777" w:rsidR="000B141F" w:rsidRPr="00DA332C" w:rsidRDefault="000B141F" w:rsidP="000B141F">
      <w:pPr>
        <w:shd w:val="clear" w:color="auto" w:fill="FFFFFF"/>
        <w:rPr>
          <w:rFonts w:ascii="Helvetica" w:hAnsi="Helvetica" w:cs="Helvetica"/>
          <w:color w:val="333333"/>
          <w:lang w:val="ru-RU"/>
        </w:rPr>
      </w:pPr>
      <w:r w:rsidRPr="00DA332C">
        <w:rPr>
          <w:rStyle w:val="HTML"/>
          <w:rFonts w:eastAsia="Arial"/>
          <w:color w:val="0000BB"/>
          <w:lang w:val="ru-RU"/>
        </w:rPr>
        <w:t>&lt;?</w:t>
      </w:r>
      <w:r w:rsidRPr="00743F1C">
        <w:rPr>
          <w:rStyle w:val="HTML"/>
          <w:rFonts w:eastAsia="Arial"/>
          <w:color w:val="0000BB"/>
          <w:lang w:val="en-US"/>
        </w:rPr>
        <w:t>php</w:t>
      </w:r>
      <w:r w:rsidRPr="00DA332C">
        <w:rPr>
          <w:rFonts w:ascii="Courier New" w:hAnsi="Courier New" w:cs="Courier New"/>
          <w:color w:val="0000BB"/>
          <w:sz w:val="20"/>
          <w:szCs w:val="20"/>
          <w:lang w:val="ru-RU"/>
        </w:rPr>
        <w:br/>
      </w:r>
      <w:r w:rsidRPr="00743F1C">
        <w:rPr>
          <w:rStyle w:val="HTML"/>
          <w:rFonts w:eastAsia="Arial"/>
          <w:color w:val="007700"/>
          <w:lang w:val="en-US"/>
        </w:rPr>
        <w:t>class </w:t>
      </w:r>
      <w:r w:rsidRPr="00743F1C">
        <w:rPr>
          <w:rStyle w:val="HTML"/>
          <w:rFonts w:eastAsia="Arial"/>
          <w:color w:val="0000BB"/>
          <w:lang w:val="en-US"/>
        </w:rPr>
        <w:t>A </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private </w:t>
      </w:r>
      <w:r w:rsidRPr="00DA332C">
        <w:rPr>
          <w:rStyle w:val="HTML"/>
          <w:rFonts w:eastAsia="Arial"/>
          <w:color w:val="0000BB"/>
          <w:lang w:val="ru-RU"/>
        </w:rPr>
        <w:t>$</w:t>
      </w:r>
      <w:r w:rsidRPr="00743F1C">
        <w:rPr>
          <w:rStyle w:val="HTML"/>
          <w:rFonts w:eastAsia="Arial"/>
          <w:color w:val="0000BB"/>
          <w:lang w:val="en-US"/>
        </w:rPr>
        <w:t>B</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protected </w:t>
      </w:r>
      <w:r w:rsidRPr="00DA332C">
        <w:rPr>
          <w:rStyle w:val="HTML"/>
          <w:rFonts w:eastAsia="Arial"/>
          <w:color w:val="0000BB"/>
          <w:lang w:val="ru-RU"/>
        </w:rPr>
        <w:t>$</w:t>
      </w:r>
      <w:r w:rsidRPr="00743F1C">
        <w:rPr>
          <w:rStyle w:val="HTML"/>
          <w:rFonts w:eastAsia="Arial"/>
          <w:color w:val="0000BB"/>
          <w:lang w:val="en-US"/>
        </w:rPr>
        <w:t>C</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public </w:t>
      </w:r>
      <w:r w:rsidRPr="00DA332C">
        <w:rPr>
          <w:rStyle w:val="HTML"/>
          <w:rFonts w:eastAsia="Arial"/>
          <w:color w:val="0000BB"/>
          <w:lang w:val="ru-RU"/>
        </w:rPr>
        <w:t>$</w:t>
      </w:r>
      <w:r w:rsidRPr="00743F1C">
        <w:rPr>
          <w:rStyle w:val="HTML"/>
          <w:rFonts w:eastAsia="Arial"/>
          <w:color w:val="0000BB"/>
          <w:lang w:val="en-US"/>
        </w:rPr>
        <w:t>D</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function </w:t>
      </w:r>
      <w:r w:rsidRPr="00DA332C">
        <w:rPr>
          <w:rStyle w:val="HTML"/>
          <w:rFonts w:eastAsia="Arial"/>
          <w:color w:val="0000BB"/>
          <w:lang w:val="ru-RU"/>
        </w:rPr>
        <w:t>__</w:t>
      </w:r>
      <w:proofErr w:type="gramStart"/>
      <w:r w:rsidRPr="00743F1C">
        <w:rPr>
          <w:rStyle w:val="HTML"/>
          <w:rFonts w:eastAsia="Arial"/>
          <w:color w:val="0000BB"/>
          <w:lang w:val="en-US"/>
        </w:rPr>
        <w:t>construct</w:t>
      </w:r>
      <w:r w:rsidRPr="00DA332C">
        <w:rPr>
          <w:rStyle w:val="HTML"/>
          <w:rFonts w:eastAsia="Arial"/>
          <w:color w:val="007700"/>
          <w:lang w:val="ru-RU"/>
        </w:rPr>
        <w:t>(</w:t>
      </w:r>
      <w:proofErr w:type="gramEnd"/>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0000BB"/>
          <w:lang w:val="ru-RU"/>
        </w:rPr>
        <w:t>$</w:t>
      </w:r>
      <w:r w:rsidRPr="00743F1C">
        <w:rPr>
          <w:rStyle w:val="HTML"/>
          <w:rFonts w:eastAsia="Arial"/>
          <w:color w:val="0000BB"/>
          <w:lang w:val="en-US"/>
        </w:rPr>
        <w:t>this</w:t>
      </w:r>
      <w:r w:rsidRPr="00DA332C">
        <w:rPr>
          <w:rStyle w:val="HTML"/>
          <w:rFonts w:eastAsia="Arial"/>
          <w:color w:val="007700"/>
          <w:lang w:val="ru-RU"/>
        </w:rPr>
        <w:t>-&gt;{</w:t>
      </w:r>
      <w:r w:rsidRPr="00DA332C">
        <w:rPr>
          <w:rStyle w:val="HTML"/>
          <w:rFonts w:eastAsia="Arial"/>
          <w:color w:val="0000BB"/>
          <w:lang w:val="ru-RU"/>
        </w:rPr>
        <w:t>1</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007700"/>
          <w:lang w:val="ru-RU"/>
        </w:rPr>
        <w:t>=</w:t>
      </w:r>
      <w:r w:rsidRPr="00743F1C">
        <w:rPr>
          <w:rStyle w:val="HTML"/>
          <w:rFonts w:eastAsia="Arial"/>
          <w:color w:val="007700"/>
          <w:lang w:val="en-US"/>
        </w:rPr>
        <w:t> </w:t>
      </w:r>
      <w:r w:rsidRPr="00743F1C">
        <w:rPr>
          <w:rStyle w:val="HTML"/>
          <w:rFonts w:eastAsia="Arial"/>
          <w:color w:val="0000BB"/>
          <w:lang w:val="en-US"/>
        </w:rPr>
        <w:t>null</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7700"/>
          <w:lang w:val="en-US"/>
        </w:rPr>
        <w:t>    </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00BB"/>
          <w:lang w:val="en-US"/>
        </w:rPr>
        <w:t>var</w:t>
      </w:r>
      <w:r w:rsidRPr="00DA332C">
        <w:rPr>
          <w:rStyle w:val="HTML"/>
          <w:rFonts w:eastAsia="Arial"/>
          <w:color w:val="0000BB"/>
          <w:lang w:val="ru-RU"/>
        </w:rPr>
        <w:t>_</w:t>
      </w:r>
      <w:r w:rsidRPr="00743F1C">
        <w:rPr>
          <w:rStyle w:val="HTML"/>
          <w:rFonts w:eastAsia="Arial"/>
          <w:color w:val="0000BB"/>
          <w:lang w:val="en-US"/>
        </w:rPr>
        <w:t>export</w:t>
      </w:r>
      <w:r w:rsidRPr="00DA332C">
        <w:rPr>
          <w:rStyle w:val="HTML"/>
          <w:rFonts w:eastAsia="Arial"/>
          <w:color w:val="007700"/>
          <w:lang w:val="ru-RU"/>
        </w:rPr>
        <w:t>((</w:t>
      </w:r>
      <w:r w:rsidRPr="00743F1C">
        <w:rPr>
          <w:rStyle w:val="HTML"/>
          <w:rFonts w:eastAsia="Arial"/>
          <w:color w:val="007700"/>
          <w:lang w:val="en-US"/>
        </w:rPr>
        <w:t>array</w:t>
      </w:r>
      <w:r w:rsidRPr="00DA332C">
        <w:rPr>
          <w:rStyle w:val="HTML"/>
          <w:rFonts w:eastAsia="Arial"/>
          <w:color w:val="007700"/>
          <w:lang w:val="ru-RU"/>
        </w:rPr>
        <w:t>)</w:t>
      </w:r>
      <w:r w:rsidRPr="00743F1C">
        <w:rPr>
          <w:rStyle w:val="HTML"/>
          <w:rFonts w:eastAsia="Arial"/>
          <w:color w:val="007700"/>
          <w:lang w:val="en-US"/>
        </w:rPr>
        <w:t> new </w:t>
      </w:r>
      <w:r w:rsidRPr="00743F1C">
        <w:rPr>
          <w:rStyle w:val="HTML"/>
          <w:rFonts w:eastAsia="Arial"/>
          <w:color w:val="0000BB"/>
          <w:lang w:val="en-US"/>
        </w:rPr>
        <w:t>A</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00BB"/>
          <w:lang w:val="ru-RU"/>
        </w:rPr>
        <w:t>?&gt;</w:t>
      </w:r>
    </w:p>
    <w:p w14:paraId="00E37408"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30E6FFD1" w14:textId="77777777" w:rsidR="000B141F" w:rsidRDefault="000B141F" w:rsidP="000B141F">
      <w:pPr>
        <w:pStyle w:val="HTML0"/>
        <w:shd w:val="clear" w:color="auto" w:fill="FFFFFF"/>
        <w:rPr>
          <w:color w:val="333333"/>
        </w:rPr>
      </w:pPr>
      <w:proofErr w:type="spellStart"/>
      <w:r>
        <w:rPr>
          <w:color w:val="333333"/>
        </w:rPr>
        <w:t>array</w:t>
      </w:r>
      <w:proofErr w:type="spellEnd"/>
      <w:r>
        <w:rPr>
          <w:color w:val="333333"/>
        </w:rPr>
        <w:t xml:space="preserve"> (</w:t>
      </w:r>
    </w:p>
    <w:p w14:paraId="28F0D583" w14:textId="77777777" w:rsidR="000B141F" w:rsidRPr="000B141F" w:rsidRDefault="000B141F" w:rsidP="000B141F">
      <w:pPr>
        <w:pStyle w:val="HTML0"/>
        <w:shd w:val="clear" w:color="auto" w:fill="FFFFFF"/>
        <w:rPr>
          <w:color w:val="333333"/>
          <w:lang w:val="en-US"/>
        </w:rPr>
      </w:pPr>
      <w:r>
        <w:rPr>
          <w:color w:val="333333"/>
        </w:rPr>
        <w:t xml:space="preserve">  </w:t>
      </w:r>
      <w:r w:rsidRPr="000B141F">
        <w:rPr>
          <w:color w:val="333333"/>
          <w:lang w:val="en-US"/>
        </w:rPr>
        <w:t>'' . "\0</w:t>
      </w:r>
      <w:proofErr w:type="gramStart"/>
      <w:r w:rsidRPr="000B141F">
        <w:rPr>
          <w:color w:val="333333"/>
          <w:lang w:val="en-US"/>
        </w:rPr>
        <w:t>" .</w:t>
      </w:r>
      <w:proofErr w:type="gramEnd"/>
      <w:r w:rsidRPr="000B141F">
        <w:rPr>
          <w:color w:val="333333"/>
          <w:lang w:val="en-US"/>
        </w:rPr>
        <w:t xml:space="preserve"> 'A</w:t>
      </w:r>
      <w:proofErr w:type="gramStart"/>
      <w:r w:rsidRPr="000B141F">
        <w:rPr>
          <w:color w:val="333333"/>
          <w:lang w:val="en-US"/>
        </w:rPr>
        <w:t>' .</w:t>
      </w:r>
      <w:proofErr w:type="gramEnd"/>
      <w:r w:rsidRPr="000B141F">
        <w:rPr>
          <w:color w:val="333333"/>
          <w:lang w:val="en-US"/>
        </w:rPr>
        <w:t xml:space="preserve"> "\0</w:t>
      </w:r>
      <w:proofErr w:type="gramStart"/>
      <w:r w:rsidRPr="000B141F">
        <w:rPr>
          <w:color w:val="333333"/>
          <w:lang w:val="en-US"/>
        </w:rPr>
        <w:t>" .</w:t>
      </w:r>
      <w:proofErr w:type="gramEnd"/>
      <w:r w:rsidRPr="000B141F">
        <w:rPr>
          <w:color w:val="333333"/>
          <w:lang w:val="en-US"/>
        </w:rPr>
        <w:t xml:space="preserve"> 'B' =&gt; NULL,</w:t>
      </w:r>
    </w:p>
    <w:p w14:paraId="3A3BC6BD" w14:textId="77777777" w:rsidR="000B141F" w:rsidRPr="000B141F" w:rsidRDefault="000B141F" w:rsidP="000B141F">
      <w:pPr>
        <w:pStyle w:val="HTML0"/>
        <w:shd w:val="clear" w:color="auto" w:fill="FFFFFF"/>
        <w:rPr>
          <w:color w:val="333333"/>
          <w:lang w:val="en-US"/>
        </w:rPr>
      </w:pPr>
      <w:r w:rsidRPr="000B141F">
        <w:rPr>
          <w:color w:val="333333"/>
          <w:lang w:val="en-US"/>
        </w:rPr>
        <w:t xml:space="preserve">  '' . "\0</w:t>
      </w:r>
      <w:proofErr w:type="gramStart"/>
      <w:r w:rsidRPr="000B141F">
        <w:rPr>
          <w:color w:val="333333"/>
          <w:lang w:val="en-US"/>
        </w:rPr>
        <w:t>" .</w:t>
      </w:r>
      <w:proofErr w:type="gramEnd"/>
      <w:r w:rsidRPr="000B141F">
        <w:rPr>
          <w:color w:val="333333"/>
          <w:lang w:val="en-US"/>
        </w:rPr>
        <w:t xml:space="preserve"> '*' . "\0</w:t>
      </w:r>
      <w:proofErr w:type="gramStart"/>
      <w:r w:rsidRPr="000B141F">
        <w:rPr>
          <w:color w:val="333333"/>
          <w:lang w:val="en-US"/>
        </w:rPr>
        <w:t>" .</w:t>
      </w:r>
      <w:proofErr w:type="gramEnd"/>
      <w:r w:rsidRPr="000B141F">
        <w:rPr>
          <w:color w:val="333333"/>
          <w:lang w:val="en-US"/>
        </w:rPr>
        <w:t xml:space="preserve"> 'C' =&gt; NULL,</w:t>
      </w:r>
    </w:p>
    <w:p w14:paraId="22440F13" w14:textId="77777777" w:rsidR="000B141F" w:rsidRPr="00DA332C" w:rsidRDefault="000B141F" w:rsidP="000B141F">
      <w:pPr>
        <w:pStyle w:val="HTML0"/>
        <w:shd w:val="clear" w:color="auto" w:fill="FFFFFF"/>
        <w:rPr>
          <w:color w:val="333333"/>
          <w:lang w:val="en-US"/>
        </w:rPr>
      </w:pPr>
      <w:r w:rsidRPr="000B141F">
        <w:rPr>
          <w:color w:val="333333"/>
          <w:lang w:val="en-US"/>
        </w:rPr>
        <w:t xml:space="preserve">  </w:t>
      </w:r>
      <w:r w:rsidRPr="00DA332C">
        <w:rPr>
          <w:color w:val="333333"/>
          <w:lang w:val="en-US"/>
        </w:rPr>
        <w:t>'</w:t>
      </w:r>
      <w:r w:rsidRPr="000B141F">
        <w:rPr>
          <w:color w:val="333333"/>
          <w:lang w:val="en-US"/>
        </w:rPr>
        <w:t>D</w:t>
      </w:r>
      <w:r w:rsidRPr="00DA332C">
        <w:rPr>
          <w:color w:val="333333"/>
          <w:lang w:val="en-US"/>
        </w:rPr>
        <w:t xml:space="preserve">' =&gt; </w:t>
      </w:r>
      <w:r w:rsidRPr="000B141F">
        <w:rPr>
          <w:color w:val="333333"/>
          <w:lang w:val="en-US"/>
        </w:rPr>
        <w:t>NULL</w:t>
      </w:r>
      <w:r w:rsidRPr="00DA332C">
        <w:rPr>
          <w:color w:val="333333"/>
          <w:lang w:val="en-US"/>
        </w:rPr>
        <w:t>,</w:t>
      </w:r>
    </w:p>
    <w:p w14:paraId="280315EF" w14:textId="77777777" w:rsidR="000B141F" w:rsidRDefault="000B141F" w:rsidP="000B141F">
      <w:pPr>
        <w:pStyle w:val="HTML0"/>
        <w:shd w:val="clear" w:color="auto" w:fill="FFFFFF"/>
        <w:rPr>
          <w:color w:val="333333"/>
        </w:rPr>
      </w:pPr>
      <w:r w:rsidRPr="00DA332C">
        <w:rPr>
          <w:color w:val="333333"/>
          <w:lang w:val="en-US"/>
        </w:rPr>
        <w:t xml:space="preserve">  </w:t>
      </w:r>
      <w:r>
        <w:rPr>
          <w:color w:val="333333"/>
        </w:rPr>
        <w:t>1 =&gt; NULL,</w:t>
      </w:r>
    </w:p>
    <w:p w14:paraId="196D36FC" w14:textId="77777777" w:rsidR="000B141F" w:rsidRDefault="000B141F" w:rsidP="000B141F">
      <w:pPr>
        <w:pStyle w:val="HTML0"/>
        <w:shd w:val="clear" w:color="auto" w:fill="FFFFFF"/>
        <w:rPr>
          <w:color w:val="333333"/>
        </w:rPr>
      </w:pPr>
      <w:r>
        <w:rPr>
          <w:color w:val="333333"/>
        </w:rPr>
        <w:t>)</w:t>
      </w:r>
    </w:p>
    <w:p w14:paraId="0DE32E21"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Это может вызвать несколько неожиданное поведение:</w:t>
      </w:r>
    </w:p>
    <w:p w14:paraId="5F6D4D87"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r w:rsidRPr="000B141F">
        <w:rPr>
          <w:rStyle w:val="HTML"/>
          <w:rFonts w:eastAsia="Arial"/>
          <w:color w:val="007700"/>
          <w:lang w:val="en-US"/>
        </w:rPr>
        <w:t>class </w:t>
      </w:r>
      <w:r w:rsidRPr="000B141F">
        <w:rPr>
          <w:rStyle w:val="HTML"/>
          <w:rFonts w:eastAsia="Arial"/>
          <w:color w:val="0000BB"/>
          <w:lang w:val="en-US"/>
        </w:rPr>
        <w:t>A </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private </w:t>
      </w:r>
      <w:r w:rsidRPr="000B141F">
        <w:rPr>
          <w:rStyle w:val="HTML"/>
          <w:rFonts w:eastAsia="Arial"/>
          <w:color w:val="0000BB"/>
          <w:lang w:val="en-US"/>
        </w:rPr>
        <w:t>$A</w:t>
      </w:r>
      <w:r w:rsidRPr="000B141F">
        <w:rPr>
          <w:rStyle w:val="HTML"/>
          <w:rFonts w:eastAsia="Arial"/>
          <w:color w:val="007700"/>
          <w:lang w:val="en-US"/>
        </w:rPr>
        <w:t>; </w:t>
      </w:r>
      <w:r w:rsidRPr="000B141F">
        <w:rPr>
          <w:rStyle w:val="HTML"/>
          <w:rFonts w:eastAsia="Arial"/>
          <w:color w:val="FF8000"/>
          <w:lang w:val="en-US"/>
        </w:rPr>
        <w:t>// </w:t>
      </w:r>
      <w:r>
        <w:rPr>
          <w:rStyle w:val="HTML"/>
          <w:rFonts w:eastAsia="Arial"/>
          <w:color w:val="FF8000"/>
        </w:rPr>
        <w:t>Это</w:t>
      </w:r>
      <w:r w:rsidRPr="000B141F">
        <w:rPr>
          <w:rStyle w:val="HTML"/>
          <w:rFonts w:eastAsia="Arial"/>
          <w:color w:val="FF8000"/>
          <w:lang w:val="en-US"/>
        </w:rPr>
        <w:t> </w:t>
      </w:r>
      <w:r>
        <w:rPr>
          <w:rStyle w:val="HTML"/>
          <w:rFonts w:eastAsia="Arial"/>
          <w:color w:val="FF8000"/>
        </w:rPr>
        <w:t>станет</w:t>
      </w:r>
      <w:r w:rsidRPr="000B141F">
        <w:rPr>
          <w:rStyle w:val="HTML"/>
          <w:rFonts w:eastAsia="Arial"/>
          <w:color w:val="FF8000"/>
          <w:lang w:val="en-US"/>
        </w:rPr>
        <w:t> '\0A\0A'</w:t>
      </w:r>
      <w:r w:rsidRPr="000B141F">
        <w:rPr>
          <w:rFonts w:ascii="Courier New" w:hAnsi="Courier New" w:cs="Courier New"/>
          <w:color w:val="FF80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class </w:t>
      </w:r>
      <w:r w:rsidRPr="000B141F">
        <w:rPr>
          <w:rStyle w:val="HTML"/>
          <w:rFonts w:eastAsia="Arial"/>
          <w:color w:val="0000BB"/>
          <w:lang w:val="en-US"/>
        </w:rPr>
        <w:t>B </w:t>
      </w:r>
      <w:r w:rsidRPr="000B141F">
        <w:rPr>
          <w:rStyle w:val="HTML"/>
          <w:rFonts w:eastAsia="Arial"/>
          <w:color w:val="007700"/>
          <w:lang w:val="en-US"/>
        </w:rPr>
        <w:t>extends </w:t>
      </w:r>
      <w:r w:rsidRPr="000B141F">
        <w:rPr>
          <w:rStyle w:val="HTML"/>
          <w:rFonts w:eastAsia="Arial"/>
          <w:color w:val="0000BB"/>
          <w:lang w:val="en-US"/>
        </w:rPr>
        <w:t>A </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    private </w:t>
      </w:r>
      <w:r w:rsidRPr="000B141F">
        <w:rPr>
          <w:rStyle w:val="HTML"/>
          <w:rFonts w:eastAsia="Arial"/>
          <w:color w:val="0000BB"/>
          <w:lang w:val="en-US"/>
        </w:rPr>
        <w:t>$A</w:t>
      </w:r>
      <w:r w:rsidRPr="000B141F">
        <w:rPr>
          <w:rStyle w:val="HTML"/>
          <w:rFonts w:eastAsia="Arial"/>
          <w:color w:val="007700"/>
          <w:lang w:val="en-US"/>
        </w:rPr>
        <w:t>; </w:t>
      </w:r>
      <w:r w:rsidRPr="000B141F">
        <w:rPr>
          <w:rStyle w:val="HTML"/>
          <w:rFonts w:eastAsia="Arial"/>
          <w:color w:val="FF8000"/>
          <w:lang w:val="en-US"/>
        </w:rPr>
        <w:t>// </w:t>
      </w:r>
      <w:r>
        <w:rPr>
          <w:rStyle w:val="HTML"/>
          <w:rFonts w:eastAsia="Arial"/>
          <w:color w:val="FF8000"/>
        </w:rPr>
        <w:t>Это</w:t>
      </w:r>
      <w:r w:rsidRPr="000B141F">
        <w:rPr>
          <w:rStyle w:val="HTML"/>
          <w:rFonts w:eastAsia="Arial"/>
          <w:color w:val="FF8000"/>
          <w:lang w:val="en-US"/>
        </w:rPr>
        <w:t> </w:t>
      </w:r>
      <w:r>
        <w:rPr>
          <w:rStyle w:val="HTML"/>
          <w:rFonts w:eastAsia="Arial"/>
          <w:color w:val="FF8000"/>
        </w:rPr>
        <w:t>станет</w:t>
      </w:r>
      <w:r w:rsidRPr="000B141F">
        <w:rPr>
          <w:rStyle w:val="HTML"/>
          <w:rFonts w:eastAsia="Arial"/>
          <w:color w:val="FF8000"/>
          <w:lang w:val="en-US"/>
        </w:rPr>
        <w:t> '\0B\0A'</w:t>
      </w:r>
      <w:r w:rsidRPr="000B141F">
        <w:rPr>
          <w:rFonts w:ascii="Courier New" w:hAnsi="Courier New" w:cs="Courier New"/>
          <w:color w:val="FF8000"/>
          <w:sz w:val="20"/>
          <w:szCs w:val="20"/>
          <w:lang w:val="en-US"/>
        </w:rPr>
        <w:br/>
      </w:r>
      <w:r w:rsidRPr="000B141F">
        <w:rPr>
          <w:rStyle w:val="HTML"/>
          <w:rFonts w:eastAsia="Arial"/>
          <w:color w:val="FF8000"/>
          <w:lang w:val="en-US"/>
        </w:rPr>
        <w:t>    </w:t>
      </w:r>
      <w:r w:rsidRPr="000B141F">
        <w:rPr>
          <w:rStyle w:val="HTML"/>
          <w:rFonts w:eastAsia="Arial"/>
          <w:color w:val="007700"/>
          <w:lang w:val="en-US"/>
        </w:rPr>
        <w:t>public </w:t>
      </w:r>
      <w:r w:rsidRPr="000B141F">
        <w:rPr>
          <w:rStyle w:val="HTML"/>
          <w:rFonts w:eastAsia="Arial"/>
          <w:color w:val="0000BB"/>
          <w:lang w:val="en-US"/>
        </w:rPr>
        <w:t>$AA</w:t>
      </w:r>
      <w:r w:rsidRPr="000B141F">
        <w:rPr>
          <w:rStyle w:val="HTML"/>
          <w:rFonts w:eastAsia="Arial"/>
          <w:color w:val="007700"/>
          <w:lang w:val="en-US"/>
        </w:rPr>
        <w:t>; </w:t>
      </w:r>
      <w:r w:rsidRPr="000B141F">
        <w:rPr>
          <w:rStyle w:val="HTML"/>
          <w:rFonts w:eastAsia="Arial"/>
          <w:color w:val="FF8000"/>
          <w:lang w:val="en-US"/>
        </w:rPr>
        <w:t>// </w:t>
      </w:r>
      <w:r>
        <w:rPr>
          <w:rStyle w:val="HTML"/>
          <w:rFonts w:eastAsia="Arial"/>
          <w:color w:val="FF8000"/>
        </w:rPr>
        <w:t>Это</w:t>
      </w:r>
      <w:r w:rsidRPr="000B141F">
        <w:rPr>
          <w:rStyle w:val="HTML"/>
          <w:rFonts w:eastAsia="Arial"/>
          <w:color w:val="FF8000"/>
          <w:lang w:val="en-US"/>
        </w:rPr>
        <w:t> </w:t>
      </w:r>
      <w:r>
        <w:rPr>
          <w:rStyle w:val="HTML"/>
          <w:rFonts w:eastAsia="Arial"/>
          <w:color w:val="FF8000"/>
        </w:rPr>
        <w:t>станет</w:t>
      </w:r>
      <w:r w:rsidRPr="000B141F">
        <w:rPr>
          <w:rStyle w:val="HTML"/>
          <w:rFonts w:eastAsia="Arial"/>
          <w:color w:val="FF8000"/>
          <w:lang w:val="en-US"/>
        </w:rPr>
        <w:t> 'AA'</w:t>
      </w:r>
      <w:r w:rsidRPr="000B141F">
        <w:rPr>
          <w:rFonts w:ascii="Courier New" w:hAnsi="Courier New" w:cs="Courier New"/>
          <w:color w:val="FF80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proofErr w:type="spellStart"/>
      <w:r w:rsidRPr="000B141F">
        <w:rPr>
          <w:rStyle w:val="HTML"/>
          <w:rFonts w:eastAsia="Arial"/>
          <w:color w:val="0000BB"/>
          <w:lang w:val="en-US"/>
        </w:rPr>
        <w:t>var_dump</w:t>
      </w:r>
      <w:proofErr w:type="spellEnd"/>
      <w:r w:rsidRPr="000B141F">
        <w:rPr>
          <w:rStyle w:val="HTML"/>
          <w:rFonts w:eastAsia="Arial"/>
          <w:color w:val="007700"/>
          <w:lang w:val="en-US"/>
        </w:rPr>
        <w:t>((array) new </w:t>
      </w:r>
      <w:proofErr w:type="gramStart"/>
      <w:r w:rsidRPr="000B141F">
        <w:rPr>
          <w:rStyle w:val="HTML"/>
          <w:rFonts w:eastAsia="Arial"/>
          <w:color w:val="0000BB"/>
          <w:lang w:val="en-US"/>
        </w:rPr>
        <w:t>B</w:t>
      </w:r>
      <w:r w:rsidRPr="000B141F">
        <w:rPr>
          <w:rStyle w:val="HTML"/>
          <w:rFonts w:eastAsia="Arial"/>
          <w:color w:val="007700"/>
          <w:lang w:val="en-US"/>
        </w:rPr>
        <w:t>(</w:t>
      </w:r>
      <w:proofErr w:type="gramEnd"/>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7F440DF4"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70D848A4" w14:textId="77777777" w:rsidR="000B141F" w:rsidRDefault="000B141F" w:rsidP="000B141F">
      <w:pPr>
        <w:pStyle w:val="HTML0"/>
        <w:shd w:val="clear" w:color="auto" w:fill="FFFFFF"/>
        <w:rPr>
          <w:color w:val="333333"/>
        </w:rPr>
      </w:pPr>
      <w:proofErr w:type="spellStart"/>
      <w:proofErr w:type="gramStart"/>
      <w:r>
        <w:rPr>
          <w:color w:val="333333"/>
        </w:rPr>
        <w:t>array</w:t>
      </w:r>
      <w:proofErr w:type="spellEnd"/>
      <w:r>
        <w:rPr>
          <w:color w:val="333333"/>
        </w:rPr>
        <w:t>(</w:t>
      </w:r>
      <w:proofErr w:type="gramEnd"/>
      <w:r>
        <w:rPr>
          <w:color w:val="333333"/>
        </w:rPr>
        <w:t>3) {</w:t>
      </w:r>
    </w:p>
    <w:p w14:paraId="3467B749" w14:textId="77777777" w:rsidR="000B141F" w:rsidRPr="00DA332C" w:rsidRDefault="000B141F" w:rsidP="000B141F">
      <w:pPr>
        <w:pStyle w:val="HTML0"/>
        <w:shd w:val="clear" w:color="auto" w:fill="FFFFFF"/>
        <w:rPr>
          <w:color w:val="333333"/>
          <w:lang w:val="en-US"/>
        </w:rPr>
      </w:pPr>
      <w:r>
        <w:rPr>
          <w:color w:val="333333"/>
        </w:rPr>
        <w:t xml:space="preserve">  </w:t>
      </w:r>
      <w:r w:rsidRPr="00DA332C">
        <w:rPr>
          <w:color w:val="333333"/>
          <w:lang w:val="en-US"/>
        </w:rPr>
        <w:t>["</w:t>
      </w:r>
      <w:r w:rsidRPr="000B141F">
        <w:rPr>
          <w:color w:val="333333"/>
          <w:lang w:val="en-US"/>
        </w:rPr>
        <w:t>BA</w:t>
      </w:r>
      <w:proofErr w:type="gramStart"/>
      <w:r w:rsidRPr="00DA332C">
        <w:rPr>
          <w:color w:val="333333"/>
          <w:lang w:val="en-US"/>
        </w:rPr>
        <w:t>"]=</w:t>
      </w:r>
      <w:proofErr w:type="gramEnd"/>
      <w:r w:rsidRPr="00DA332C">
        <w:rPr>
          <w:color w:val="333333"/>
          <w:lang w:val="en-US"/>
        </w:rPr>
        <w:t>&gt;</w:t>
      </w:r>
    </w:p>
    <w:p w14:paraId="09EF412B"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r w:rsidRPr="000B141F">
        <w:rPr>
          <w:color w:val="333333"/>
          <w:lang w:val="en-US"/>
        </w:rPr>
        <w:t>NULL</w:t>
      </w:r>
    </w:p>
    <w:p w14:paraId="3AA3B356"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r w:rsidRPr="000B141F">
        <w:rPr>
          <w:color w:val="333333"/>
          <w:lang w:val="en-US"/>
        </w:rPr>
        <w:t>AA</w:t>
      </w:r>
      <w:proofErr w:type="gramStart"/>
      <w:r w:rsidRPr="00DA332C">
        <w:rPr>
          <w:color w:val="333333"/>
          <w:lang w:val="en-US"/>
        </w:rPr>
        <w:t>"]=</w:t>
      </w:r>
      <w:proofErr w:type="gramEnd"/>
      <w:r w:rsidRPr="00DA332C">
        <w:rPr>
          <w:color w:val="333333"/>
          <w:lang w:val="en-US"/>
        </w:rPr>
        <w:t>&gt;</w:t>
      </w:r>
    </w:p>
    <w:p w14:paraId="3523C43B"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r w:rsidRPr="000B141F">
        <w:rPr>
          <w:color w:val="333333"/>
          <w:lang w:val="en-US"/>
        </w:rPr>
        <w:t>NULL</w:t>
      </w:r>
    </w:p>
    <w:p w14:paraId="382BEB0B" w14:textId="77777777" w:rsidR="000B141F" w:rsidRPr="00DA332C" w:rsidRDefault="000B141F" w:rsidP="000B141F">
      <w:pPr>
        <w:pStyle w:val="HTML0"/>
        <w:shd w:val="clear" w:color="auto" w:fill="FFFFFF"/>
        <w:rPr>
          <w:color w:val="333333"/>
          <w:lang w:val="en-US"/>
        </w:rPr>
      </w:pPr>
      <w:r w:rsidRPr="00DA332C">
        <w:rPr>
          <w:color w:val="333333"/>
          <w:lang w:val="en-US"/>
        </w:rPr>
        <w:t xml:space="preserve">  ["</w:t>
      </w:r>
      <w:r w:rsidRPr="000B141F">
        <w:rPr>
          <w:color w:val="333333"/>
          <w:lang w:val="en-US"/>
        </w:rPr>
        <w:t>AA</w:t>
      </w:r>
      <w:proofErr w:type="gramStart"/>
      <w:r w:rsidRPr="00DA332C">
        <w:rPr>
          <w:color w:val="333333"/>
          <w:lang w:val="en-US"/>
        </w:rPr>
        <w:t>"]=</w:t>
      </w:r>
      <w:proofErr w:type="gramEnd"/>
      <w:r w:rsidRPr="00DA332C">
        <w:rPr>
          <w:color w:val="333333"/>
          <w:lang w:val="en-US"/>
        </w:rPr>
        <w:t>&gt;</w:t>
      </w:r>
    </w:p>
    <w:p w14:paraId="07E4D626" w14:textId="77777777" w:rsidR="000B141F" w:rsidRDefault="000B141F" w:rsidP="000B141F">
      <w:pPr>
        <w:pStyle w:val="HTML0"/>
        <w:shd w:val="clear" w:color="auto" w:fill="FFFFFF"/>
        <w:rPr>
          <w:color w:val="333333"/>
        </w:rPr>
      </w:pPr>
      <w:r w:rsidRPr="00DA332C">
        <w:rPr>
          <w:color w:val="333333"/>
          <w:lang w:val="en-US"/>
        </w:rPr>
        <w:lastRenderedPageBreak/>
        <w:t xml:space="preserve">  </w:t>
      </w:r>
      <w:r>
        <w:rPr>
          <w:color w:val="333333"/>
        </w:rPr>
        <w:t>NULL</w:t>
      </w:r>
    </w:p>
    <w:p w14:paraId="70F8186A" w14:textId="77777777" w:rsidR="000B141F" w:rsidRDefault="000B141F" w:rsidP="000B141F">
      <w:pPr>
        <w:pStyle w:val="HTML0"/>
        <w:shd w:val="clear" w:color="auto" w:fill="FFFFFF"/>
        <w:rPr>
          <w:color w:val="333333"/>
        </w:rPr>
      </w:pPr>
      <w:r>
        <w:rPr>
          <w:color w:val="333333"/>
        </w:rPr>
        <w:t>}</w:t>
      </w:r>
    </w:p>
    <w:p w14:paraId="78CD8594"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Вышеприведённый код покажет 2 ключа с именем 'AA', хотя один из них на самом деле имеет имя '\0A\0A'.</w:t>
      </w:r>
    </w:p>
    <w:p w14:paraId="7F8A6E55"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Если вы преобразуете в массив значение </w:t>
      </w:r>
      <w:proofErr w:type="spellStart"/>
      <w:r>
        <w:rPr>
          <w:rStyle w:val="HTML"/>
          <w:color w:val="333333"/>
        </w:rPr>
        <w:t>null</w:t>
      </w:r>
      <w:proofErr w:type="spellEnd"/>
      <w:r>
        <w:rPr>
          <w:rFonts w:ascii="Helvetica" w:hAnsi="Helvetica" w:cs="Helvetica"/>
          <w:color w:val="333333"/>
        </w:rPr>
        <w:t>, вы получите пустой массив.</w:t>
      </w:r>
    </w:p>
    <w:p w14:paraId="7CB79E8C"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Сравнение</w:t>
      </w:r>
      <w:hyperlink r:id="rId73" w:anchor="language.types.array.comparing" w:history="1">
        <w:r>
          <w:rPr>
            <w:rStyle w:val="a8"/>
            <w:rFonts w:ascii="Helvetica" w:hAnsi="Helvetica" w:cs="Helvetica"/>
            <w:b/>
            <w:bCs/>
            <w:bdr w:val="none" w:sz="0" w:space="0" w:color="auto" w:frame="1"/>
          </w:rPr>
          <w:t> ¶</w:t>
        </w:r>
      </w:hyperlink>
    </w:p>
    <w:p w14:paraId="2B4A61D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Массивы можно сравнивать при помощи функции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"https://www.php.net/manual/ru/function.array-diff.php" </w:instrText>
      </w:r>
      <w:r>
        <w:rPr>
          <w:rStyle w:val="function"/>
          <w:rFonts w:ascii="Helvetica" w:hAnsi="Helvetica" w:cs="Helvetica"/>
          <w:color w:val="333333"/>
        </w:rPr>
        <w:fldChar w:fldCharType="separate"/>
      </w:r>
      <w:r>
        <w:rPr>
          <w:rStyle w:val="a8"/>
          <w:rFonts w:ascii="Helvetica" w:hAnsi="Helvetica" w:cs="Helvetica"/>
          <w:color w:val="336699"/>
        </w:rPr>
        <w:t>array_diff</w:t>
      </w:r>
      <w:proofErr w:type="spell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 и </w:t>
      </w:r>
      <w:hyperlink r:id="rId74" w:history="1">
        <w:r>
          <w:rPr>
            <w:rStyle w:val="a8"/>
            <w:rFonts w:ascii="Helvetica" w:hAnsi="Helvetica" w:cs="Helvetica"/>
            <w:color w:val="336699"/>
          </w:rPr>
          <w:t>операторов массивов</w:t>
        </w:r>
      </w:hyperlink>
      <w:r>
        <w:rPr>
          <w:rFonts w:ascii="Helvetica" w:hAnsi="Helvetica" w:cs="Helvetica"/>
          <w:color w:val="333333"/>
        </w:rPr>
        <w:t>.</w:t>
      </w:r>
    </w:p>
    <w:p w14:paraId="5F973344"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Распаковка массива</w:t>
      </w:r>
      <w:hyperlink r:id="rId75" w:anchor="language.types.array.unpacking" w:history="1">
        <w:r>
          <w:rPr>
            <w:rStyle w:val="a8"/>
            <w:rFonts w:ascii="Helvetica" w:hAnsi="Helvetica" w:cs="Helvetica"/>
            <w:b/>
            <w:bCs/>
            <w:bdr w:val="none" w:sz="0" w:space="0" w:color="auto" w:frame="1"/>
          </w:rPr>
          <w:t> ¶</w:t>
        </w:r>
      </w:hyperlink>
    </w:p>
    <w:p w14:paraId="46969537"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 с префиксом </w:t>
      </w:r>
      <w:r>
        <w:rPr>
          <w:rStyle w:val="HTML"/>
          <w:color w:val="333333"/>
        </w:rPr>
        <w:t>...</w:t>
      </w:r>
      <w:r>
        <w:rPr>
          <w:rFonts w:ascii="Helvetica" w:hAnsi="Helvetica" w:cs="Helvetica"/>
          <w:color w:val="333333"/>
        </w:rPr>
        <w:t> будет распакован во время определения массива. Только массивы и объекты, которые реализуют интерфейс </w:t>
      </w:r>
      <w:proofErr w:type="spellStart"/>
      <w:r>
        <w:rPr>
          <w:rStyle w:val="interfacename"/>
          <w:rFonts w:ascii="Helvetica" w:hAnsi="Helvetica" w:cs="Helvetica"/>
          <w:color w:val="333333"/>
        </w:rPr>
        <w:fldChar w:fldCharType="begin"/>
      </w:r>
      <w:r>
        <w:rPr>
          <w:rStyle w:val="interfacename"/>
          <w:rFonts w:ascii="Helvetica" w:hAnsi="Helvetica" w:cs="Helvetica"/>
          <w:color w:val="333333"/>
        </w:rPr>
        <w:instrText xml:space="preserve"> HYPERLINK "https://www.php.net/manual/ru/class.traversable.php" </w:instrText>
      </w:r>
      <w:r>
        <w:rPr>
          <w:rStyle w:val="interfacename"/>
          <w:rFonts w:ascii="Helvetica" w:hAnsi="Helvetica" w:cs="Helvetica"/>
          <w:color w:val="333333"/>
        </w:rPr>
        <w:fldChar w:fldCharType="separate"/>
      </w:r>
      <w:r>
        <w:rPr>
          <w:rStyle w:val="a8"/>
          <w:rFonts w:ascii="Helvetica" w:hAnsi="Helvetica" w:cs="Helvetica"/>
          <w:color w:val="336699"/>
        </w:rPr>
        <w:t>Traversable</w:t>
      </w:r>
      <w:proofErr w:type="spellEnd"/>
      <w:r>
        <w:rPr>
          <w:rStyle w:val="interfacename"/>
          <w:rFonts w:ascii="Helvetica" w:hAnsi="Helvetica" w:cs="Helvetica"/>
          <w:color w:val="333333"/>
        </w:rPr>
        <w:fldChar w:fldCharType="end"/>
      </w:r>
      <w:r>
        <w:rPr>
          <w:rFonts w:ascii="Helvetica" w:hAnsi="Helvetica" w:cs="Helvetica"/>
          <w:color w:val="333333"/>
        </w:rPr>
        <w:t>, могут быть распакованы. Распаковка массива с помощью </w:t>
      </w:r>
      <w:r>
        <w:rPr>
          <w:rStyle w:val="HTML"/>
          <w:color w:val="333333"/>
        </w:rPr>
        <w:t>...</w:t>
      </w:r>
      <w:r>
        <w:rPr>
          <w:rFonts w:ascii="Helvetica" w:hAnsi="Helvetica" w:cs="Helvetica"/>
          <w:color w:val="333333"/>
        </w:rPr>
        <w:t> доступна, начиная с PHP 7.4.0.</w:t>
      </w:r>
    </w:p>
    <w:p w14:paraId="19E72CD5"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 можно распаковывать несколько раз и добавлять обычные элементы до или после оператора </w:t>
      </w:r>
      <w:r>
        <w:rPr>
          <w:rStyle w:val="HTML"/>
          <w:color w:val="333333"/>
        </w:rPr>
        <w:t>...</w:t>
      </w:r>
      <w:r>
        <w:rPr>
          <w:rFonts w:ascii="Helvetica" w:hAnsi="Helvetica" w:cs="Helvetica"/>
          <w:color w:val="333333"/>
        </w:rPr>
        <w:t>:</w:t>
      </w:r>
    </w:p>
    <w:p w14:paraId="54AFB6A7"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#9 Простая распаковка массива</w:t>
      </w:r>
    </w:p>
    <w:p w14:paraId="73FF053F" w14:textId="77777777" w:rsidR="000B141F" w:rsidRPr="000B141F" w:rsidRDefault="000B141F" w:rsidP="000B141F">
      <w:pPr>
        <w:shd w:val="clear" w:color="auto" w:fill="FFFFFF"/>
        <w:rPr>
          <w:rFonts w:ascii="Helvetica" w:hAnsi="Helvetica" w:cs="Helvetica"/>
          <w:color w:val="333333"/>
          <w:lang w:val="en-US"/>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Использование короткого синтаксиса массива.</w:t>
      </w:r>
      <w:r>
        <w:rPr>
          <w:rFonts w:ascii="Courier New" w:hAnsi="Courier New" w:cs="Courier New"/>
          <w:color w:val="FF8000"/>
          <w:sz w:val="20"/>
          <w:szCs w:val="20"/>
        </w:rPr>
        <w:br/>
      </w:r>
      <w:r>
        <w:rPr>
          <w:rStyle w:val="HTML"/>
          <w:rFonts w:eastAsia="Arial"/>
          <w:color w:val="FF8000"/>
        </w:rPr>
        <w:t>// Также работает с синтаксисом </w:t>
      </w:r>
      <w:proofErr w:type="spellStart"/>
      <w:r>
        <w:rPr>
          <w:rStyle w:val="HTML"/>
          <w:rFonts w:eastAsia="Arial"/>
          <w:color w:val="FF8000"/>
        </w:rPr>
        <w:t>array</w:t>
      </w:r>
      <w:proofErr w:type="spellEnd"/>
      <w:r>
        <w:rPr>
          <w:rStyle w:val="HTML"/>
          <w:rFonts w:eastAsia="Arial"/>
          <w:color w:val="FF8000"/>
        </w:rPr>
        <w:t>().</w:t>
      </w:r>
      <w:r>
        <w:rPr>
          <w:rFonts w:ascii="Courier New" w:hAnsi="Courier New" w:cs="Courier New"/>
          <w:color w:val="FF8000"/>
          <w:sz w:val="20"/>
          <w:szCs w:val="20"/>
        </w:rPr>
        <w:br/>
      </w:r>
      <w:r w:rsidRPr="000B141F">
        <w:rPr>
          <w:rStyle w:val="HTML"/>
          <w:rFonts w:eastAsia="Arial"/>
          <w:color w:val="0000BB"/>
          <w:lang w:val="en-US"/>
        </w:rPr>
        <w:t>$arr1 </w:t>
      </w:r>
      <w:r w:rsidRPr="000B141F">
        <w:rPr>
          <w:rStyle w:val="HTML"/>
          <w:rFonts w:eastAsia="Arial"/>
          <w:color w:val="007700"/>
          <w:lang w:val="en-US"/>
        </w:rPr>
        <w:t>= [</w:t>
      </w:r>
      <w:r w:rsidRPr="000B141F">
        <w:rPr>
          <w:rStyle w:val="HTML"/>
          <w:rFonts w:eastAsia="Arial"/>
          <w:color w:val="0000BB"/>
          <w:lang w:val="en-US"/>
        </w:rPr>
        <w:t>1</w:t>
      </w:r>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 </w:t>
      </w:r>
      <w:r w:rsidRPr="000B141F">
        <w:rPr>
          <w:rStyle w:val="HTML"/>
          <w:rFonts w:eastAsia="Arial"/>
          <w:color w:val="0000BB"/>
          <w:lang w:val="en-US"/>
        </w:rPr>
        <w:t>3</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$arr2 </w:t>
      </w:r>
      <w:r w:rsidRPr="000B141F">
        <w:rPr>
          <w:rStyle w:val="HTML"/>
          <w:rFonts w:eastAsia="Arial"/>
          <w:color w:val="007700"/>
          <w:lang w:val="en-US"/>
        </w:rPr>
        <w:t>= [...</w:t>
      </w:r>
      <w:r w:rsidRPr="000B141F">
        <w:rPr>
          <w:rStyle w:val="HTML"/>
          <w:rFonts w:eastAsia="Arial"/>
          <w:color w:val="0000BB"/>
          <w:lang w:val="en-US"/>
        </w:rPr>
        <w:t>$arr1</w:t>
      </w:r>
      <w:r w:rsidRPr="000B141F">
        <w:rPr>
          <w:rStyle w:val="HTML"/>
          <w:rFonts w:eastAsia="Arial"/>
          <w:color w:val="007700"/>
          <w:lang w:val="en-US"/>
        </w:rPr>
        <w:t>]; </w:t>
      </w:r>
      <w:r w:rsidRPr="000B141F">
        <w:rPr>
          <w:rStyle w:val="HTML"/>
          <w:rFonts w:eastAsia="Arial"/>
          <w:color w:val="FF8000"/>
          <w:lang w:val="en-US"/>
        </w:rPr>
        <w:t>// [1, 2, 3]</w:t>
      </w:r>
      <w:r w:rsidRPr="000B141F">
        <w:rPr>
          <w:rFonts w:ascii="Courier New" w:hAnsi="Courier New" w:cs="Courier New"/>
          <w:color w:val="FF8000"/>
          <w:sz w:val="20"/>
          <w:szCs w:val="20"/>
          <w:lang w:val="en-US"/>
        </w:rPr>
        <w:br/>
      </w:r>
      <w:r w:rsidRPr="000B141F">
        <w:rPr>
          <w:rStyle w:val="HTML"/>
          <w:rFonts w:eastAsia="Arial"/>
          <w:color w:val="0000BB"/>
          <w:lang w:val="en-US"/>
        </w:rPr>
        <w:t>$arr3 </w:t>
      </w:r>
      <w:r w:rsidRPr="000B141F">
        <w:rPr>
          <w:rStyle w:val="HTML"/>
          <w:rFonts w:eastAsia="Arial"/>
          <w:color w:val="007700"/>
          <w:lang w:val="en-US"/>
        </w:rPr>
        <w:t>= [</w:t>
      </w:r>
      <w:r w:rsidRPr="000B141F">
        <w:rPr>
          <w:rStyle w:val="HTML"/>
          <w:rFonts w:eastAsia="Arial"/>
          <w:color w:val="0000BB"/>
          <w:lang w:val="en-US"/>
        </w:rPr>
        <w:t>0</w:t>
      </w:r>
      <w:r w:rsidRPr="000B141F">
        <w:rPr>
          <w:rStyle w:val="HTML"/>
          <w:rFonts w:eastAsia="Arial"/>
          <w:color w:val="007700"/>
          <w:lang w:val="en-US"/>
        </w:rPr>
        <w:t>, ...</w:t>
      </w:r>
      <w:r w:rsidRPr="000B141F">
        <w:rPr>
          <w:rStyle w:val="HTML"/>
          <w:rFonts w:eastAsia="Arial"/>
          <w:color w:val="0000BB"/>
          <w:lang w:val="en-US"/>
        </w:rPr>
        <w:t>$arr1</w:t>
      </w:r>
      <w:r w:rsidRPr="000B141F">
        <w:rPr>
          <w:rStyle w:val="HTML"/>
          <w:rFonts w:eastAsia="Arial"/>
          <w:color w:val="007700"/>
          <w:lang w:val="en-US"/>
        </w:rPr>
        <w:t>]; </w:t>
      </w:r>
      <w:r w:rsidRPr="000B141F">
        <w:rPr>
          <w:rStyle w:val="HTML"/>
          <w:rFonts w:eastAsia="Arial"/>
          <w:color w:val="FF8000"/>
          <w:lang w:val="en-US"/>
        </w:rPr>
        <w:t>// [0, 1, 2, 3]</w:t>
      </w:r>
      <w:r w:rsidRPr="000B141F">
        <w:rPr>
          <w:rFonts w:ascii="Courier New" w:hAnsi="Courier New" w:cs="Courier New"/>
          <w:color w:val="FF8000"/>
          <w:sz w:val="20"/>
          <w:szCs w:val="20"/>
          <w:lang w:val="en-US"/>
        </w:rPr>
        <w:br/>
      </w:r>
      <w:r w:rsidRPr="000B141F">
        <w:rPr>
          <w:rStyle w:val="HTML"/>
          <w:rFonts w:eastAsia="Arial"/>
          <w:color w:val="0000BB"/>
          <w:lang w:val="en-US"/>
        </w:rPr>
        <w:t>$arr4 </w:t>
      </w:r>
      <w:r w:rsidRPr="000B141F">
        <w:rPr>
          <w:rStyle w:val="HTML"/>
          <w:rFonts w:eastAsia="Arial"/>
          <w:color w:val="007700"/>
          <w:lang w:val="en-US"/>
        </w:rPr>
        <w:t>= [...</w:t>
      </w:r>
      <w:r w:rsidRPr="000B141F">
        <w:rPr>
          <w:rStyle w:val="HTML"/>
          <w:rFonts w:eastAsia="Arial"/>
          <w:color w:val="0000BB"/>
          <w:lang w:val="en-US"/>
        </w:rPr>
        <w:t>$arr1</w:t>
      </w:r>
      <w:r w:rsidRPr="000B141F">
        <w:rPr>
          <w:rStyle w:val="HTML"/>
          <w:rFonts w:eastAsia="Arial"/>
          <w:color w:val="007700"/>
          <w:lang w:val="en-US"/>
        </w:rPr>
        <w:t>, ...</w:t>
      </w:r>
      <w:r w:rsidRPr="000B141F">
        <w:rPr>
          <w:rStyle w:val="HTML"/>
          <w:rFonts w:eastAsia="Arial"/>
          <w:color w:val="0000BB"/>
          <w:lang w:val="en-US"/>
        </w:rPr>
        <w:t>$arr2</w:t>
      </w:r>
      <w:r w:rsidRPr="000B141F">
        <w:rPr>
          <w:rStyle w:val="HTML"/>
          <w:rFonts w:eastAsia="Arial"/>
          <w:color w:val="007700"/>
          <w:lang w:val="en-US"/>
        </w:rPr>
        <w:t>, </w:t>
      </w:r>
      <w:r w:rsidRPr="000B141F">
        <w:rPr>
          <w:rStyle w:val="HTML"/>
          <w:rFonts w:eastAsia="Arial"/>
          <w:color w:val="0000BB"/>
          <w:lang w:val="en-US"/>
        </w:rPr>
        <w:t>111</w:t>
      </w:r>
      <w:r w:rsidRPr="000B141F">
        <w:rPr>
          <w:rStyle w:val="HTML"/>
          <w:rFonts w:eastAsia="Arial"/>
          <w:color w:val="007700"/>
          <w:lang w:val="en-US"/>
        </w:rPr>
        <w:t>]; </w:t>
      </w:r>
      <w:r w:rsidRPr="000B141F">
        <w:rPr>
          <w:rStyle w:val="HTML"/>
          <w:rFonts w:eastAsia="Arial"/>
          <w:color w:val="FF8000"/>
          <w:lang w:val="en-US"/>
        </w:rPr>
        <w:t>// [1, 2, 3, 1, 2, 3, 111]</w:t>
      </w:r>
      <w:r w:rsidRPr="000B141F">
        <w:rPr>
          <w:rFonts w:ascii="Courier New" w:hAnsi="Courier New" w:cs="Courier New"/>
          <w:color w:val="FF8000"/>
          <w:sz w:val="20"/>
          <w:szCs w:val="20"/>
          <w:lang w:val="en-US"/>
        </w:rPr>
        <w:br/>
      </w:r>
      <w:r w:rsidRPr="000B141F">
        <w:rPr>
          <w:rStyle w:val="HTML"/>
          <w:rFonts w:eastAsia="Arial"/>
          <w:color w:val="0000BB"/>
          <w:lang w:val="en-US"/>
        </w:rPr>
        <w:t>$arr5 </w:t>
      </w:r>
      <w:r w:rsidRPr="000B141F">
        <w:rPr>
          <w:rStyle w:val="HTML"/>
          <w:rFonts w:eastAsia="Arial"/>
          <w:color w:val="007700"/>
          <w:lang w:val="en-US"/>
        </w:rPr>
        <w:t>= [...</w:t>
      </w:r>
      <w:r w:rsidRPr="000B141F">
        <w:rPr>
          <w:rStyle w:val="HTML"/>
          <w:rFonts w:eastAsia="Arial"/>
          <w:color w:val="0000BB"/>
          <w:lang w:val="en-US"/>
        </w:rPr>
        <w:t>$arr1</w:t>
      </w:r>
      <w:r w:rsidRPr="000B141F">
        <w:rPr>
          <w:rStyle w:val="HTML"/>
          <w:rFonts w:eastAsia="Arial"/>
          <w:color w:val="007700"/>
          <w:lang w:val="en-US"/>
        </w:rPr>
        <w:t>, ...</w:t>
      </w:r>
      <w:r w:rsidRPr="000B141F">
        <w:rPr>
          <w:rStyle w:val="HTML"/>
          <w:rFonts w:eastAsia="Arial"/>
          <w:color w:val="0000BB"/>
          <w:lang w:val="en-US"/>
        </w:rPr>
        <w:t>$arr1</w:t>
      </w:r>
      <w:r w:rsidRPr="000B141F">
        <w:rPr>
          <w:rStyle w:val="HTML"/>
          <w:rFonts w:eastAsia="Arial"/>
          <w:color w:val="007700"/>
          <w:lang w:val="en-US"/>
        </w:rPr>
        <w:t>]; </w:t>
      </w:r>
      <w:r w:rsidRPr="000B141F">
        <w:rPr>
          <w:rStyle w:val="HTML"/>
          <w:rFonts w:eastAsia="Arial"/>
          <w:color w:val="FF8000"/>
          <w:lang w:val="en-US"/>
        </w:rPr>
        <w:t>// [1, 2, 3, 1, 2, 3]</w:t>
      </w:r>
      <w:r w:rsidRPr="000B141F">
        <w:rPr>
          <w:rFonts w:ascii="Courier New" w:hAnsi="Courier New" w:cs="Courier New"/>
          <w:color w:val="FF8000"/>
          <w:sz w:val="20"/>
          <w:szCs w:val="20"/>
          <w:lang w:val="en-US"/>
        </w:rPr>
        <w:br/>
      </w:r>
      <w:r w:rsidRPr="000B141F">
        <w:rPr>
          <w:rStyle w:val="HTML"/>
          <w:rFonts w:eastAsia="Arial"/>
          <w:color w:val="007700"/>
          <w:lang w:val="en-US"/>
        </w:rPr>
        <w:t>function </w:t>
      </w:r>
      <w:proofErr w:type="spellStart"/>
      <w:r w:rsidRPr="000B141F">
        <w:rPr>
          <w:rStyle w:val="HTML"/>
          <w:rFonts w:eastAsia="Arial"/>
          <w:color w:val="0000BB"/>
          <w:lang w:val="en-US"/>
        </w:rPr>
        <w:t>getArr</w:t>
      </w:r>
      <w:proofErr w:type="spellEnd"/>
      <w:r w:rsidRPr="000B141F">
        <w:rPr>
          <w:rStyle w:val="HTML"/>
          <w:rFonts w:eastAsia="Arial"/>
          <w:color w:val="007700"/>
          <w:lang w:val="en-US"/>
        </w:rPr>
        <w:t>() {</w:t>
      </w:r>
      <w:r w:rsidRPr="000B141F">
        <w:rPr>
          <w:rFonts w:ascii="Courier New" w:hAnsi="Courier New" w:cs="Courier New"/>
          <w:color w:val="007700"/>
          <w:sz w:val="20"/>
          <w:szCs w:val="20"/>
          <w:lang w:val="en-US"/>
        </w:rPr>
        <w:br/>
      </w:r>
      <w:r w:rsidRPr="000B141F">
        <w:rPr>
          <w:rStyle w:val="HTML"/>
          <w:rFonts w:eastAsia="Arial"/>
          <w:color w:val="007700"/>
          <w:lang w:val="en-US"/>
        </w:rPr>
        <w:t>  return [</w:t>
      </w:r>
      <w:r w:rsidRPr="000B141F">
        <w:rPr>
          <w:rStyle w:val="HTML"/>
          <w:rFonts w:eastAsia="Arial"/>
          <w:color w:val="DD0000"/>
          <w:lang w:val="en-US"/>
        </w:rPr>
        <w:t>'a'</w:t>
      </w:r>
      <w:r w:rsidRPr="000B141F">
        <w:rPr>
          <w:rStyle w:val="HTML"/>
          <w:rFonts w:eastAsia="Arial"/>
          <w:color w:val="007700"/>
          <w:lang w:val="en-US"/>
        </w:rPr>
        <w:t>, </w:t>
      </w:r>
      <w:r w:rsidRPr="000B141F">
        <w:rPr>
          <w:rStyle w:val="HTML"/>
          <w:rFonts w:eastAsia="Arial"/>
          <w:color w:val="DD0000"/>
          <w:lang w:val="en-US"/>
        </w:rPr>
        <w:t>'b'</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$arr6 </w:t>
      </w:r>
      <w:r w:rsidRPr="000B141F">
        <w:rPr>
          <w:rStyle w:val="HTML"/>
          <w:rFonts w:eastAsia="Arial"/>
          <w:color w:val="007700"/>
          <w:lang w:val="en-US"/>
        </w:rPr>
        <w:t>= [...</w:t>
      </w:r>
      <w:proofErr w:type="spellStart"/>
      <w:r w:rsidRPr="000B141F">
        <w:rPr>
          <w:rStyle w:val="HTML"/>
          <w:rFonts w:eastAsia="Arial"/>
          <w:color w:val="0000BB"/>
          <w:lang w:val="en-US"/>
        </w:rPr>
        <w:t>getArr</w:t>
      </w:r>
      <w:proofErr w:type="spellEnd"/>
      <w:r w:rsidRPr="000B141F">
        <w:rPr>
          <w:rStyle w:val="HTML"/>
          <w:rFonts w:eastAsia="Arial"/>
          <w:color w:val="007700"/>
          <w:lang w:val="en-US"/>
        </w:rPr>
        <w:t>(), </w:t>
      </w:r>
      <w:r w:rsidRPr="000B141F">
        <w:rPr>
          <w:rStyle w:val="HTML"/>
          <w:rFonts w:eastAsia="Arial"/>
          <w:color w:val="DD0000"/>
          <w:lang w:val="en-US"/>
        </w:rPr>
        <w:t>'c' </w:t>
      </w:r>
      <w:r w:rsidRPr="000B141F">
        <w:rPr>
          <w:rStyle w:val="HTML"/>
          <w:rFonts w:eastAsia="Arial"/>
          <w:color w:val="007700"/>
          <w:lang w:val="en-US"/>
        </w:rPr>
        <w:t>=&gt; </w:t>
      </w:r>
      <w:r w:rsidRPr="000B141F">
        <w:rPr>
          <w:rStyle w:val="HTML"/>
          <w:rFonts w:eastAsia="Arial"/>
          <w:color w:val="DD0000"/>
          <w:lang w:val="en-US"/>
        </w:rPr>
        <w:t>'d'</w:t>
      </w:r>
      <w:r w:rsidRPr="000B141F">
        <w:rPr>
          <w:rStyle w:val="HTML"/>
          <w:rFonts w:eastAsia="Arial"/>
          <w:color w:val="007700"/>
          <w:lang w:val="en-US"/>
        </w:rPr>
        <w:t>]; </w:t>
      </w:r>
      <w:r w:rsidRPr="000B141F">
        <w:rPr>
          <w:rStyle w:val="HTML"/>
          <w:rFonts w:eastAsia="Arial"/>
          <w:color w:val="FF8000"/>
          <w:lang w:val="en-US"/>
        </w:rPr>
        <w:t>// ['a', 'b', 'c' =&gt; 'd']</w:t>
      </w:r>
      <w:r w:rsidRPr="000B141F">
        <w:rPr>
          <w:rFonts w:ascii="Courier New" w:hAnsi="Courier New" w:cs="Courier New"/>
          <w:color w:val="FF8000"/>
          <w:sz w:val="20"/>
          <w:szCs w:val="20"/>
          <w:lang w:val="en-US"/>
        </w:rPr>
        <w:br/>
      </w:r>
      <w:r w:rsidRPr="000B141F">
        <w:rPr>
          <w:rStyle w:val="HTML"/>
          <w:rFonts w:eastAsia="Arial"/>
          <w:color w:val="0000BB"/>
          <w:lang w:val="en-US"/>
        </w:rPr>
        <w:t>?&gt;</w:t>
      </w:r>
    </w:p>
    <w:p w14:paraId="19794743"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Распаковка массива с помощью оператора </w:t>
      </w:r>
      <w:r>
        <w:rPr>
          <w:rStyle w:val="HTML"/>
          <w:color w:val="333333"/>
        </w:rPr>
        <w:t>...</w:t>
      </w:r>
      <w:r>
        <w:rPr>
          <w:rFonts w:ascii="Helvetica" w:hAnsi="Helvetica" w:cs="Helvetica"/>
          <w:color w:val="333333"/>
        </w:rPr>
        <w:t> следует семантике функции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"https://www.php.net/manual/ru/function.array-merge.php" </w:instrText>
      </w:r>
      <w:r>
        <w:rPr>
          <w:rStyle w:val="function"/>
          <w:rFonts w:ascii="Helvetica" w:hAnsi="Helvetica" w:cs="Helvetica"/>
          <w:color w:val="333333"/>
        </w:rPr>
        <w:fldChar w:fldCharType="separate"/>
      </w:r>
      <w:r>
        <w:rPr>
          <w:rStyle w:val="a8"/>
          <w:rFonts w:ascii="Helvetica" w:hAnsi="Helvetica" w:cs="Helvetica"/>
          <w:color w:val="336699"/>
        </w:rPr>
        <w:t>array_</w:t>
      </w:r>
      <w:proofErr w:type="gramStart"/>
      <w:r>
        <w:rPr>
          <w:rStyle w:val="a8"/>
          <w:rFonts w:ascii="Helvetica" w:hAnsi="Helvetica" w:cs="Helvetica"/>
          <w:color w:val="336699"/>
        </w:rPr>
        <w:t>merge</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 То есть более поздние строковые ключи перезаписывают более ранние, а целочисленные ключи перенумеровываются:</w:t>
      </w:r>
    </w:p>
    <w:p w14:paraId="5CAF951A"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#10 Распаковка массива с дублирующим ключом</w:t>
      </w:r>
    </w:p>
    <w:p w14:paraId="56F7F663"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строковый ключ</w:t>
      </w:r>
      <w:r>
        <w:rPr>
          <w:rFonts w:ascii="Courier New" w:hAnsi="Courier New" w:cs="Courier New"/>
          <w:color w:val="FF8000"/>
          <w:sz w:val="20"/>
          <w:szCs w:val="20"/>
        </w:rPr>
        <w:br/>
      </w:r>
      <w:r>
        <w:rPr>
          <w:rStyle w:val="HTML"/>
          <w:rFonts w:eastAsia="Arial"/>
          <w:color w:val="0000BB"/>
        </w:rPr>
        <w:t>$arr1 </w:t>
      </w:r>
      <w:r>
        <w:rPr>
          <w:rStyle w:val="HTML"/>
          <w:rFonts w:eastAsia="Arial"/>
          <w:color w:val="007700"/>
        </w:rPr>
        <w:t>= [</w:t>
      </w:r>
      <w:r>
        <w:rPr>
          <w:rStyle w:val="HTML"/>
          <w:rFonts w:eastAsia="Arial"/>
          <w:color w:val="DD0000"/>
        </w:rPr>
        <w:t>"a" </w:t>
      </w:r>
      <w:r>
        <w:rPr>
          <w:rStyle w:val="HTML"/>
          <w:rFonts w:eastAsia="Arial"/>
          <w:color w:val="007700"/>
        </w:rPr>
        <w:t>=&gt;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$arr2 </w:t>
      </w:r>
      <w:r>
        <w:rPr>
          <w:rStyle w:val="HTML"/>
          <w:rFonts w:eastAsia="Arial"/>
          <w:color w:val="007700"/>
        </w:rPr>
        <w:t>= [</w:t>
      </w:r>
      <w:r>
        <w:rPr>
          <w:rStyle w:val="HTML"/>
          <w:rFonts w:eastAsia="Arial"/>
          <w:color w:val="DD0000"/>
        </w:rPr>
        <w:t>"a" </w:t>
      </w:r>
      <w:r>
        <w:rPr>
          <w:rStyle w:val="HTML"/>
          <w:rFonts w:eastAsia="Arial"/>
          <w:color w:val="007700"/>
        </w:rPr>
        <w:t>=&gt; </w:t>
      </w:r>
      <w:r>
        <w:rPr>
          <w:rStyle w:val="HTML"/>
          <w:rFonts w:eastAsia="Arial"/>
          <w:color w:val="0000BB"/>
        </w:rPr>
        <w:t>2</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$arr3 </w:t>
      </w:r>
      <w:r>
        <w:rPr>
          <w:rStyle w:val="HTML"/>
          <w:rFonts w:eastAsia="Arial"/>
          <w:color w:val="007700"/>
        </w:rPr>
        <w:t>= [</w:t>
      </w:r>
      <w:r>
        <w:rPr>
          <w:rStyle w:val="HTML"/>
          <w:rFonts w:eastAsia="Arial"/>
          <w:color w:val="DD0000"/>
        </w:rPr>
        <w:t>"a" </w:t>
      </w:r>
      <w:r>
        <w:rPr>
          <w:rStyle w:val="HTML"/>
          <w:rFonts w:eastAsia="Arial"/>
          <w:color w:val="007700"/>
        </w:rPr>
        <w:t>=&gt; </w:t>
      </w:r>
      <w:r>
        <w:rPr>
          <w:rStyle w:val="HTML"/>
          <w:rFonts w:eastAsia="Arial"/>
          <w:color w:val="0000BB"/>
        </w:rPr>
        <w:t>0</w:t>
      </w:r>
      <w:r>
        <w:rPr>
          <w:rStyle w:val="HTML"/>
          <w:rFonts w:eastAsia="Arial"/>
          <w:color w:val="007700"/>
        </w:rPr>
        <w:t>, ...</w:t>
      </w:r>
      <w:r>
        <w:rPr>
          <w:rStyle w:val="HTML"/>
          <w:rFonts w:eastAsia="Arial"/>
          <w:color w:val="0000BB"/>
        </w:rPr>
        <w:t>$arr1</w:t>
      </w:r>
      <w:r>
        <w:rPr>
          <w:rStyle w:val="HTML"/>
          <w:rFonts w:eastAsia="Arial"/>
          <w:color w:val="007700"/>
        </w:rPr>
        <w:t>, ...</w:t>
      </w:r>
      <w:r>
        <w:rPr>
          <w:rStyle w:val="HTML"/>
          <w:rFonts w:eastAsia="Arial"/>
          <w:color w:val="0000BB"/>
        </w:rPr>
        <w:t>$arr2</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lastRenderedPageBreak/>
        <w:t>var_dump</w:t>
      </w:r>
      <w:proofErr w:type="spellEnd"/>
      <w:r>
        <w:rPr>
          <w:rStyle w:val="HTML"/>
          <w:rFonts w:eastAsia="Arial"/>
          <w:color w:val="007700"/>
        </w:rPr>
        <w:t>(</w:t>
      </w:r>
      <w:r>
        <w:rPr>
          <w:rStyle w:val="HTML"/>
          <w:rFonts w:eastAsia="Arial"/>
          <w:color w:val="0000BB"/>
        </w:rPr>
        <w:t>$arr3</w:t>
      </w:r>
      <w:r>
        <w:rPr>
          <w:rStyle w:val="HTML"/>
          <w:rFonts w:eastAsia="Arial"/>
          <w:color w:val="007700"/>
        </w:rPr>
        <w:t>); </w:t>
      </w:r>
      <w:r>
        <w:rPr>
          <w:rStyle w:val="HTML"/>
          <w:rFonts w:eastAsia="Arial"/>
          <w:color w:val="FF8000"/>
        </w:rPr>
        <w:t>// ["a" =&gt; 2]</w:t>
      </w:r>
      <w:r>
        <w:rPr>
          <w:rFonts w:ascii="Courier New" w:hAnsi="Courier New" w:cs="Courier New"/>
          <w:color w:val="FF8000"/>
          <w:sz w:val="20"/>
          <w:szCs w:val="20"/>
        </w:rPr>
        <w:br/>
      </w:r>
      <w:r>
        <w:rPr>
          <w:rStyle w:val="HTML"/>
          <w:rFonts w:eastAsia="Arial"/>
          <w:color w:val="FF8000"/>
        </w:rPr>
        <w:t>// целочисленный ключ</w:t>
      </w:r>
      <w:r>
        <w:rPr>
          <w:rFonts w:ascii="Courier New" w:hAnsi="Courier New" w:cs="Courier New"/>
          <w:color w:val="FF8000"/>
          <w:sz w:val="20"/>
          <w:szCs w:val="20"/>
        </w:rPr>
        <w:br/>
      </w:r>
      <w:r>
        <w:rPr>
          <w:rStyle w:val="HTML"/>
          <w:rFonts w:eastAsia="Arial"/>
          <w:color w:val="0000BB"/>
        </w:rPr>
        <w:t>$arr4 </w:t>
      </w:r>
      <w:r>
        <w:rPr>
          <w:rStyle w:val="HTML"/>
          <w:rFonts w:eastAsia="Arial"/>
          <w:color w:val="007700"/>
        </w:rPr>
        <w:t>= [</w:t>
      </w:r>
      <w:r>
        <w:rPr>
          <w:rStyle w:val="HTML"/>
          <w:rFonts w:eastAsia="Arial"/>
          <w:color w:val="0000BB"/>
        </w:rPr>
        <w:t>1</w:t>
      </w:r>
      <w:r>
        <w:rPr>
          <w:rStyle w:val="HTML"/>
          <w:rFonts w:eastAsia="Arial"/>
          <w:color w:val="007700"/>
        </w:rPr>
        <w:t>, </w:t>
      </w:r>
      <w:r>
        <w:rPr>
          <w:rStyle w:val="HTML"/>
          <w:rFonts w:eastAsia="Arial"/>
          <w:color w:val="0000BB"/>
        </w:rPr>
        <w:t>2</w:t>
      </w:r>
      <w:r>
        <w:rPr>
          <w:rStyle w:val="HTML"/>
          <w:rFonts w:eastAsia="Arial"/>
          <w:color w:val="007700"/>
        </w:rPr>
        <w:t>, </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$arr5 </w:t>
      </w:r>
      <w:r>
        <w:rPr>
          <w:rStyle w:val="HTML"/>
          <w:rFonts w:eastAsia="Arial"/>
          <w:color w:val="007700"/>
        </w:rPr>
        <w:t>= [</w:t>
      </w:r>
      <w:r>
        <w:rPr>
          <w:rStyle w:val="HTML"/>
          <w:rFonts w:eastAsia="Arial"/>
          <w:color w:val="0000BB"/>
        </w:rPr>
        <w:t>4</w:t>
      </w:r>
      <w:r>
        <w:rPr>
          <w:rStyle w:val="HTML"/>
          <w:rFonts w:eastAsia="Arial"/>
          <w:color w:val="007700"/>
        </w:rPr>
        <w:t>, </w:t>
      </w:r>
      <w:r>
        <w:rPr>
          <w:rStyle w:val="HTML"/>
          <w:rFonts w:eastAsia="Arial"/>
          <w:color w:val="0000BB"/>
        </w:rPr>
        <w:t>5</w:t>
      </w:r>
      <w:r>
        <w:rPr>
          <w:rStyle w:val="HTML"/>
          <w:rFonts w:eastAsia="Arial"/>
          <w:color w:val="007700"/>
        </w:rPr>
        <w:t>, </w:t>
      </w:r>
      <w:r>
        <w:rPr>
          <w:rStyle w:val="HTML"/>
          <w:rFonts w:eastAsia="Arial"/>
          <w:color w:val="0000BB"/>
        </w:rPr>
        <w:t>6</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$arr6 </w:t>
      </w:r>
      <w:r>
        <w:rPr>
          <w:rStyle w:val="HTML"/>
          <w:rFonts w:eastAsia="Arial"/>
          <w:color w:val="007700"/>
        </w:rPr>
        <w:t>= [...</w:t>
      </w:r>
      <w:r>
        <w:rPr>
          <w:rStyle w:val="HTML"/>
          <w:rFonts w:eastAsia="Arial"/>
          <w:color w:val="0000BB"/>
        </w:rPr>
        <w:t>$arr4</w:t>
      </w:r>
      <w:r>
        <w:rPr>
          <w:rStyle w:val="HTML"/>
          <w:rFonts w:eastAsia="Arial"/>
          <w:color w:val="007700"/>
        </w:rPr>
        <w:t>, ...</w:t>
      </w:r>
      <w:r>
        <w:rPr>
          <w:rStyle w:val="HTML"/>
          <w:rFonts w:eastAsia="Arial"/>
          <w:color w:val="0000BB"/>
        </w:rPr>
        <w:t>$arr5</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var_dump</w:t>
      </w:r>
      <w:proofErr w:type="spellEnd"/>
      <w:r>
        <w:rPr>
          <w:rStyle w:val="HTML"/>
          <w:rFonts w:eastAsia="Arial"/>
          <w:color w:val="007700"/>
        </w:rPr>
        <w:t>(</w:t>
      </w:r>
      <w:r>
        <w:rPr>
          <w:rStyle w:val="HTML"/>
          <w:rFonts w:eastAsia="Arial"/>
          <w:color w:val="0000BB"/>
        </w:rPr>
        <w:t>$arr6</w:t>
      </w:r>
      <w:r>
        <w:rPr>
          <w:rStyle w:val="HTML"/>
          <w:rFonts w:eastAsia="Arial"/>
          <w:color w:val="007700"/>
        </w:rPr>
        <w:t>); </w:t>
      </w:r>
      <w:r>
        <w:rPr>
          <w:rStyle w:val="HTML"/>
          <w:rFonts w:eastAsia="Arial"/>
          <w:color w:val="FF8000"/>
        </w:rPr>
        <w:t>// [1, 2, 3, 4, 5, 6]</w:t>
      </w:r>
      <w:r>
        <w:rPr>
          <w:rFonts w:ascii="Courier New" w:hAnsi="Courier New" w:cs="Courier New"/>
          <w:color w:val="FF8000"/>
          <w:sz w:val="20"/>
          <w:szCs w:val="20"/>
        </w:rPr>
        <w:br/>
      </w:r>
      <w:r>
        <w:rPr>
          <w:rStyle w:val="HTML"/>
          <w:rFonts w:eastAsia="Arial"/>
          <w:color w:val="FF8000"/>
        </w:rPr>
        <w:t>// Который [0 =&gt; 1, 1 =&gt; 2, 2 =&gt; 3, 3 =&gt; 4, 4 =&gt; 5, 5 =&gt; 6]</w:t>
      </w:r>
      <w:r>
        <w:rPr>
          <w:rFonts w:ascii="Courier New" w:hAnsi="Courier New" w:cs="Courier New"/>
          <w:color w:val="FF8000"/>
          <w:sz w:val="20"/>
          <w:szCs w:val="20"/>
        </w:rPr>
        <w:br/>
      </w:r>
      <w:r>
        <w:rPr>
          <w:rStyle w:val="HTML"/>
          <w:rFonts w:eastAsia="Arial"/>
          <w:color w:val="FF8000"/>
        </w:rPr>
        <w:t>// где исходные целочисленные ключи не были сохранены.</w:t>
      </w:r>
      <w:r>
        <w:rPr>
          <w:rFonts w:ascii="Courier New" w:hAnsi="Courier New" w:cs="Courier New"/>
          <w:color w:val="FF8000"/>
          <w:sz w:val="20"/>
          <w:szCs w:val="20"/>
        </w:rPr>
        <w:br/>
      </w:r>
      <w:r>
        <w:rPr>
          <w:rStyle w:val="HTML"/>
          <w:rFonts w:eastAsia="Arial"/>
          <w:color w:val="0000BB"/>
        </w:rPr>
        <w:t>?&gt;</w:t>
      </w:r>
    </w:p>
    <w:p w14:paraId="01B41C0B"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75A490EF"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Ключи, которые не являются ни целыми числами, ни строками, вызывают ошибку </w:t>
      </w:r>
      <w:proofErr w:type="spellStart"/>
      <w:r>
        <w:rPr>
          <w:rStyle w:val="classname"/>
          <w:rFonts w:ascii="Helvetica" w:hAnsi="Helvetica" w:cs="Helvetica"/>
          <w:color w:val="333333"/>
        </w:rPr>
        <w:fldChar w:fldCharType="begin"/>
      </w:r>
      <w:r>
        <w:rPr>
          <w:rStyle w:val="classname"/>
          <w:rFonts w:ascii="Helvetica" w:hAnsi="Helvetica" w:cs="Helvetica"/>
          <w:color w:val="333333"/>
        </w:rPr>
        <w:instrText xml:space="preserve"> HYPERLINK "https://www.php.net/manual/ru/class.typeerror.php" </w:instrText>
      </w:r>
      <w:r>
        <w:rPr>
          <w:rStyle w:val="classname"/>
          <w:rFonts w:ascii="Helvetica" w:hAnsi="Helvetica" w:cs="Helvetica"/>
          <w:color w:val="333333"/>
        </w:rPr>
        <w:fldChar w:fldCharType="separate"/>
      </w:r>
      <w:r>
        <w:rPr>
          <w:rStyle w:val="a8"/>
          <w:rFonts w:ascii="Helvetica" w:hAnsi="Helvetica" w:cs="Helvetica"/>
          <w:color w:val="336699"/>
        </w:rPr>
        <w:t>TypeError</w:t>
      </w:r>
      <w:proofErr w:type="spellEnd"/>
      <w:r>
        <w:rPr>
          <w:rStyle w:val="classname"/>
          <w:rFonts w:ascii="Helvetica" w:hAnsi="Helvetica" w:cs="Helvetica"/>
          <w:color w:val="333333"/>
        </w:rPr>
        <w:fldChar w:fldCharType="end"/>
      </w:r>
      <w:r>
        <w:rPr>
          <w:rFonts w:ascii="Helvetica" w:hAnsi="Helvetica" w:cs="Helvetica"/>
          <w:color w:val="333333"/>
        </w:rPr>
        <w:t>. Такие ключи могут быть сгенерированы только объектом </w:t>
      </w:r>
      <w:proofErr w:type="spellStart"/>
      <w:r>
        <w:rPr>
          <w:rStyle w:val="interfacename"/>
          <w:rFonts w:ascii="Helvetica" w:hAnsi="Helvetica" w:cs="Helvetica"/>
          <w:color w:val="333333"/>
        </w:rPr>
        <w:fldChar w:fldCharType="begin"/>
      </w:r>
      <w:r>
        <w:rPr>
          <w:rStyle w:val="interfacename"/>
          <w:rFonts w:ascii="Helvetica" w:hAnsi="Helvetica" w:cs="Helvetica"/>
          <w:color w:val="333333"/>
        </w:rPr>
        <w:instrText xml:space="preserve"> HYPERLINK "https://www.php.net/manual/ru/class.traversable.php" </w:instrText>
      </w:r>
      <w:r>
        <w:rPr>
          <w:rStyle w:val="interfacename"/>
          <w:rFonts w:ascii="Helvetica" w:hAnsi="Helvetica" w:cs="Helvetica"/>
          <w:color w:val="333333"/>
        </w:rPr>
        <w:fldChar w:fldCharType="separate"/>
      </w:r>
      <w:r>
        <w:rPr>
          <w:rStyle w:val="a8"/>
          <w:rFonts w:ascii="Helvetica" w:hAnsi="Helvetica" w:cs="Helvetica"/>
          <w:color w:val="336699"/>
        </w:rPr>
        <w:t>Traversable</w:t>
      </w:r>
      <w:proofErr w:type="spellEnd"/>
      <w:r>
        <w:rPr>
          <w:rStyle w:val="interfacename"/>
          <w:rFonts w:ascii="Helvetica" w:hAnsi="Helvetica" w:cs="Helvetica"/>
          <w:color w:val="333333"/>
        </w:rPr>
        <w:fldChar w:fldCharType="end"/>
      </w:r>
      <w:r>
        <w:rPr>
          <w:rFonts w:ascii="Helvetica" w:hAnsi="Helvetica" w:cs="Helvetica"/>
          <w:color w:val="333333"/>
        </w:rPr>
        <w:t>.</w:t>
      </w:r>
    </w:p>
    <w:p w14:paraId="455910D8" w14:textId="77777777" w:rsidR="000B141F" w:rsidRDefault="000B141F" w:rsidP="000B141F">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04E80E28" w14:textId="77777777" w:rsidR="000B141F" w:rsidRDefault="000B141F" w:rsidP="000B141F">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До PHP 8.1 распаковка массива со строковым ключом не поддерживалась:</w:t>
      </w:r>
    </w:p>
    <w:p w14:paraId="5573C648"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$arr1 </w:t>
      </w:r>
      <w:r>
        <w:rPr>
          <w:rStyle w:val="HTML"/>
          <w:rFonts w:eastAsia="Arial"/>
          <w:color w:val="007700"/>
        </w:rPr>
        <w:t>= [</w:t>
      </w:r>
      <w:r>
        <w:rPr>
          <w:rStyle w:val="HTML"/>
          <w:rFonts w:eastAsia="Arial"/>
          <w:color w:val="0000BB"/>
        </w:rPr>
        <w:t>1</w:t>
      </w:r>
      <w:r>
        <w:rPr>
          <w:rStyle w:val="HTML"/>
          <w:rFonts w:eastAsia="Arial"/>
          <w:color w:val="007700"/>
        </w:rPr>
        <w:t>, </w:t>
      </w:r>
      <w:r>
        <w:rPr>
          <w:rStyle w:val="HTML"/>
          <w:rFonts w:eastAsia="Arial"/>
          <w:color w:val="0000BB"/>
        </w:rPr>
        <w:t>2</w:t>
      </w:r>
      <w:r>
        <w:rPr>
          <w:rStyle w:val="HTML"/>
          <w:rFonts w:eastAsia="Arial"/>
          <w:color w:val="007700"/>
        </w:rPr>
        <w:t>, </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$arr2 </w:t>
      </w:r>
      <w:r>
        <w:rPr>
          <w:rStyle w:val="HTML"/>
          <w:rFonts w:eastAsia="Arial"/>
          <w:color w:val="007700"/>
        </w:rPr>
        <w:t>= [</w:t>
      </w:r>
      <w:r>
        <w:rPr>
          <w:rStyle w:val="HTML"/>
          <w:rFonts w:eastAsia="Arial"/>
          <w:color w:val="DD0000"/>
        </w:rPr>
        <w:t>'a' </w:t>
      </w:r>
      <w:r>
        <w:rPr>
          <w:rStyle w:val="HTML"/>
          <w:rFonts w:eastAsia="Arial"/>
          <w:color w:val="007700"/>
        </w:rPr>
        <w:t>=&gt;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$arr3 </w:t>
      </w:r>
      <w:r>
        <w:rPr>
          <w:rStyle w:val="HTML"/>
          <w:rFonts w:eastAsia="Arial"/>
          <w:color w:val="007700"/>
        </w:rPr>
        <w:t>= [...</w:t>
      </w:r>
      <w:r>
        <w:rPr>
          <w:rStyle w:val="HTML"/>
          <w:rFonts w:eastAsia="Arial"/>
          <w:color w:val="0000BB"/>
        </w:rPr>
        <w:t>$arr1</w:t>
      </w:r>
      <w:r>
        <w:rPr>
          <w:rStyle w:val="HTML"/>
          <w:rFonts w:eastAsia="Arial"/>
          <w:color w:val="007700"/>
        </w:rPr>
        <w:t>, ...</w:t>
      </w:r>
      <w:r>
        <w:rPr>
          <w:rStyle w:val="HTML"/>
          <w:rFonts w:eastAsia="Arial"/>
          <w:color w:val="0000BB"/>
        </w:rPr>
        <w:t>$arr2</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Ошибка: невозможно распаковать массив со строковыми ключами в example.php:5</w:t>
      </w:r>
      <w:r>
        <w:rPr>
          <w:rFonts w:ascii="Courier New" w:hAnsi="Courier New" w:cs="Courier New"/>
          <w:color w:val="FF8000"/>
          <w:sz w:val="20"/>
          <w:szCs w:val="20"/>
        </w:rPr>
        <w:br/>
      </w:r>
      <w:r>
        <w:rPr>
          <w:rStyle w:val="HTML"/>
          <w:rFonts w:eastAsia="Arial"/>
          <w:color w:val="0000BB"/>
        </w:rPr>
        <w:t>$arr4 </w:t>
      </w:r>
      <w:r>
        <w:rPr>
          <w:rStyle w:val="HTML"/>
          <w:rFonts w:eastAsia="Arial"/>
          <w:color w:val="007700"/>
        </w:rPr>
        <w:t>= [</w:t>
      </w:r>
      <w:r>
        <w:rPr>
          <w:rStyle w:val="HTML"/>
          <w:rFonts w:eastAsia="Arial"/>
          <w:color w:val="0000BB"/>
        </w:rPr>
        <w:t>1</w:t>
      </w:r>
      <w:r>
        <w:rPr>
          <w:rStyle w:val="HTML"/>
          <w:rFonts w:eastAsia="Arial"/>
          <w:color w:val="007700"/>
        </w:rPr>
        <w:t>, </w:t>
      </w:r>
      <w:r>
        <w:rPr>
          <w:rStyle w:val="HTML"/>
          <w:rFonts w:eastAsia="Arial"/>
          <w:color w:val="0000BB"/>
        </w:rPr>
        <w:t>2</w:t>
      </w:r>
      <w:r>
        <w:rPr>
          <w:rStyle w:val="HTML"/>
          <w:rFonts w:eastAsia="Arial"/>
          <w:color w:val="007700"/>
        </w:rPr>
        <w:t>, </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$arr5 </w:t>
      </w:r>
      <w:r>
        <w:rPr>
          <w:rStyle w:val="HTML"/>
          <w:rFonts w:eastAsia="Arial"/>
          <w:color w:val="007700"/>
        </w:rPr>
        <w:t>= [</w:t>
      </w:r>
      <w:r>
        <w:rPr>
          <w:rStyle w:val="HTML"/>
          <w:rFonts w:eastAsia="Arial"/>
          <w:color w:val="0000BB"/>
        </w:rPr>
        <w:t>4</w:t>
      </w:r>
      <w:r>
        <w:rPr>
          <w:rStyle w:val="HTML"/>
          <w:rFonts w:eastAsia="Arial"/>
          <w:color w:val="007700"/>
        </w:rPr>
        <w:t>, </w:t>
      </w:r>
      <w:r>
        <w:rPr>
          <w:rStyle w:val="HTML"/>
          <w:rFonts w:eastAsia="Arial"/>
          <w:color w:val="0000BB"/>
        </w:rPr>
        <w:t>5</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$arr6 </w:t>
      </w:r>
      <w:r>
        <w:rPr>
          <w:rStyle w:val="HTML"/>
          <w:rFonts w:eastAsia="Arial"/>
          <w:color w:val="007700"/>
        </w:rPr>
        <w:t>= [...</w:t>
      </w:r>
      <w:r>
        <w:rPr>
          <w:rStyle w:val="HTML"/>
          <w:rFonts w:eastAsia="Arial"/>
          <w:color w:val="0000BB"/>
        </w:rPr>
        <w:t>$arr4</w:t>
      </w:r>
      <w:r>
        <w:rPr>
          <w:rStyle w:val="HTML"/>
          <w:rFonts w:eastAsia="Arial"/>
          <w:color w:val="007700"/>
        </w:rPr>
        <w:t>, ...</w:t>
      </w:r>
      <w:r>
        <w:rPr>
          <w:rStyle w:val="HTML"/>
          <w:rFonts w:eastAsia="Arial"/>
          <w:color w:val="0000BB"/>
        </w:rPr>
        <w:t>$arr5</w:t>
      </w:r>
      <w:r>
        <w:rPr>
          <w:rStyle w:val="HTML"/>
          <w:rFonts w:eastAsia="Arial"/>
          <w:color w:val="007700"/>
        </w:rPr>
        <w:t>]; </w:t>
      </w:r>
      <w:r>
        <w:rPr>
          <w:rStyle w:val="HTML"/>
          <w:rFonts w:eastAsia="Arial"/>
          <w:color w:val="FF8000"/>
        </w:rPr>
        <w:t>// работает. [1, 2, 3, 4, 5]</w:t>
      </w:r>
      <w:r>
        <w:rPr>
          <w:rFonts w:ascii="Courier New" w:hAnsi="Courier New" w:cs="Courier New"/>
          <w:color w:val="FF8000"/>
          <w:sz w:val="20"/>
          <w:szCs w:val="20"/>
        </w:rPr>
        <w:br/>
      </w:r>
      <w:r>
        <w:rPr>
          <w:rStyle w:val="HTML"/>
          <w:rFonts w:eastAsia="Arial"/>
          <w:color w:val="0000BB"/>
        </w:rPr>
        <w:t>?&gt;</w:t>
      </w:r>
    </w:p>
    <w:p w14:paraId="558AA95F" w14:textId="77777777" w:rsidR="000B141F" w:rsidRDefault="000B141F" w:rsidP="000B141F">
      <w:pPr>
        <w:pStyle w:val="3"/>
        <w:shd w:val="clear" w:color="auto" w:fill="F2F2F2"/>
        <w:rPr>
          <w:rFonts w:ascii="Helvetica" w:hAnsi="Helvetica" w:cs="Helvetica"/>
          <w:color w:val="793862"/>
        </w:rPr>
      </w:pPr>
      <w:r>
        <w:rPr>
          <w:rFonts w:ascii="Helvetica" w:hAnsi="Helvetica" w:cs="Helvetica"/>
          <w:b/>
          <w:bCs/>
          <w:color w:val="793862"/>
        </w:rPr>
        <w:t>Примеры</w:t>
      </w:r>
      <w:hyperlink r:id="rId76" w:anchor="language.types.array.examples" w:history="1">
        <w:r>
          <w:rPr>
            <w:rStyle w:val="a8"/>
            <w:rFonts w:ascii="Helvetica" w:hAnsi="Helvetica" w:cs="Helvetica"/>
            <w:b/>
            <w:bCs/>
            <w:bdr w:val="none" w:sz="0" w:space="0" w:color="auto" w:frame="1"/>
          </w:rPr>
          <w:t> ¶</w:t>
        </w:r>
      </w:hyperlink>
    </w:p>
    <w:p w14:paraId="43908CF6"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Тип массив в PHP является очень гибким, вот несколько примеров:</w:t>
      </w:r>
    </w:p>
    <w:p w14:paraId="1B7C7EFA"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это</w:t>
      </w:r>
      <w:r>
        <w:rPr>
          <w:rFonts w:ascii="Courier New" w:hAnsi="Courier New" w:cs="Courier New"/>
          <w:color w:val="FF8000"/>
          <w:sz w:val="20"/>
          <w:szCs w:val="20"/>
        </w:rPr>
        <w:br/>
      </w:r>
      <w:r>
        <w:rPr>
          <w:rStyle w:val="HTML"/>
          <w:rFonts w:eastAsia="Arial"/>
          <w:color w:val="0000BB"/>
        </w:rPr>
        <w:t>$a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color</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red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taste</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sweet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shape</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round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name</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apple</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4        </w:t>
      </w:r>
      <w:r>
        <w:rPr>
          <w:rStyle w:val="HTML"/>
          <w:rFonts w:eastAsia="Arial"/>
          <w:color w:val="FF8000"/>
        </w:rPr>
        <w:t>// ключом будет 0</w:t>
      </w:r>
      <w:r>
        <w:rPr>
          <w:rFonts w:ascii="Courier New" w:hAnsi="Courier New" w:cs="Courier New"/>
          <w:color w:val="FF8000"/>
          <w:sz w:val="20"/>
          <w:szCs w:val="20"/>
        </w:rPr>
        <w:br/>
      </w:r>
      <w:r>
        <w:rPr>
          <w:rStyle w:val="HTML"/>
          <w:rFonts w:eastAsia="Arial"/>
          <w:color w:val="FF8000"/>
        </w:rPr>
        <w:t>          </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$b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Style w:val="HTML"/>
          <w:rFonts w:eastAsia="Arial"/>
          <w:color w:val="DD0000"/>
        </w:rPr>
        <w:t>'a'</w:t>
      </w:r>
      <w:r>
        <w:rPr>
          <w:rStyle w:val="HTML"/>
          <w:rFonts w:eastAsia="Arial"/>
          <w:color w:val="007700"/>
        </w:rPr>
        <w:t>, </w:t>
      </w:r>
      <w:r>
        <w:rPr>
          <w:rStyle w:val="HTML"/>
          <w:rFonts w:eastAsia="Arial"/>
          <w:color w:val="DD0000"/>
        </w:rPr>
        <w:t>'b'</w:t>
      </w:r>
      <w:r>
        <w:rPr>
          <w:rStyle w:val="HTML"/>
          <w:rFonts w:eastAsia="Arial"/>
          <w:color w:val="007700"/>
        </w:rPr>
        <w:t>, </w:t>
      </w:r>
      <w:r>
        <w:rPr>
          <w:rStyle w:val="HTML"/>
          <w:rFonts w:eastAsia="Arial"/>
          <w:color w:val="DD0000"/>
        </w:rPr>
        <w:t>'c'</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 . .полностью соответствует</w:t>
      </w:r>
      <w:r>
        <w:rPr>
          <w:rFonts w:ascii="Courier New" w:hAnsi="Courier New" w:cs="Courier New"/>
          <w:color w:val="FF8000"/>
          <w:sz w:val="20"/>
          <w:szCs w:val="20"/>
        </w:rPr>
        <w:br/>
      </w:r>
      <w:r>
        <w:rPr>
          <w:rStyle w:val="HTML"/>
          <w:rFonts w:eastAsia="Arial"/>
          <w:color w:val="0000BB"/>
        </w:rPr>
        <w:t>$a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$a</w:t>
      </w:r>
      <w:r>
        <w:rPr>
          <w:rStyle w:val="HTML"/>
          <w:rFonts w:eastAsia="Arial"/>
          <w:color w:val="007700"/>
        </w:rPr>
        <w:t>[</w:t>
      </w:r>
      <w:r>
        <w:rPr>
          <w:rStyle w:val="HTML"/>
          <w:rFonts w:eastAsia="Arial"/>
          <w:color w:val="DD0000"/>
        </w:rPr>
        <w:t>'</w:t>
      </w:r>
      <w:proofErr w:type="spellStart"/>
      <w:r>
        <w:rPr>
          <w:rStyle w:val="HTML"/>
          <w:rFonts w:eastAsia="Arial"/>
          <w:color w:val="DD0000"/>
        </w:rPr>
        <w:t>color</w:t>
      </w:r>
      <w:proofErr w:type="spellEnd"/>
      <w:r>
        <w:rPr>
          <w:rStyle w:val="HTML"/>
          <w:rFonts w:eastAsia="Arial"/>
          <w:color w:val="DD0000"/>
        </w:rPr>
        <w:t>'</w:t>
      </w:r>
      <w:r>
        <w:rPr>
          <w:rStyle w:val="HTML"/>
          <w:rFonts w:eastAsia="Arial"/>
          <w:color w:val="007700"/>
        </w:rPr>
        <w:t>] = </w:t>
      </w:r>
      <w:r>
        <w:rPr>
          <w:rStyle w:val="HTML"/>
          <w:rFonts w:eastAsia="Arial"/>
          <w:color w:val="DD0000"/>
        </w:rPr>
        <w:t>'</w:t>
      </w:r>
      <w:proofErr w:type="spellStart"/>
      <w:r>
        <w:rPr>
          <w:rStyle w:val="HTML"/>
          <w:rFonts w:eastAsia="Arial"/>
          <w:color w:val="DD0000"/>
        </w:rPr>
        <w:t>red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w:t>
      </w:r>
      <w:r>
        <w:rPr>
          <w:rStyle w:val="HTML"/>
          <w:rFonts w:eastAsia="Arial"/>
          <w:color w:val="007700"/>
        </w:rPr>
        <w:t>[</w:t>
      </w:r>
      <w:r>
        <w:rPr>
          <w:rStyle w:val="HTML"/>
          <w:rFonts w:eastAsia="Arial"/>
          <w:color w:val="DD0000"/>
        </w:rPr>
        <w:t>'</w:t>
      </w:r>
      <w:proofErr w:type="spellStart"/>
      <w:r>
        <w:rPr>
          <w:rStyle w:val="HTML"/>
          <w:rFonts w:eastAsia="Arial"/>
          <w:color w:val="DD0000"/>
        </w:rPr>
        <w:t>taste</w:t>
      </w:r>
      <w:proofErr w:type="spellEnd"/>
      <w:r>
        <w:rPr>
          <w:rStyle w:val="HTML"/>
          <w:rFonts w:eastAsia="Arial"/>
          <w:color w:val="DD0000"/>
        </w:rPr>
        <w:t>'</w:t>
      </w:r>
      <w:r>
        <w:rPr>
          <w:rStyle w:val="HTML"/>
          <w:rFonts w:eastAsia="Arial"/>
          <w:color w:val="007700"/>
        </w:rPr>
        <w:t>] = </w:t>
      </w:r>
      <w:r>
        <w:rPr>
          <w:rStyle w:val="HTML"/>
          <w:rFonts w:eastAsia="Arial"/>
          <w:color w:val="DD0000"/>
        </w:rPr>
        <w:t>'</w:t>
      </w:r>
      <w:proofErr w:type="spellStart"/>
      <w:r>
        <w:rPr>
          <w:rStyle w:val="HTML"/>
          <w:rFonts w:eastAsia="Arial"/>
          <w:color w:val="DD0000"/>
        </w:rPr>
        <w:t>sweet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w:t>
      </w:r>
      <w:r>
        <w:rPr>
          <w:rStyle w:val="HTML"/>
          <w:rFonts w:eastAsia="Arial"/>
          <w:color w:val="007700"/>
        </w:rPr>
        <w:t>[</w:t>
      </w:r>
      <w:r>
        <w:rPr>
          <w:rStyle w:val="HTML"/>
          <w:rFonts w:eastAsia="Arial"/>
          <w:color w:val="DD0000"/>
        </w:rPr>
        <w:t>'</w:t>
      </w:r>
      <w:proofErr w:type="spellStart"/>
      <w:r>
        <w:rPr>
          <w:rStyle w:val="HTML"/>
          <w:rFonts w:eastAsia="Arial"/>
          <w:color w:val="DD0000"/>
        </w:rPr>
        <w:t>shape</w:t>
      </w:r>
      <w:proofErr w:type="spellEnd"/>
      <w:r>
        <w:rPr>
          <w:rStyle w:val="HTML"/>
          <w:rFonts w:eastAsia="Arial"/>
          <w:color w:val="DD0000"/>
        </w:rPr>
        <w:t>'</w:t>
      </w:r>
      <w:r>
        <w:rPr>
          <w:rStyle w:val="HTML"/>
          <w:rFonts w:eastAsia="Arial"/>
          <w:color w:val="007700"/>
        </w:rPr>
        <w:t>] = </w:t>
      </w:r>
      <w:r>
        <w:rPr>
          <w:rStyle w:val="HTML"/>
          <w:rFonts w:eastAsia="Arial"/>
          <w:color w:val="DD0000"/>
        </w:rPr>
        <w:t>'</w:t>
      </w:r>
      <w:proofErr w:type="spellStart"/>
      <w:r>
        <w:rPr>
          <w:rStyle w:val="HTML"/>
          <w:rFonts w:eastAsia="Arial"/>
          <w:color w:val="DD0000"/>
        </w:rPr>
        <w:t>round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w:t>
      </w:r>
      <w:r>
        <w:rPr>
          <w:rStyle w:val="HTML"/>
          <w:rFonts w:eastAsia="Arial"/>
          <w:color w:val="007700"/>
        </w:rPr>
        <w:t>[</w:t>
      </w:r>
      <w:r>
        <w:rPr>
          <w:rStyle w:val="HTML"/>
          <w:rFonts w:eastAsia="Arial"/>
          <w:color w:val="DD0000"/>
        </w:rPr>
        <w:t>'</w:t>
      </w:r>
      <w:proofErr w:type="spellStart"/>
      <w:r>
        <w:rPr>
          <w:rStyle w:val="HTML"/>
          <w:rFonts w:eastAsia="Arial"/>
          <w:color w:val="DD0000"/>
        </w:rPr>
        <w:t>name</w:t>
      </w:r>
      <w:proofErr w:type="spellEnd"/>
      <w:r>
        <w:rPr>
          <w:rStyle w:val="HTML"/>
          <w:rFonts w:eastAsia="Arial"/>
          <w:color w:val="DD0000"/>
        </w:rPr>
        <w:t>'</w:t>
      </w:r>
      <w:r>
        <w:rPr>
          <w:rStyle w:val="HTML"/>
          <w:rFonts w:eastAsia="Arial"/>
          <w:color w:val="007700"/>
        </w:rPr>
        <w:t>]  = </w:t>
      </w:r>
      <w:r>
        <w:rPr>
          <w:rStyle w:val="HTML"/>
          <w:rFonts w:eastAsia="Arial"/>
          <w:color w:val="DD0000"/>
        </w:rPr>
        <w:t>'</w:t>
      </w:r>
      <w:proofErr w:type="spellStart"/>
      <w:r>
        <w:rPr>
          <w:rStyle w:val="HTML"/>
          <w:rFonts w:eastAsia="Arial"/>
          <w:color w:val="DD0000"/>
        </w:rPr>
        <w:t>apple</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w:t>
      </w:r>
      <w:r>
        <w:rPr>
          <w:rStyle w:val="HTML"/>
          <w:rFonts w:eastAsia="Arial"/>
          <w:color w:val="007700"/>
        </w:rPr>
        <w:t>[]        = </w:t>
      </w:r>
      <w:r>
        <w:rPr>
          <w:rStyle w:val="HTML"/>
          <w:rFonts w:eastAsia="Arial"/>
          <w:color w:val="0000BB"/>
        </w:rPr>
        <w:t>4</w:t>
      </w:r>
      <w:r>
        <w:rPr>
          <w:rStyle w:val="HTML"/>
          <w:rFonts w:eastAsia="Arial"/>
          <w:color w:val="007700"/>
        </w:rPr>
        <w:t>;        </w:t>
      </w:r>
      <w:r>
        <w:rPr>
          <w:rStyle w:val="HTML"/>
          <w:rFonts w:eastAsia="Arial"/>
          <w:color w:val="FF8000"/>
        </w:rPr>
        <w:t>// ключом будет 0</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$b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$b</w:t>
      </w:r>
      <w:r>
        <w:rPr>
          <w:rStyle w:val="HTML"/>
          <w:rFonts w:eastAsia="Arial"/>
          <w:color w:val="007700"/>
        </w:rPr>
        <w:t>[] = </w:t>
      </w:r>
      <w:r>
        <w:rPr>
          <w:rStyle w:val="HTML"/>
          <w:rFonts w:eastAsia="Arial"/>
          <w:color w:val="DD0000"/>
        </w:rPr>
        <w:t>'a'</w:t>
      </w:r>
      <w:r>
        <w:rPr>
          <w:rStyle w:val="HTML"/>
          <w:rFonts w:eastAsia="Arial"/>
          <w:color w:val="007700"/>
        </w:rPr>
        <w:t>;</w:t>
      </w:r>
      <w:r>
        <w:rPr>
          <w:rFonts w:ascii="Courier New" w:hAnsi="Courier New" w:cs="Courier New"/>
          <w:color w:val="007700"/>
          <w:sz w:val="20"/>
          <w:szCs w:val="20"/>
        </w:rPr>
        <w:br/>
      </w:r>
      <w:r>
        <w:rPr>
          <w:rStyle w:val="HTML"/>
          <w:rFonts w:eastAsia="Arial"/>
          <w:color w:val="0000BB"/>
        </w:rPr>
        <w:t>$b</w:t>
      </w:r>
      <w:r>
        <w:rPr>
          <w:rStyle w:val="HTML"/>
          <w:rFonts w:eastAsia="Arial"/>
          <w:color w:val="007700"/>
        </w:rPr>
        <w:t>[] = </w:t>
      </w:r>
      <w:r>
        <w:rPr>
          <w:rStyle w:val="HTML"/>
          <w:rFonts w:eastAsia="Arial"/>
          <w:color w:val="DD0000"/>
        </w:rPr>
        <w:t>'b'</w:t>
      </w:r>
      <w:r>
        <w:rPr>
          <w:rStyle w:val="HTML"/>
          <w:rFonts w:eastAsia="Arial"/>
          <w:color w:val="007700"/>
        </w:rPr>
        <w:t>;</w:t>
      </w:r>
      <w:r>
        <w:rPr>
          <w:rFonts w:ascii="Courier New" w:hAnsi="Courier New" w:cs="Courier New"/>
          <w:color w:val="007700"/>
          <w:sz w:val="20"/>
          <w:szCs w:val="20"/>
        </w:rPr>
        <w:br/>
      </w:r>
      <w:r>
        <w:rPr>
          <w:rStyle w:val="HTML"/>
          <w:rFonts w:eastAsia="Arial"/>
          <w:color w:val="0000BB"/>
        </w:rPr>
        <w:lastRenderedPageBreak/>
        <w:t>$b</w:t>
      </w:r>
      <w:r>
        <w:rPr>
          <w:rStyle w:val="HTML"/>
          <w:rFonts w:eastAsia="Arial"/>
          <w:color w:val="007700"/>
        </w:rPr>
        <w:t>[] = </w:t>
      </w:r>
      <w:r>
        <w:rPr>
          <w:rStyle w:val="HTML"/>
          <w:rFonts w:eastAsia="Arial"/>
          <w:color w:val="DD0000"/>
        </w:rPr>
        <w:t>'c'</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после выполнения этого кода, $a будет массивом</w:t>
      </w:r>
      <w:r>
        <w:rPr>
          <w:rFonts w:ascii="Courier New" w:hAnsi="Courier New" w:cs="Courier New"/>
          <w:color w:val="FF8000"/>
          <w:sz w:val="20"/>
          <w:szCs w:val="20"/>
        </w:rPr>
        <w:br/>
      </w:r>
      <w:r>
        <w:rPr>
          <w:rStyle w:val="HTML"/>
          <w:rFonts w:eastAsia="Arial"/>
          <w:color w:val="FF8000"/>
        </w:rPr>
        <w:t>// array('color' =&gt; 'red', 'taste' =&gt; 'sweet', 'shape' =&gt; 'round',</w:t>
      </w:r>
      <w:r>
        <w:rPr>
          <w:rFonts w:ascii="Courier New" w:hAnsi="Courier New" w:cs="Courier New"/>
          <w:color w:val="FF8000"/>
          <w:sz w:val="20"/>
          <w:szCs w:val="20"/>
        </w:rPr>
        <w:br/>
      </w:r>
      <w:r>
        <w:rPr>
          <w:rStyle w:val="HTML"/>
          <w:rFonts w:eastAsia="Arial"/>
          <w:color w:val="FF8000"/>
        </w:rPr>
        <w:t>// '</w:t>
      </w:r>
      <w:proofErr w:type="spellStart"/>
      <w:r>
        <w:rPr>
          <w:rStyle w:val="HTML"/>
          <w:rFonts w:eastAsia="Arial"/>
          <w:color w:val="FF8000"/>
        </w:rPr>
        <w:t>name</w:t>
      </w:r>
      <w:proofErr w:type="spellEnd"/>
      <w:r>
        <w:rPr>
          <w:rStyle w:val="HTML"/>
          <w:rFonts w:eastAsia="Arial"/>
          <w:color w:val="FF8000"/>
        </w:rPr>
        <w:t>' =&gt; '</w:t>
      </w:r>
      <w:proofErr w:type="spellStart"/>
      <w:r>
        <w:rPr>
          <w:rStyle w:val="HTML"/>
          <w:rFonts w:eastAsia="Arial"/>
          <w:color w:val="FF8000"/>
        </w:rPr>
        <w:t>apple</w:t>
      </w:r>
      <w:proofErr w:type="spellEnd"/>
      <w:r>
        <w:rPr>
          <w:rStyle w:val="HTML"/>
          <w:rFonts w:eastAsia="Arial"/>
          <w:color w:val="FF8000"/>
        </w:rPr>
        <w:t>', 0 =&gt; 4), а $b будет</w:t>
      </w:r>
      <w:r>
        <w:rPr>
          <w:rFonts w:ascii="Courier New" w:hAnsi="Courier New" w:cs="Courier New"/>
          <w:color w:val="FF8000"/>
          <w:sz w:val="20"/>
          <w:szCs w:val="20"/>
        </w:rPr>
        <w:br/>
      </w:r>
      <w:r>
        <w:rPr>
          <w:rStyle w:val="HTML"/>
          <w:rFonts w:eastAsia="Arial"/>
          <w:color w:val="FF8000"/>
        </w:rPr>
        <w:t>// array(0 =&gt; 'a', 1 =&gt; 'b', 2 =&gt; 'c'), или просто array('a', 'b', 'c').</w:t>
      </w:r>
      <w:r>
        <w:rPr>
          <w:rFonts w:ascii="Courier New" w:hAnsi="Courier New" w:cs="Courier New"/>
          <w:color w:val="FF8000"/>
          <w:sz w:val="20"/>
          <w:szCs w:val="20"/>
        </w:rPr>
        <w:br/>
      </w:r>
      <w:r>
        <w:rPr>
          <w:rStyle w:val="HTML"/>
          <w:rFonts w:eastAsia="Arial"/>
          <w:color w:val="0000BB"/>
        </w:rPr>
        <w:t>?&gt;</w:t>
      </w:r>
    </w:p>
    <w:p w14:paraId="12200CD9"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 xml:space="preserve">Пример #11 Использование </w:t>
      </w:r>
      <w:proofErr w:type="spellStart"/>
      <w:proofErr w:type="gramStart"/>
      <w:r>
        <w:rPr>
          <w:rStyle w:val="a7"/>
          <w:rFonts w:ascii="Helvetica" w:hAnsi="Helvetica" w:cs="Helvetica"/>
          <w:b w:val="0"/>
          <w:bCs w:val="0"/>
          <w:color w:val="333333"/>
        </w:rPr>
        <w:t>array</w:t>
      </w:r>
      <w:proofErr w:type="spellEnd"/>
      <w:r>
        <w:rPr>
          <w:rStyle w:val="a7"/>
          <w:rFonts w:ascii="Helvetica" w:hAnsi="Helvetica" w:cs="Helvetica"/>
          <w:b w:val="0"/>
          <w:bCs w:val="0"/>
          <w:color w:val="333333"/>
        </w:rPr>
        <w:t>(</w:t>
      </w:r>
      <w:proofErr w:type="gramEnd"/>
      <w:r>
        <w:rPr>
          <w:rStyle w:val="a7"/>
          <w:rFonts w:ascii="Helvetica" w:hAnsi="Helvetica" w:cs="Helvetica"/>
          <w:b w:val="0"/>
          <w:bCs w:val="0"/>
          <w:color w:val="333333"/>
        </w:rPr>
        <w:t>)</w:t>
      </w:r>
    </w:p>
    <w:p w14:paraId="72999401"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Массив как карта (свойств)</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map</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version</w:t>
      </w:r>
      <w:proofErr w:type="spellEnd"/>
      <w:r>
        <w:rPr>
          <w:rStyle w:val="HTML"/>
          <w:rFonts w:eastAsia="Arial"/>
          <w:color w:val="DD0000"/>
        </w:rPr>
        <w:t>'    </w:t>
      </w:r>
      <w:r>
        <w:rPr>
          <w:rStyle w:val="HTML"/>
          <w:rFonts w:eastAsia="Arial"/>
          <w:color w:val="007700"/>
        </w:rPr>
        <w:t>=&gt;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'OS'         </w:t>
      </w:r>
      <w:r>
        <w:rPr>
          <w:rStyle w:val="HTML"/>
          <w:rFonts w:eastAsia="Arial"/>
          <w:color w:val="007700"/>
        </w:rPr>
        <w:t>=&gt; </w:t>
      </w:r>
      <w:r>
        <w:rPr>
          <w:rStyle w:val="HTML"/>
          <w:rFonts w:eastAsia="Arial"/>
          <w:color w:val="DD0000"/>
        </w:rPr>
        <w:t>'Linux'</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lang</w:t>
      </w:r>
      <w:proofErr w:type="spellEnd"/>
      <w:r>
        <w:rPr>
          <w:rStyle w:val="HTML"/>
          <w:rFonts w:eastAsia="Arial"/>
          <w:color w:val="DD0000"/>
        </w:rPr>
        <w:t>'       </w:t>
      </w:r>
      <w:r>
        <w:rPr>
          <w:rStyle w:val="HTML"/>
          <w:rFonts w:eastAsia="Arial"/>
          <w:color w:val="007700"/>
        </w:rPr>
        <w:t>=&gt; </w:t>
      </w:r>
      <w:r>
        <w:rPr>
          <w:rStyle w:val="HTML"/>
          <w:rFonts w:eastAsia="Arial"/>
          <w:color w:val="DD0000"/>
        </w:rPr>
        <w:t>'</w:t>
      </w:r>
      <w:proofErr w:type="spellStart"/>
      <w:r>
        <w:rPr>
          <w:rStyle w:val="HTML"/>
          <w:rFonts w:eastAsia="Arial"/>
          <w:color w:val="DD0000"/>
        </w:rPr>
        <w:t>english</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short_tags</w:t>
      </w:r>
      <w:proofErr w:type="spellEnd"/>
      <w:r>
        <w:rPr>
          <w:rStyle w:val="HTML"/>
          <w:rFonts w:eastAsia="Arial"/>
          <w:color w:val="DD0000"/>
        </w:rPr>
        <w:t>' </w:t>
      </w:r>
      <w:r>
        <w:rPr>
          <w:rStyle w:val="HTML"/>
          <w:rFonts w:eastAsia="Arial"/>
          <w:color w:val="007700"/>
        </w:rPr>
        <w:t>=&gt; </w:t>
      </w:r>
      <w:proofErr w:type="spellStart"/>
      <w:r>
        <w:rPr>
          <w:rStyle w:val="HTML"/>
          <w:rFonts w:eastAsia="Arial"/>
          <w:color w:val="0000BB"/>
        </w:rPr>
        <w:t>true</w:t>
      </w:r>
      <w:proofErr w:type="spellEnd"/>
      <w:r>
        <w:rPr>
          <w:rFonts w:ascii="Courier New" w:hAnsi="Courier New" w:cs="Courier New"/>
          <w:color w:val="0000BB"/>
          <w:sz w:val="20"/>
          <w:szCs w:val="20"/>
        </w:rPr>
        <w:br/>
      </w:r>
      <w:r>
        <w:rPr>
          <w:rStyle w:val="HTML"/>
          <w:rFonts w:eastAsia="Arial"/>
          <w:color w:val="0000BB"/>
        </w:rPr>
        <w:t>            </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исключительно числовые ключи</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array</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 </w:t>
      </w:r>
      <w:r>
        <w:rPr>
          <w:rStyle w:val="HTML"/>
          <w:rFonts w:eastAsia="Arial"/>
          <w:color w:val="0000BB"/>
        </w:rPr>
        <w:t>7</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8</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0</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156</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10</w:t>
      </w:r>
      <w:r>
        <w:rPr>
          <w:rFonts w:ascii="Courier New" w:hAnsi="Courier New" w:cs="Courier New"/>
          <w:color w:val="0000BB"/>
          <w:sz w:val="20"/>
          <w:szCs w:val="20"/>
        </w:rPr>
        <w:br/>
      </w:r>
      <w:r>
        <w:rPr>
          <w:rStyle w:val="HTML"/>
          <w:rFonts w:eastAsia="Arial"/>
          <w:color w:val="0000BB"/>
        </w:rPr>
        <w:t>              </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это то же самое, что и </w:t>
      </w:r>
      <w:proofErr w:type="spellStart"/>
      <w:r>
        <w:rPr>
          <w:rStyle w:val="HTML"/>
          <w:rFonts w:eastAsia="Arial"/>
          <w:color w:val="FF8000"/>
        </w:rPr>
        <w:t>array</w:t>
      </w:r>
      <w:proofErr w:type="spellEnd"/>
      <w:r>
        <w:rPr>
          <w:rStyle w:val="HTML"/>
          <w:rFonts w:eastAsia="Arial"/>
          <w:color w:val="FF8000"/>
        </w:rPr>
        <w:t>(0 =&gt; 7, 1 =&gt; 8, ...)</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switching</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         </w:t>
      </w:r>
      <w:r>
        <w:rPr>
          <w:rStyle w:val="HTML"/>
          <w:rFonts w:eastAsia="Arial"/>
          <w:color w:val="0000BB"/>
        </w:rPr>
        <w:t>10</w:t>
      </w:r>
      <w:r>
        <w:rPr>
          <w:rStyle w:val="HTML"/>
          <w:rFonts w:eastAsia="Arial"/>
          <w:color w:val="007700"/>
        </w:rPr>
        <w:t>, </w:t>
      </w:r>
      <w:r>
        <w:rPr>
          <w:rStyle w:val="HTML"/>
          <w:rFonts w:eastAsia="Arial"/>
          <w:color w:val="FF8000"/>
        </w:rPr>
        <w:t>// ключ = 0</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5    </w:t>
      </w:r>
      <w:r>
        <w:rPr>
          <w:rStyle w:val="HTML"/>
          <w:rFonts w:eastAsia="Arial"/>
          <w:color w:val="007700"/>
        </w:rPr>
        <w:t>=&gt;  </w:t>
      </w:r>
      <w:r>
        <w:rPr>
          <w:rStyle w:val="HTML"/>
          <w:rFonts w:eastAsia="Arial"/>
          <w:color w:val="0000BB"/>
        </w:rPr>
        <w:t>6</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3    </w:t>
      </w:r>
      <w:r>
        <w:rPr>
          <w:rStyle w:val="HTML"/>
          <w:rFonts w:eastAsia="Arial"/>
          <w:color w:val="007700"/>
        </w:rPr>
        <w:t>=&gt;  </w:t>
      </w:r>
      <w:r>
        <w:rPr>
          <w:rStyle w:val="HTML"/>
          <w:rFonts w:eastAsia="Arial"/>
          <w:color w:val="0000BB"/>
        </w:rPr>
        <w:t>7</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'a'  </w:t>
      </w:r>
      <w:r>
        <w:rPr>
          <w:rStyle w:val="HTML"/>
          <w:rFonts w:eastAsia="Arial"/>
          <w:color w:val="007700"/>
        </w:rPr>
        <w:t>=&gt;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11</w:t>
      </w:r>
      <w:r>
        <w:rPr>
          <w:rStyle w:val="HTML"/>
          <w:rFonts w:eastAsia="Arial"/>
          <w:color w:val="007700"/>
        </w:rPr>
        <w:t>, </w:t>
      </w:r>
      <w:r>
        <w:rPr>
          <w:rStyle w:val="HTML"/>
          <w:rFonts w:eastAsia="Arial"/>
          <w:color w:val="FF8000"/>
        </w:rPr>
        <w:t>// ключ = 6 (максимальным числовым индексом было 5)</w:t>
      </w:r>
      <w:r>
        <w:rPr>
          <w:rFonts w:ascii="Courier New" w:hAnsi="Courier New" w:cs="Courier New"/>
          <w:color w:val="FF8000"/>
          <w:sz w:val="20"/>
          <w:szCs w:val="20"/>
        </w:rPr>
        <w:br/>
      </w:r>
      <w:r>
        <w:rPr>
          <w:rStyle w:val="HTML"/>
          <w:rFonts w:eastAsia="Arial"/>
          <w:color w:val="FF8000"/>
        </w:rPr>
        <w:t>                    </w:t>
      </w:r>
      <w:r>
        <w:rPr>
          <w:rStyle w:val="HTML"/>
          <w:rFonts w:eastAsia="Arial"/>
          <w:color w:val="DD0000"/>
        </w:rPr>
        <w:t>'8'  </w:t>
      </w:r>
      <w:r>
        <w:rPr>
          <w:rStyle w:val="HTML"/>
          <w:rFonts w:eastAsia="Arial"/>
          <w:color w:val="007700"/>
        </w:rPr>
        <w:t>=&gt;  </w:t>
      </w:r>
      <w:r>
        <w:rPr>
          <w:rStyle w:val="HTML"/>
          <w:rFonts w:eastAsia="Arial"/>
          <w:color w:val="0000BB"/>
        </w:rPr>
        <w:t>2</w:t>
      </w:r>
      <w:r>
        <w:rPr>
          <w:rStyle w:val="HTML"/>
          <w:rFonts w:eastAsia="Arial"/>
          <w:color w:val="007700"/>
        </w:rPr>
        <w:t>, </w:t>
      </w:r>
      <w:r>
        <w:rPr>
          <w:rStyle w:val="HTML"/>
          <w:rFonts w:eastAsia="Arial"/>
          <w:color w:val="FF8000"/>
        </w:rPr>
        <w:t>// ключ = 8 (число!)</w:t>
      </w:r>
      <w:r>
        <w:rPr>
          <w:rFonts w:ascii="Courier New" w:hAnsi="Courier New" w:cs="Courier New"/>
          <w:color w:val="FF8000"/>
          <w:sz w:val="20"/>
          <w:szCs w:val="20"/>
        </w:rPr>
        <w:br/>
      </w:r>
      <w:r>
        <w:rPr>
          <w:rStyle w:val="HTML"/>
          <w:rFonts w:eastAsia="Arial"/>
          <w:color w:val="FF8000"/>
        </w:rPr>
        <w:t>                    </w:t>
      </w:r>
      <w:r>
        <w:rPr>
          <w:rStyle w:val="HTML"/>
          <w:rFonts w:eastAsia="Arial"/>
          <w:color w:val="DD0000"/>
        </w:rPr>
        <w:t>'02' </w:t>
      </w:r>
      <w:r>
        <w:rPr>
          <w:rStyle w:val="HTML"/>
          <w:rFonts w:eastAsia="Arial"/>
          <w:color w:val="007700"/>
        </w:rPr>
        <w:t>=&gt; </w:t>
      </w:r>
      <w:r>
        <w:rPr>
          <w:rStyle w:val="HTML"/>
          <w:rFonts w:eastAsia="Arial"/>
          <w:color w:val="0000BB"/>
        </w:rPr>
        <w:t>77</w:t>
      </w:r>
      <w:r>
        <w:rPr>
          <w:rStyle w:val="HTML"/>
          <w:rFonts w:eastAsia="Arial"/>
          <w:color w:val="007700"/>
        </w:rPr>
        <w:t>, </w:t>
      </w:r>
      <w:r>
        <w:rPr>
          <w:rStyle w:val="HTML"/>
          <w:rFonts w:eastAsia="Arial"/>
          <w:color w:val="FF8000"/>
        </w:rPr>
        <w:t>// ключ = '02'</w:t>
      </w:r>
      <w:r>
        <w:rPr>
          <w:rFonts w:ascii="Courier New" w:hAnsi="Courier New" w:cs="Courier New"/>
          <w:color w:val="FF8000"/>
          <w:sz w:val="20"/>
          <w:szCs w:val="20"/>
        </w:rPr>
        <w:br/>
      </w:r>
      <w:r>
        <w:rPr>
          <w:rStyle w:val="HTML"/>
          <w:rFonts w:eastAsia="Arial"/>
          <w:color w:val="FF8000"/>
        </w:rPr>
        <w:t>                    </w:t>
      </w:r>
      <w:r>
        <w:rPr>
          <w:rStyle w:val="HTML"/>
          <w:rFonts w:eastAsia="Arial"/>
          <w:color w:val="0000BB"/>
        </w:rPr>
        <w:t>0    </w:t>
      </w:r>
      <w:r>
        <w:rPr>
          <w:rStyle w:val="HTML"/>
          <w:rFonts w:eastAsia="Arial"/>
          <w:color w:val="007700"/>
        </w:rPr>
        <w:t>=&gt; </w:t>
      </w:r>
      <w:r>
        <w:rPr>
          <w:rStyle w:val="HTML"/>
          <w:rFonts w:eastAsia="Arial"/>
          <w:color w:val="0000BB"/>
        </w:rPr>
        <w:t>12  </w:t>
      </w:r>
      <w:r>
        <w:rPr>
          <w:rStyle w:val="HTML"/>
          <w:rFonts w:eastAsia="Arial"/>
          <w:color w:val="FF8000"/>
        </w:rPr>
        <w:t>// значение 10 будет перезаписано на 12</w:t>
      </w:r>
      <w:r>
        <w:rPr>
          <w:rFonts w:ascii="Courier New" w:hAnsi="Courier New" w:cs="Courier New"/>
          <w:color w:val="FF8000"/>
          <w:sz w:val="20"/>
          <w:szCs w:val="20"/>
        </w:rPr>
        <w:br/>
      </w:r>
      <w:r>
        <w:rPr>
          <w:rStyle w:val="HTML"/>
          <w:rFonts w:eastAsia="Arial"/>
          <w:color w:val="FF8000"/>
        </w:rPr>
        <w:t>                  </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пустой массив</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empty</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08CFECE4" w14:textId="77777777" w:rsidR="000B141F" w:rsidRPr="000B141F" w:rsidRDefault="000B141F" w:rsidP="000B141F">
      <w:pPr>
        <w:pStyle w:val="a6"/>
        <w:shd w:val="clear" w:color="auto" w:fill="F2F2F2"/>
        <w:rPr>
          <w:rFonts w:ascii="Helvetica" w:hAnsi="Helvetica" w:cs="Helvetica"/>
          <w:color w:val="333333"/>
          <w:lang w:val="en-US"/>
        </w:rPr>
      </w:pPr>
      <w:r>
        <w:rPr>
          <w:rStyle w:val="a7"/>
          <w:rFonts w:ascii="Helvetica" w:hAnsi="Helvetica" w:cs="Helvetica"/>
          <w:b w:val="0"/>
          <w:bCs w:val="0"/>
          <w:color w:val="333333"/>
        </w:rPr>
        <w:t>Пример</w:t>
      </w:r>
      <w:r w:rsidRPr="000B141F">
        <w:rPr>
          <w:rStyle w:val="a7"/>
          <w:rFonts w:ascii="Helvetica" w:hAnsi="Helvetica" w:cs="Helvetica"/>
          <w:b w:val="0"/>
          <w:bCs w:val="0"/>
          <w:color w:val="333333"/>
          <w:lang w:val="en-US"/>
        </w:rPr>
        <w:t xml:space="preserve"> #12 </w:t>
      </w:r>
      <w:r>
        <w:rPr>
          <w:rStyle w:val="a7"/>
          <w:rFonts w:ascii="Helvetica" w:hAnsi="Helvetica" w:cs="Helvetica"/>
          <w:b w:val="0"/>
          <w:bCs w:val="0"/>
          <w:color w:val="333333"/>
        </w:rPr>
        <w:t>Коллекция</w:t>
      </w:r>
    </w:p>
    <w:p w14:paraId="2BBFAA7D" w14:textId="77777777" w:rsidR="000B141F" w:rsidRPr="000B141F" w:rsidRDefault="000B141F" w:rsidP="000B141F">
      <w:pPr>
        <w:shd w:val="clear" w:color="auto" w:fill="FFFFFF"/>
        <w:rPr>
          <w:rFonts w:ascii="Helvetica" w:hAnsi="Helvetica" w:cs="Helvetica"/>
          <w:color w:val="333333"/>
          <w:lang w:val="en-US"/>
        </w:rPr>
      </w:pPr>
      <w:r w:rsidRPr="000B141F">
        <w:rPr>
          <w:rStyle w:val="HTML"/>
          <w:rFonts w:eastAsia="Arial"/>
          <w:color w:val="0000BB"/>
          <w:lang w:val="en-US"/>
        </w:rPr>
        <w:t>&lt;?php</w:t>
      </w:r>
      <w:r w:rsidRPr="000B141F">
        <w:rPr>
          <w:rFonts w:ascii="Courier New" w:hAnsi="Courier New" w:cs="Courier New"/>
          <w:color w:val="0000BB"/>
          <w:sz w:val="20"/>
          <w:szCs w:val="20"/>
          <w:lang w:val="en-US"/>
        </w:rPr>
        <w:br/>
      </w:r>
      <w:r w:rsidRPr="000B141F">
        <w:rPr>
          <w:rStyle w:val="HTML"/>
          <w:rFonts w:eastAsia="Arial"/>
          <w:color w:val="0000BB"/>
          <w:lang w:val="en-US"/>
        </w:rPr>
        <w:t>$colors </w:t>
      </w:r>
      <w:r w:rsidRPr="000B141F">
        <w:rPr>
          <w:rStyle w:val="HTML"/>
          <w:rFonts w:eastAsia="Arial"/>
          <w:color w:val="007700"/>
          <w:lang w:val="en-US"/>
        </w:rPr>
        <w:t>= </w:t>
      </w:r>
      <w:proofErr w:type="gramStart"/>
      <w:r w:rsidRPr="000B141F">
        <w:rPr>
          <w:rStyle w:val="HTML"/>
          <w:rFonts w:eastAsia="Arial"/>
          <w:color w:val="007700"/>
          <w:lang w:val="en-US"/>
        </w:rPr>
        <w:t>array(</w:t>
      </w:r>
      <w:proofErr w:type="gramEnd"/>
      <w:r w:rsidRPr="000B141F">
        <w:rPr>
          <w:rStyle w:val="HTML"/>
          <w:rFonts w:eastAsia="Arial"/>
          <w:color w:val="DD0000"/>
          <w:lang w:val="en-US"/>
        </w:rPr>
        <w:t>'red'</w:t>
      </w:r>
      <w:r w:rsidRPr="000B141F">
        <w:rPr>
          <w:rStyle w:val="HTML"/>
          <w:rFonts w:eastAsia="Arial"/>
          <w:color w:val="007700"/>
          <w:lang w:val="en-US"/>
        </w:rPr>
        <w:t>, </w:t>
      </w:r>
      <w:r w:rsidRPr="000B141F">
        <w:rPr>
          <w:rStyle w:val="HTML"/>
          <w:rFonts w:eastAsia="Arial"/>
          <w:color w:val="DD0000"/>
          <w:lang w:val="en-US"/>
        </w:rPr>
        <w:t>'blue'</w:t>
      </w:r>
      <w:r w:rsidRPr="000B141F">
        <w:rPr>
          <w:rStyle w:val="HTML"/>
          <w:rFonts w:eastAsia="Arial"/>
          <w:color w:val="007700"/>
          <w:lang w:val="en-US"/>
        </w:rPr>
        <w:t>, </w:t>
      </w:r>
      <w:r w:rsidRPr="000B141F">
        <w:rPr>
          <w:rStyle w:val="HTML"/>
          <w:rFonts w:eastAsia="Arial"/>
          <w:color w:val="DD0000"/>
          <w:lang w:val="en-US"/>
        </w:rPr>
        <w:t>'green'</w:t>
      </w:r>
      <w:r w:rsidRPr="000B141F">
        <w:rPr>
          <w:rStyle w:val="HTML"/>
          <w:rFonts w:eastAsia="Arial"/>
          <w:color w:val="007700"/>
          <w:lang w:val="en-US"/>
        </w:rPr>
        <w:t>, </w:t>
      </w:r>
      <w:r w:rsidRPr="000B141F">
        <w:rPr>
          <w:rStyle w:val="HTML"/>
          <w:rFonts w:eastAsia="Arial"/>
          <w:color w:val="DD0000"/>
          <w:lang w:val="en-US"/>
        </w:rPr>
        <w:t>'yellow'</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r w:rsidRPr="000B141F">
        <w:rPr>
          <w:rStyle w:val="HTML"/>
          <w:rFonts w:eastAsia="Arial"/>
          <w:color w:val="007700"/>
          <w:lang w:val="en-US"/>
        </w:rPr>
        <w:t>foreach (</w:t>
      </w:r>
      <w:r w:rsidRPr="000B141F">
        <w:rPr>
          <w:rStyle w:val="HTML"/>
          <w:rFonts w:eastAsia="Arial"/>
          <w:color w:val="0000BB"/>
          <w:lang w:val="en-US"/>
        </w:rPr>
        <w:t>$colors </w:t>
      </w:r>
      <w:r w:rsidRPr="000B141F">
        <w:rPr>
          <w:rStyle w:val="HTML"/>
          <w:rFonts w:eastAsia="Arial"/>
          <w:color w:val="007700"/>
          <w:lang w:val="en-US"/>
        </w:rPr>
        <w:t>as </w:t>
      </w:r>
      <w:r w:rsidRPr="000B141F">
        <w:rPr>
          <w:rStyle w:val="HTML"/>
          <w:rFonts w:eastAsia="Arial"/>
          <w:color w:val="0000BB"/>
          <w:lang w:val="en-US"/>
        </w:rPr>
        <w:t>$color</w:t>
      </w:r>
      <w:r w:rsidRPr="000B141F">
        <w:rPr>
          <w:rStyle w:val="HTML"/>
          <w:rFonts w:eastAsia="Arial"/>
          <w:color w:val="007700"/>
          <w:lang w:val="en-US"/>
        </w:rPr>
        <w:t>) {</w:t>
      </w:r>
      <w:r w:rsidRPr="000B141F">
        <w:rPr>
          <w:rFonts w:ascii="Courier New" w:hAnsi="Courier New" w:cs="Courier New"/>
          <w:color w:val="007700"/>
          <w:sz w:val="20"/>
          <w:szCs w:val="20"/>
          <w:lang w:val="en-US"/>
        </w:rPr>
        <w:br/>
      </w:r>
      <w:r w:rsidRPr="000B141F">
        <w:rPr>
          <w:rStyle w:val="HTML"/>
          <w:rFonts w:eastAsia="Arial"/>
          <w:color w:val="007700"/>
          <w:lang w:val="en-US"/>
        </w:rPr>
        <w:t>    echo </w:t>
      </w:r>
      <w:r w:rsidRPr="000B141F">
        <w:rPr>
          <w:rStyle w:val="HTML"/>
          <w:rFonts w:eastAsia="Arial"/>
          <w:color w:val="DD0000"/>
          <w:lang w:val="en-US"/>
        </w:rPr>
        <w:t>"</w:t>
      </w:r>
      <w:r>
        <w:rPr>
          <w:rStyle w:val="HTML"/>
          <w:rFonts w:eastAsia="Arial"/>
          <w:color w:val="DD0000"/>
        </w:rPr>
        <w:t>Вам</w:t>
      </w:r>
      <w:r w:rsidRPr="000B141F">
        <w:rPr>
          <w:rStyle w:val="HTML"/>
          <w:rFonts w:eastAsia="Arial"/>
          <w:color w:val="DD0000"/>
          <w:lang w:val="en-US"/>
        </w:rPr>
        <w:t> </w:t>
      </w:r>
      <w:r>
        <w:rPr>
          <w:rStyle w:val="HTML"/>
          <w:rFonts w:eastAsia="Arial"/>
          <w:color w:val="DD0000"/>
        </w:rPr>
        <w:t>нравится</w:t>
      </w:r>
      <w:r w:rsidRPr="000B141F">
        <w:rPr>
          <w:rStyle w:val="HTML"/>
          <w:rFonts w:eastAsia="Arial"/>
          <w:color w:val="DD0000"/>
          <w:lang w:val="en-US"/>
        </w:rPr>
        <w:t> </w:t>
      </w:r>
      <w:r w:rsidRPr="000B141F">
        <w:rPr>
          <w:rStyle w:val="HTML"/>
          <w:rFonts w:eastAsia="Arial"/>
          <w:color w:val="0000BB"/>
          <w:lang w:val="en-US"/>
        </w:rPr>
        <w:t>$color</w:t>
      </w:r>
      <w:r w:rsidRPr="000B141F">
        <w:rPr>
          <w:rStyle w:val="HTML"/>
          <w:rFonts w:eastAsia="Arial"/>
          <w:color w:val="DD0000"/>
          <w:lang w:val="en-US"/>
        </w:rPr>
        <w:t>?\n"</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Fonts w:ascii="Courier New" w:hAnsi="Courier New" w:cs="Courier New"/>
          <w:color w:val="007700"/>
          <w:sz w:val="20"/>
          <w:szCs w:val="20"/>
          <w:lang w:val="en-US"/>
        </w:rPr>
        <w:br/>
      </w:r>
      <w:r w:rsidRPr="000B141F">
        <w:rPr>
          <w:rStyle w:val="HTML"/>
          <w:rFonts w:eastAsia="Arial"/>
          <w:color w:val="0000BB"/>
          <w:lang w:val="en-US"/>
        </w:rPr>
        <w:t>?&gt;</w:t>
      </w:r>
    </w:p>
    <w:p w14:paraId="72FC5812"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lastRenderedPageBreak/>
        <w:t>Результат выполнения данного примера:</w:t>
      </w:r>
    </w:p>
    <w:p w14:paraId="55CBA280" w14:textId="77777777" w:rsidR="000B141F" w:rsidRDefault="000B141F" w:rsidP="000B141F">
      <w:pPr>
        <w:pStyle w:val="HTML0"/>
        <w:shd w:val="clear" w:color="auto" w:fill="FFFFFF"/>
        <w:rPr>
          <w:color w:val="333333"/>
        </w:rPr>
      </w:pPr>
      <w:r>
        <w:rPr>
          <w:color w:val="333333"/>
        </w:rPr>
        <w:t xml:space="preserve">Вам нравится </w:t>
      </w:r>
      <w:proofErr w:type="spellStart"/>
      <w:r>
        <w:rPr>
          <w:color w:val="333333"/>
        </w:rPr>
        <w:t>red</w:t>
      </w:r>
      <w:proofErr w:type="spellEnd"/>
      <w:r>
        <w:rPr>
          <w:color w:val="333333"/>
        </w:rPr>
        <w:t>?</w:t>
      </w:r>
    </w:p>
    <w:p w14:paraId="0025DB00" w14:textId="77777777" w:rsidR="000B141F" w:rsidRDefault="000B141F" w:rsidP="000B141F">
      <w:pPr>
        <w:pStyle w:val="HTML0"/>
        <w:shd w:val="clear" w:color="auto" w:fill="FFFFFF"/>
        <w:rPr>
          <w:color w:val="333333"/>
        </w:rPr>
      </w:pPr>
      <w:r>
        <w:rPr>
          <w:color w:val="333333"/>
        </w:rPr>
        <w:t xml:space="preserve">Вам нравится </w:t>
      </w:r>
      <w:proofErr w:type="spellStart"/>
      <w:r>
        <w:rPr>
          <w:color w:val="333333"/>
        </w:rPr>
        <w:t>blue</w:t>
      </w:r>
      <w:proofErr w:type="spellEnd"/>
      <w:r>
        <w:rPr>
          <w:color w:val="333333"/>
        </w:rPr>
        <w:t>?</w:t>
      </w:r>
    </w:p>
    <w:p w14:paraId="474F41F3" w14:textId="77777777" w:rsidR="000B141F" w:rsidRDefault="000B141F" w:rsidP="000B141F">
      <w:pPr>
        <w:pStyle w:val="HTML0"/>
        <w:shd w:val="clear" w:color="auto" w:fill="FFFFFF"/>
        <w:rPr>
          <w:color w:val="333333"/>
        </w:rPr>
      </w:pPr>
      <w:r>
        <w:rPr>
          <w:color w:val="333333"/>
        </w:rPr>
        <w:t xml:space="preserve">Вам нравится </w:t>
      </w:r>
      <w:proofErr w:type="spellStart"/>
      <w:r>
        <w:rPr>
          <w:color w:val="333333"/>
        </w:rPr>
        <w:t>green</w:t>
      </w:r>
      <w:proofErr w:type="spellEnd"/>
      <w:r>
        <w:rPr>
          <w:color w:val="333333"/>
        </w:rPr>
        <w:t>?</w:t>
      </w:r>
    </w:p>
    <w:p w14:paraId="46A1F4E6" w14:textId="77777777" w:rsidR="000B141F" w:rsidRDefault="000B141F" w:rsidP="000B141F">
      <w:pPr>
        <w:pStyle w:val="HTML0"/>
        <w:shd w:val="clear" w:color="auto" w:fill="FFFFFF"/>
        <w:rPr>
          <w:color w:val="333333"/>
        </w:rPr>
      </w:pPr>
      <w:r>
        <w:rPr>
          <w:color w:val="333333"/>
        </w:rPr>
        <w:t xml:space="preserve">Вам нравится </w:t>
      </w:r>
      <w:proofErr w:type="spellStart"/>
      <w:r>
        <w:rPr>
          <w:color w:val="333333"/>
        </w:rPr>
        <w:t>yellow</w:t>
      </w:r>
      <w:proofErr w:type="spellEnd"/>
      <w:r>
        <w:rPr>
          <w:color w:val="333333"/>
        </w:rPr>
        <w:t>?</w:t>
      </w:r>
    </w:p>
    <w:p w14:paraId="4E3CF9D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Изменение значений массива напрямую возможно путём передачи их по ссылке.</w:t>
      </w:r>
    </w:p>
    <w:p w14:paraId="14488DBC"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#13 Изменение элемента в цикле</w:t>
      </w:r>
    </w:p>
    <w:p w14:paraId="3E7231B9"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proofErr w:type="spellStart"/>
      <w:r>
        <w:rPr>
          <w:rStyle w:val="HTML"/>
          <w:rFonts w:eastAsia="Arial"/>
          <w:color w:val="007700"/>
        </w:rPr>
        <w:t>foreach</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colors</w:t>
      </w:r>
      <w:proofErr w:type="spellEnd"/>
      <w:r>
        <w:rPr>
          <w:rStyle w:val="HTML"/>
          <w:rFonts w:eastAsia="Arial"/>
          <w:color w:val="0000BB"/>
        </w:rPr>
        <w:t> </w:t>
      </w:r>
      <w:proofErr w:type="spellStart"/>
      <w:r>
        <w:rPr>
          <w:rStyle w:val="HTML"/>
          <w:rFonts w:eastAsia="Arial"/>
          <w:color w:val="007700"/>
        </w:rPr>
        <w:t>as</w:t>
      </w:r>
      <w:proofErr w:type="spellEnd"/>
      <w:r>
        <w:rPr>
          <w:rStyle w:val="HTML"/>
          <w:rFonts w:eastAsia="Arial"/>
          <w:color w:val="007700"/>
        </w:rPr>
        <w:t> &amp;</w:t>
      </w:r>
      <w:r>
        <w:rPr>
          <w:rStyle w:val="HTML"/>
          <w:rFonts w:eastAsia="Arial"/>
          <w:color w:val="0000BB"/>
        </w:rPr>
        <w:t>$</w:t>
      </w:r>
      <w:proofErr w:type="spellStart"/>
      <w:r>
        <w:rPr>
          <w:rStyle w:val="HTML"/>
          <w:rFonts w:eastAsia="Arial"/>
          <w:color w:val="0000BB"/>
        </w:rPr>
        <w:t>color</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color</w:t>
      </w:r>
      <w:proofErr w:type="spellEnd"/>
      <w:r>
        <w:rPr>
          <w:rStyle w:val="HTML"/>
          <w:rFonts w:eastAsia="Arial"/>
          <w:color w:val="0000BB"/>
        </w:rPr>
        <w:t> </w:t>
      </w:r>
      <w:r>
        <w:rPr>
          <w:rStyle w:val="HTML"/>
          <w:rFonts w:eastAsia="Arial"/>
          <w:color w:val="007700"/>
        </w:rPr>
        <w:t>= </w:t>
      </w:r>
      <w:proofErr w:type="spellStart"/>
      <w:r>
        <w:rPr>
          <w:rStyle w:val="HTML"/>
          <w:rFonts w:eastAsia="Arial"/>
          <w:color w:val="0000BB"/>
        </w:rPr>
        <w:t>strtoupper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color</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color</w:t>
      </w:r>
      <w:proofErr w:type="spellEnd"/>
      <w:r>
        <w:rPr>
          <w:rStyle w:val="HTML"/>
          <w:rFonts w:eastAsia="Arial"/>
          <w:color w:val="007700"/>
        </w:rPr>
        <w:t>); </w:t>
      </w:r>
      <w:r>
        <w:rPr>
          <w:rStyle w:val="HTML"/>
          <w:rFonts w:eastAsia="Arial"/>
          <w:color w:val="FF8000"/>
        </w:rPr>
        <w:t>/* это нужно для того, чтобы последующие записи в</w:t>
      </w:r>
      <w:r>
        <w:rPr>
          <w:rFonts w:ascii="Courier New" w:hAnsi="Courier New" w:cs="Courier New"/>
          <w:color w:val="FF8000"/>
          <w:sz w:val="20"/>
          <w:szCs w:val="20"/>
        </w:rPr>
        <w:br/>
      </w:r>
      <w:r>
        <w:rPr>
          <w:rStyle w:val="HTML"/>
          <w:rFonts w:eastAsia="Arial"/>
          <w:color w:val="FF8000"/>
        </w:rPr>
        <w:t>$</w:t>
      </w:r>
      <w:proofErr w:type="spellStart"/>
      <w:r>
        <w:rPr>
          <w:rStyle w:val="HTML"/>
          <w:rFonts w:eastAsia="Arial"/>
          <w:color w:val="FF8000"/>
        </w:rPr>
        <w:t>color</w:t>
      </w:r>
      <w:proofErr w:type="spellEnd"/>
      <w:r>
        <w:rPr>
          <w:rStyle w:val="HTML"/>
          <w:rFonts w:eastAsia="Arial"/>
          <w:color w:val="FF8000"/>
        </w:rPr>
        <w:t> не меняли последний элемент массива */</w:t>
      </w:r>
      <w:r>
        <w:rPr>
          <w:rFonts w:ascii="Courier New" w:hAnsi="Courier New" w:cs="Courier New"/>
          <w:color w:val="FF8000"/>
          <w:sz w:val="20"/>
          <w:szCs w:val="20"/>
        </w:rPr>
        <w:br/>
      </w:r>
      <w:r>
        <w:rPr>
          <w:rFonts w:ascii="Courier New" w:hAnsi="Courier New" w:cs="Courier New"/>
          <w:color w:val="FF8000"/>
          <w:sz w:val="20"/>
          <w:szCs w:val="20"/>
        </w:rPr>
        <w:br/>
      </w:r>
      <w:proofErr w:type="spellStart"/>
      <w:r>
        <w:rPr>
          <w:rStyle w:val="HTML"/>
          <w:rFonts w:eastAsia="Arial"/>
          <w:color w:val="0000BB"/>
        </w:rPr>
        <w:t>print_r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colors</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3DEA6A89"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505EBEC" w14:textId="77777777" w:rsidR="000B141F" w:rsidRDefault="000B141F" w:rsidP="000B141F">
      <w:pPr>
        <w:pStyle w:val="HTML0"/>
        <w:shd w:val="clear" w:color="auto" w:fill="FFFFFF"/>
        <w:rPr>
          <w:color w:val="333333"/>
        </w:rPr>
      </w:pPr>
      <w:proofErr w:type="spellStart"/>
      <w:r>
        <w:rPr>
          <w:color w:val="333333"/>
        </w:rPr>
        <w:t>Array</w:t>
      </w:r>
      <w:proofErr w:type="spellEnd"/>
    </w:p>
    <w:p w14:paraId="2F38BAFD" w14:textId="77777777" w:rsidR="000B141F" w:rsidRDefault="000B141F" w:rsidP="000B141F">
      <w:pPr>
        <w:pStyle w:val="HTML0"/>
        <w:shd w:val="clear" w:color="auto" w:fill="FFFFFF"/>
        <w:rPr>
          <w:color w:val="333333"/>
        </w:rPr>
      </w:pPr>
      <w:r>
        <w:rPr>
          <w:color w:val="333333"/>
        </w:rPr>
        <w:t>(</w:t>
      </w:r>
    </w:p>
    <w:p w14:paraId="2E6A5839" w14:textId="77777777" w:rsidR="000B141F" w:rsidRDefault="000B141F" w:rsidP="000B141F">
      <w:pPr>
        <w:pStyle w:val="HTML0"/>
        <w:shd w:val="clear" w:color="auto" w:fill="FFFFFF"/>
        <w:rPr>
          <w:color w:val="333333"/>
        </w:rPr>
      </w:pPr>
      <w:r>
        <w:rPr>
          <w:color w:val="333333"/>
        </w:rPr>
        <w:t xml:space="preserve">    [0] =&gt; RED</w:t>
      </w:r>
    </w:p>
    <w:p w14:paraId="40C75428" w14:textId="77777777" w:rsidR="000B141F" w:rsidRDefault="000B141F" w:rsidP="000B141F">
      <w:pPr>
        <w:pStyle w:val="HTML0"/>
        <w:shd w:val="clear" w:color="auto" w:fill="FFFFFF"/>
        <w:rPr>
          <w:color w:val="333333"/>
        </w:rPr>
      </w:pPr>
      <w:r>
        <w:rPr>
          <w:color w:val="333333"/>
        </w:rPr>
        <w:t xml:space="preserve">    [1] =&gt; BLUE</w:t>
      </w:r>
    </w:p>
    <w:p w14:paraId="39F44704" w14:textId="77777777" w:rsidR="000B141F" w:rsidRDefault="000B141F" w:rsidP="000B141F">
      <w:pPr>
        <w:pStyle w:val="HTML0"/>
        <w:shd w:val="clear" w:color="auto" w:fill="FFFFFF"/>
        <w:rPr>
          <w:color w:val="333333"/>
        </w:rPr>
      </w:pPr>
      <w:r>
        <w:rPr>
          <w:color w:val="333333"/>
        </w:rPr>
        <w:t xml:space="preserve">    [2] =&gt; GREEN</w:t>
      </w:r>
    </w:p>
    <w:p w14:paraId="6B553F0A" w14:textId="77777777" w:rsidR="000B141F" w:rsidRDefault="000B141F" w:rsidP="000B141F">
      <w:pPr>
        <w:pStyle w:val="HTML0"/>
        <w:shd w:val="clear" w:color="auto" w:fill="FFFFFF"/>
        <w:rPr>
          <w:color w:val="333333"/>
        </w:rPr>
      </w:pPr>
      <w:r>
        <w:rPr>
          <w:color w:val="333333"/>
        </w:rPr>
        <w:t xml:space="preserve">    [3] =&gt; YELLOW</w:t>
      </w:r>
    </w:p>
    <w:p w14:paraId="406053A0" w14:textId="77777777" w:rsidR="000B141F" w:rsidRDefault="000B141F" w:rsidP="000B141F">
      <w:pPr>
        <w:pStyle w:val="HTML0"/>
        <w:shd w:val="clear" w:color="auto" w:fill="FFFFFF"/>
        <w:rPr>
          <w:color w:val="333333"/>
        </w:rPr>
      </w:pPr>
      <w:r>
        <w:rPr>
          <w:color w:val="333333"/>
        </w:rPr>
        <w:t>)</w:t>
      </w:r>
    </w:p>
    <w:p w14:paraId="4A74F7AB"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Следующий пример создаёт массив, начинающийся с единицы.</w:t>
      </w:r>
    </w:p>
    <w:p w14:paraId="044E2D19"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#14 Индекс, начинающийся с единицы</w:t>
      </w:r>
    </w:p>
    <w:p w14:paraId="4624C09E" w14:textId="77777777" w:rsidR="000B141F" w:rsidRPr="00DA332C" w:rsidRDefault="000B141F" w:rsidP="000B141F">
      <w:pPr>
        <w:shd w:val="clear" w:color="auto" w:fill="FFFFFF"/>
        <w:rPr>
          <w:rFonts w:ascii="Helvetica" w:hAnsi="Helvetica" w:cs="Helvetica"/>
          <w:color w:val="333333"/>
          <w:lang w:val="ru-RU"/>
        </w:rPr>
      </w:pPr>
      <w:r w:rsidRPr="00DA332C">
        <w:rPr>
          <w:rStyle w:val="HTML"/>
          <w:rFonts w:eastAsia="Arial"/>
          <w:color w:val="0000BB"/>
          <w:lang w:val="ru-RU"/>
        </w:rPr>
        <w:t>&lt;?</w:t>
      </w:r>
      <w:r w:rsidRPr="00743F1C">
        <w:rPr>
          <w:rStyle w:val="HTML"/>
          <w:rFonts w:eastAsia="Arial"/>
          <w:color w:val="0000BB"/>
          <w:lang w:val="en-US"/>
        </w:rPr>
        <w:t>php</w:t>
      </w:r>
      <w:r w:rsidRPr="00DA332C">
        <w:rPr>
          <w:rFonts w:ascii="Courier New" w:hAnsi="Courier New" w:cs="Courier New"/>
          <w:color w:val="0000BB"/>
          <w:sz w:val="20"/>
          <w:szCs w:val="20"/>
          <w:lang w:val="ru-RU"/>
        </w:rPr>
        <w:br/>
      </w:r>
      <w:r w:rsidRPr="00DA332C">
        <w:rPr>
          <w:rStyle w:val="HTML"/>
          <w:rFonts w:eastAsia="Arial"/>
          <w:color w:val="0000BB"/>
          <w:lang w:val="ru-RU"/>
        </w:rPr>
        <w:t>$</w:t>
      </w:r>
      <w:proofErr w:type="spellStart"/>
      <w:proofErr w:type="gramStart"/>
      <w:r w:rsidRPr="00743F1C">
        <w:rPr>
          <w:rStyle w:val="HTML"/>
          <w:rFonts w:eastAsia="Arial"/>
          <w:color w:val="0000BB"/>
          <w:lang w:val="en-US"/>
        </w:rPr>
        <w:t>firstquarter</w:t>
      </w:r>
      <w:proofErr w:type="spellEnd"/>
      <w:r w:rsidRPr="00743F1C">
        <w:rPr>
          <w:rStyle w:val="HTML"/>
          <w:rFonts w:eastAsia="Arial"/>
          <w:color w:val="0000BB"/>
          <w:lang w:val="en-US"/>
        </w:rPr>
        <w:t>  </w:t>
      </w:r>
      <w:r w:rsidRPr="00DA332C">
        <w:rPr>
          <w:rStyle w:val="HTML"/>
          <w:rFonts w:eastAsia="Arial"/>
          <w:color w:val="007700"/>
          <w:lang w:val="ru-RU"/>
        </w:rPr>
        <w:t>=</w:t>
      </w:r>
      <w:proofErr w:type="gramEnd"/>
      <w:r w:rsidRPr="00743F1C">
        <w:rPr>
          <w:rStyle w:val="HTML"/>
          <w:rFonts w:eastAsia="Arial"/>
          <w:color w:val="007700"/>
          <w:lang w:val="en-US"/>
        </w:rPr>
        <w:t> array</w:t>
      </w:r>
      <w:r w:rsidRPr="00DA332C">
        <w:rPr>
          <w:rStyle w:val="HTML"/>
          <w:rFonts w:eastAsia="Arial"/>
          <w:color w:val="007700"/>
          <w:lang w:val="ru-RU"/>
        </w:rPr>
        <w:t>(</w:t>
      </w:r>
      <w:r w:rsidRPr="00DA332C">
        <w:rPr>
          <w:rStyle w:val="HTML"/>
          <w:rFonts w:eastAsia="Arial"/>
          <w:color w:val="0000BB"/>
          <w:lang w:val="ru-RU"/>
        </w:rPr>
        <w:t>1</w:t>
      </w:r>
      <w:r w:rsidRPr="00743F1C">
        <w:rPr>
          <w:rStyle w:val="HTML"/>
          <w:rFonts w:eastAsia="Arial"/>
          <w:color w:val="0000BB"/>
          <w:lang w:val="en-US"/>
        </w:rPr>
        <w:t> </w:t>
      </w:r>
      <w:r w:rsidRPr="00DA332C">
        <w:rPr>
          <w:rStyle w:val="HTML"/>
          <w:rFonts w:eastAsia="Arial"/>
          <w:color w:val="007700"/>
          <w:lang w:val="ru-RU"/>
        </w:rPr>
        <w:t>=&gt;</w:t>
      </w:r>
      <w:r w:rsidRPr="00743F1C">
        <w:rPr>
          <w:rStyle w:val="HTML"/>
          <w:rFonts w:eastAsia="Arial"/>
          <w:color w:val="007700"/>
          <w:lang w:val="en-US"/>
        </w:rPr>
        <w:t> </w:t>
      </w:r>
      <w:r w:rsidRPr="00DA332C">
        <w:rPr>
          <w:rStyle w:val="HTML"/>
          <w:rFonts w:eastAsia="Arial"/>
          <w:color w:val="DD0000"/>
          <w:lang w:val="ru-RU"/>
        </w:rPr>
        <w:t>'</w:t>
      </w:r>
      <w:r>
        <w:rPr>
          <w:rStyle w:val="HTML"/>
          <w:rFonts w:eastAsia="Arial"/>
          <w:color w:val="DD0000"/>
        </w:rPr>
        <w:t>Январь</w:t>
      </w:r>
      <w:r w:rsidRPr="00DA332C">
        <w:rPr>
          <w:rStyle w:val="HTML"/>
          <w:rFonts w:eastAsia="Arial"/>
          <w:color w:val="DD0000"/>
          <w:lang w:val="ru-RU"/>
        </w:rPr>
        <w:t>'</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DD0000"/>
          <w:lang w:val="ru-RU"/>
        </w:rPr>
        <w:t>'</w:t>
      </w:r>
      <w:r>
        <w:rPr>
          <w:rStyle w:val="HTML"/>
          <w:rFonts w:eastAsia="Arial"/>
          <w:color w:val="DD0000"/>
        </w:rPr>
        <w:t>Февраль</w:t>
      </w:r>
      <w:r w:rsidRPr="00DA332C">
        <w:rPr>
          <w:rStyle w:val="HTML"/>
          <w:rFonts w:eastAsia="Arial"/>
          <w:color w:val="DD0000"/>
          <w:lang w:val="ru-RU"/>
        </w:rPr>
        <w:t>'</w:t>
      </w:r>
      <w:r w:rsidRPr="00DA332C">
        <w:rPr>
          <w:rStyle w:val="HTML"/>
          <w:rFonts w:eastAsia="Arial"/>
          <w:color w:val="007700"/>
          <w:lang w:val="ru-RU"/>
        </w:rPr>
        <w:t>,</w:t>
      </w:r>
      <w:r w:rsidRPr="00743F1C">
        <w:rPr>
          <w:rStyle w:val="HTML"/>
          <w:rFonts w:eastAsia="Arial"/>
          <w:color w:val="007700"/>
          <w:lang w:val="en-US"/>
        </w:rPr>
        <w:t> </w:t>
      </w:r>
      <w:r w:rsidRPr="00DA332C">
        <w:rPr>
          <w:rStyle w:val="HTML"/>
          <w:rFonts w:eastAsia="Arial"/>
          <w:color w:val="DD0000"/>
          <w:lang w:val="ru-RU"/>
        </w:rPr>
        <w:t>'</w:t>
      </w:r>
      <w:r>
        <w:rPr>
          <w:rStyle w:val="HTML"/>
          <w:rFonts w:eastAsia="Arial"/>
          <w:color w:val="DD0000"/>
        </w:rPr>
        <w:t>Март</w:t>
      </w:r>
      <w:r w:rsidRPr="00DA332C">
        <w:rPr>
          <w:rStyle w:val="HTML"/>
          <w:rFonts w:eastAsia="Arial"/>
          <w:color w:val="DD0000"/>
          <w:lang w:val="ru-RU"/>
        </w:rPr>
        <w:t>'</w:t>
      </w:r>
      <w:r w:rsidRPr="00DA332C">
        <w:rPr>
          <w:rStyle w:val="HTML"/>
          <w:rFonts w:eastAsia="Arial"/>
          <w:color w:val="007700"/>
          <w:lang w:val="ru-RU"/>
        </w:rPr>
        <w:t>);</w:t>
      </w:r>
      <w:r w:rsidRPr="00DA332C">
        <w:rPr>
          <w:rFonts w:ascii="Courier New" w:hAnsi="Courier New" w:cs="Courier New"/>
          <w:color w:val="007700"/>
          <w:sz w:val="20"/>
          <w:szCs w:val="20"/>
          <w:lang w:val="ru-RU"/>
        </w:rPr>
        <w:br/>
      </w:r>
      <w:r w:rsidRPr="00743F1C">
        <w:rPr>
          <w:rStyle w:val="HTML"/>
          <w:rFonts w:eastAsia="Arial"/>
          <w:color w:val="0000BB"/>
          <w:lang w:val="en-US"/>
        </w:rPr>
        <w:t>print</w:t>
      </w:r>
      <w:r w:rsidRPr="00DA332C">
        <w:rPr>
          <w:rStyle w:val="HTML"/>
          <w:rFonts w:eastAsia="Arial"/>
          <w:color w:val="0000BB"/>
          <w:lang w:val="ru-RU"/>
        </w:rPr>
        <w:t>_</w:t>
      </w:r>
      <w:r w:rsidRPr="00743F1C">
        <w:rPr>
          <w:rStyle w:val="HTML"/>
          <w:rFonts w:eastAsia="Arial"/>
          <w:color w:val="0000BB"/>
          <w:lang w:val="en-US"/>
        </w:rPr>
        <w:t>r</w:t>
      </w:r>
      <w:r w:rsidRPr="00DA332C">
        <w:rPr>
          <w:rStyle w:val="HTML"/>
          <w:rFonts w:eastAsia="Arial"/>
          <w:color w:val="007700"/>
          <w:lang w:val="ru-RU"/>
        </w:rPr>
        <w:t>(</w:t>
      </w:r>
      <w:r w:rsidRPr="00DA332C">
        <w:rPr>
          <w:rStyle w:val="HTML"/>
          <w:rFonts w:eastAsia="Arial"/>
          <w:color w:val="0000BB"/>
          <w:lang w:val="ru-RU"/>
        </w:rPr>
        <w:t>$</w:t>
      </w:r>
      <w:proofErr w:type="spellStart"/>
      <w:r w:rsidRPr="00743F1C">
        <w:rPr>
          <w:rStyle w:val="HTML"/>
          <w:rFonts w:eastAsia="Arial"/>
          <w:color w:val="0000BB"/>
          <w:lang w:val="en-US"/>
        </w:rPr>
        <w:t>firstquarter</w:t>
      </w:r>
      <w:proofErr w:type="spellEnd"/>
      <w:r w:rsidRPr="00DA332C">
        <w:rPr>
          <w:rStyle w:val="HTML"/>
          <w:rFonts w:eastAsia="Arial"/>
          <w:color w:val="007700"/>
          <w:lang w:val="ru-RU"/>
        </w:rPr>
        <w:t>);</w:t>
      </w:r>
      <w:r w:rsidRPr="00DA332C">
        <w:rPr>
          <w:rFonts w:ascii="Courier New" w:hAnsi="Courier New" w:cs="Courier New"/>
          <w:color w:val="007700"/>
          <w:sz w:val="20"/>
          <w:szCs w:val="20"/>
          <w:lang w:val="ru-RU"/>
        </w:rPr>
        <w:br/>
      </w:r>
      <w:r w:rsidRPr="00DA332C">
        <w:rPr>
          <w:rStyle w:val="HTML"/>
          <w:rFonts w:eastAsia="Arial"/>
          <w:color w:val="0000BB"/>
          <w:lang w:val="ru-RU"/>
        </w:rPr>
        <w:t>?&gt;</w:t>
      </w:r>
    </w:p>
    <w:p w14:paraId="0AFE5182" w14:textId="77777777" w:rsidR="000B141F" w:rsidRDefault="000B141F" w:rsidP="000B141F">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59898F1D" w14:textId="77777777" w:rsidR="000B141F" w:rsidRDefault="000B141F" w:rsidP="000B141F">
      <w:pPr>
        <w:pStyle w:val="HTML0"/>
        <w:shd w:val="clear" w:color="auto" w:fill="FFFFFF"/>
        <w:rPr>
          <w:color w:val="333333"/>
        </w:rPr>
      </w:pPr>
      <w:proofErr w:type="spellStart"/>
      <w:r>
        <w:rPr>
          <w:color w:val="333333"/>
        </w:rPr>
        <w:t>Array</w:t>
      </w:r>
      <w:proofErr w:type="spellEnd"/>
    </w:p>
    <w:p w14:paraId="0D442FCB" w14:textId="77777777" w:rsidR="000B141F" w:rsidRDefault="000B141F" w:rsidP="000B141F">
      <w:pPr>
        <w:pStyle w:val="HTML0"/>
        <w:shd w:val="clear" w:color="auto" w:fill="FFFFFF"/>
        <w:rPr>
          <w:color w:val="333333"/>
        </w:rPr>
      </w:pPr>
      <w:r>
        <w:rPr>
          <w:color w:val="333333"/>
        </w:rPr>
        <w:t>(</w:t>
      </w:r>
    </w:p>
    <w:p w14:paraId="0BEA3393" w14:textId="77777777" w:rsidR="000B141F" w:rsidRDefault="000B141F" w:rsidP="000B141F">
      <w:pPr>
        <w:pStyle w:val="HTML0"/>
        <w:shd w:val="clear" w:color="auto" w:fill="FFFFFF"/>
        <w:rPr>
          <w:color w:val="333333"/>
        </w:rPr>
      </w:pPr>
      <w:r>
        <w:rPr>
          <w:color w:val="333333"/>
        </w:rPr>
        <w:t xml:space="preserve">    [1] =&gt; 'Январь'</w:t>
      </w:r>
    </w:p>
    <w:p w14:paraId="32C9440D" w14:textId="77777777" w:rsidR="000B141F" w:rsidRDefault="000B141F" w:rsidP="000B141F">
      <w:pPr>
        <w:pStyle w:val="HTML0"/>
        <w:shd w:val="clear" w:color="auto" w:fill="FFFFFF"/>
        <w:rPr>
          <w:color w:val="333333"/>
        </w:rPr>
      </w:pPr>
      <w:r>
        <w:rPr>
          <w:color w:val="333333"/>
        </w:rPr>
        <w:t xml:space="preserve">    [2] =&gt; 'Февраль'</w:t>
      </w:r>
    </w:p>
    <w:p w14:paraId="6E4482A8" w14:textId="77777777" w:rsidR="000B141F" w:rsidRDefault="000B141F" w:rsidP="000B141F">
      <w:pPr>
        <w:pStyle w:val="HTML0"/>
        <w:shd w:val="clear" w:color="auto" w:fill="FFFFFF"/>
        <w:rPr>
          <w:color w:val="333333"/>
        </w:rPr>
      </w:pPr>
      <w:r>
        <w:rPr>
          <w:color w:val="333333"/>
        </w:rPr>
        <w:t xml:space="preserve">    [3] =&gt; 'Март'</w:t>
      </w:r>
    </w:p>
    <w:p w14:paraId="5555625D" w14:textId="77777777" w:rsidR="000B141F" w:rsidRDefault="000B141F" w:rsidP="000B141F">
      <w:pPr>
        <w:pStyle w:val="HTML0"/>
        <w:shd w:val="clear" w:color="auto" w:fill="FFFFFF"/>
        <w:rPr>
          <w:color w:val="333333"/>
        </w:rPr>
      </w:pPr>
      <w:r>
        <w:rPr>
          <w:color w:val="333333"/>
        </w:rPr>
        <w:t>)</w:t>
      </w:r>
    </w:p>
    <w:p w14:paraId="47AB6306"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#15 Заполнение массива</w:t>
      </w:r>
    </w:p>
    <w:p w14:paraId="1502C3D6"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заполняем массив всеми элементами из директории</w:t>
      </w:r>
      <w:r>
        <w:rPr>
          <w:rFonts w:ascii="Courier New" w:hAnsi="Courier New" w:cs="Courier New"/>
          <w:color w:val="FF8000"/>
          <w:sz w:val="20"/>
          <w:szCs w:val="20"/>
        </w:rPr>
        <w:br/>
      </w:r>
      <w:r>
        <w:rPr>
          <w:rStyle w:val="HTML"/>
          <w:rFonts w:eastAsia="Arial"/>
          <w:color w:val="0000BB"/>
        </w:rPr>
        <w:lastRenderedPageBreak/>
        <w:t>$</w:t>
      </w:r>
      <w:proofErr w:type="spellStart"/>
      <w:r>
        <w:rPr>
          <w:rStyle w:val="HTML"/>
          <w:rFonts w:eastAsia="Arial"/>
          <w:color w:val="0000BB"/>
        </w:rPr>
        <w:t>handle</w:t>
      </w:r>
      <w:proofErr w:type="spellEnd"/>
      <w:r>
        <w:rPr>
          <w:rStyle w:val="HTML"/>
          <w:rFonts w:eastAsia="Arial"/>
          <w:color w:val="0000BB"/>
        </w:rPr>
        <w:t> </w:t>
      </w:r>
      <w:r>
        <w:rPr>
          <w:rStyle w:val="HTML"/>
          <w:rFonts w:eastAsia="Arial"/>
          <w:color w:val="007700"/>
        </w:rPr>
        <w:t>= </w:t>
      </w:r>
      <w:proofErr w:type="spellStart"/>
      <w:proofErr w:type="gramStart"/>
      <w:r>
        <w:rPr>
          <w:rStyle w:val="HTML"/>
          <w:rFonts w:eastAsia="Arial"/>
          <w:color w:val="0000BB"/>
        </w:rPr>
        <w:t>opendir</w:t>
      </w:r>
      <w:proofErr w:type="spellEnd"/>
      <w:r>
        <w:rPr>
          <w:rStyle w:val="HTML"/>
          <w:rFonts w:eastAsia="Arial"/>
          <w:color w:val="007700"/>
        </w:rPr>
        <w:t>(</w:t>
      </w:r>
      <w:proofErr w:type="gram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while</w:t>
      </w:r>
      <w:proofErr w:type="spellEnd"/>
      <w:r>
        <w:rPr>
          <w:rStyle w:val="HTML"/>
          <w:rFonts w:eastAsia="Arial"/>
          <w:color w:val="007700"/>
        </w:rPr>
        <w:t> (</w:t>
      </w:r>
      <w:proofErr w:type="spellStart"/>
      <w:r>
        <w:rPr>
          <w:rStyle w:val="HTML"/>
          <w:rFonts w:eastAsia="Arial"/>
          <w:color w:val="0000BB"/>
        </w:rPr>
        <w:t>false</w:t>
      </w:r>
      <w:proofErr w:type="spellEnd"/>
      <w:r>
        <w:rPr>
          <w:rStyle w:val="HTML"/>
          <w:rFonts w:eastAsia="Arial"/>
          <w:color w:val="0000BB"/>
        </w:rPr>
        <w:t> </w:t>
      </w:r>
      <w:r>
        <w:rPr>
          <w:rStyle w:val="HTML"/>
          <w:rFonts w:eastAsia="Arial"/>
          <w:color w:val="007700"/>
        </w:rPr>
        <w:t>!== (</w:t>
      </w:r>
      <w:r>
        <w:rPr>
          <w:rStyle w:val="HTML"/>
          <w:rFonts w:eastAsia="Arial"/>
          <w:color w:val="0000BB"/>
        </w:rPr>
        <w:t>$</w:t>
      </w:r>
      <w:proofErr w:type="spellStart"/>
      <w:r>
        <w:rPr>
          <w:rStyle w:val="HTML"/>
          <w:rFonts w:eastAsia="Arial"/>
          <w:color w:val="0000BB"/>
        </w:rPr>
        <w:t>file</w:t>
      </w:r>
      <w:proofErr w:type="spellEnd"/>
      <w:r>
        <w:rPr>
          <w:rStyle w:val="HTML"/>
          <w:rFonts w:eastAsia="Arial"/>
          <w:color w:val="0000BB"/>
        </w:rPr>
        <w:t> </w:t>
      </w:r>
      <w:r>
        <w:rPr>
          <w:rStyle w:val="HTML"/>
          <w:rFonts w:eastAsia="Arial"/>
          <w:color w:val="007700"/>
        </w:rPr>
        <w:t>= </w:t>
      </w:r>
      <w:proofErr w:type="spellStart"/>
      <w:r>
        <w:rPr>
          <w:rStyle w:val="HTML"/>
          <w:rFonts w:eastAsia="Arial"/>
          <w:color w:val="0000BB"/>
        </w:rPr>
        <w:t>readdir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handle</w:t>
      </w:r>
      <w:proofErr w:type="spellEnd"/>
      <w:r>
        <w:rPr>
          <w:rStyle w:val="HTML"/>
          <w:rFonts w:eastAsia="Arial"/>
          <w:color w:val="007700"/>
        </w:rPr>
        <w:t>))) {</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w:t>
      </w:r>
      <w:proofErr w:type="spellStart"/>
      <w:r>
        <w:rPr>
          <w:rStyle w:val="HTML"/>
          <w:rFonts w:eastAsia="Arial"/>
          <w:color w:val="0000BB"/>
        </w:rPr>
        <w:t>files</w:t>
      </w:r>
      <w:proofErr w:type="spellEnd"/>
      <w:r>
        <w:rPr>
          <w:rStyle w:val="HTML"/>
          <w:rFonts w:eastAsia="Arial"/>
          <w:color w:val="007700"/>
        </w:rPr>
        <w:t>[] = </w:t>
      </w:r>
      <w:r>
        <w:rPr>
          <w:rStyle w:val="HTML"/>
          <w:rFonts w:eastAsia="Arial"/>
          <w:color w:val="0000BB"/>
        </w:rPr>
        <w:t>$</w:t>
      </w:r>
      <w:proofErr w:type="spellStart"/>
      <w:r>
        <w:rPr>
          <w:rStyle w:val="HTML"/>
          <w:rFonts w:eastAsia="Arial"/>
          <w:color w:val="0000BB"/>
        </w:rPr>
        <w:t>file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closedir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handle</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261F9660"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Массивы упорядочены. Вы можете изменять порядок элементов, используя различные функции сортировки. Для дополнительной информации смотрите раздел </w:t>
      </w:r>
      <w:hyperlink r:id="rId77" w:history="1">
        <w:r>
          <w:rPr>
            <w:rStyle w:val="a8"/>
            <w:rFonts w:ascii="Helvetica" w:hAnsi="Helvetica" w:cs="Helvetica"/>
            <w:color w:val="336699"/>
          </w:rPr>
          <w:t>функции для работы с массивами</w:t>
        </w:r>
      </w:hyperlink>
      <w:r>
        <w:rPr>
          <w:rFonts w:ascii="Helvetica" w:hAnsi="Helvetica" w:cs="Helvetica"/>
          <w:color w:val="333333"/>
        </w:rPr>
        <w:t>. Вы можете подсчитать количество элементов в массиве с помощью функции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"https://www.php.net/manual/ru/function.count.php"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count</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24D8AC1B"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#16 Сортировка массива</w:t>
      </w:r>
    </w:p>
    <w:p w14:paraId="274F495F"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proofErr w:type="spellStart"/>
      <w:r>
        <w:rPr>
          <w:rStyle w:val="HTML"/>
          <w:rFonts w:eastAsia="Arial"/>
          <w:color w:val="0000BB"/>
        </w:rPr>
        <w:t>sort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files</w:t>
      </w:r>
      <w:proofErr w:type="spellEnd"/>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00BB"/>
        </w:rPr>
        <w:t>print_r</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files</w:t>
      </w:r>
      <w:proofErr w:type="spellEnd"/>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27BE98E1"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t>Поскольку значение массива может быть чем угодно, им также может быть другой массив. Таким образом вы можете создавать рекурсивные и многомерные массивы.</w:t>
      </w:r>
    </w:p>
    <w:p w14:paraId="55FBC1A2" w14:textId="77777777" w:rsidR="000B141F" w:rsidRDefault="000B141F" w:rsidP="000B141F">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#17 Рекурсивные и многомерные массивы</w:t>
      </w:r>
    </w:p>
    <w:p w14:paraId="36405226"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fruits</w:t>
      </w:r>
      <w:proofErr w:type="spellEnd"/>
      <w:r>
        <w:rPr>
          <w:rStyle w:val="HTML"/>
          <w:rFonts w:eastAsia="Arial"/>
          <w:color w:val="0000BB"/>
        </w:rPr>
        <w:t>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 ( </w:t>
      </w:r>
      <w:r>
        <w:rPr>
          <w:rStyle w:val="HTML"/>
          <w:rFonts w:eastAsia="Arial"/>
          <w:color w:val="DD0000"/>
        </w:rPr>
        <w:t>"</w:t>
      </w:r>
      <w:proofErr w:type="spellStart"/>
      <w:r>
        <w:rPr>
          <w:rStyle w:val="HTML"/>
          <w:rFonts w:eastAsia="Arial"/>
          <w:color w:val="DD0000"/>
        </w:rPr>
        <w:t>fruits</w:t>
      </w:r>
      <w:proofErr w:type="spellEnd"/>
      <w:r>
        <w:rPr>
          <w:rStyle w:val="HTML"/>
          <w:rFonts w:eastAsia="Arial"/>
          <w:color w:val="DD0000"/>
        </w:rPr>
        <w:t>"  </w:t>
      </w:r>
      <w:r>
        <w:rPr>
          <w:rStyle w:val="HTML"/>
          <w:rFonts w:eastAsia="Arial"/>
          <w:color w:val="007700"/>
        </w:rPr>
        <w:t>=&gt; </w:t>
      </w:r>
      <w:proofErr w:type="spellStart"/>
      <w:r>
        <w:rPr>
          <w:rStyle w:val="HTML"/>
          <w:rFonts w:eastAsia="Arial"/>
          <w:color w:val="007700"/>
        </w:rPr>
        <w:t>array</w:t>
      </w:r>
      <w:proofErr w:type="spellEnd"/>
      <w:r>
        <w:rPr>
          <w:rStyle w:val="HTML"/>
          <w:rFonts w:eastAsia="Arial"/>
          <w:color w:val="007700"/>
        </w:rPr>
        <w:t> ( </w:t>
      </w:r>
      <w:r>
        <w:rPr>
          <w:rStyle w:val="HTML"/>
          <w:rFonts w:eastAsia="Arial"/>
          <w:color w:val="DD0000"/>
        </w:rPr>
        <w:t>"a" </w:t>
      </w:r>
      <w:r>
        <w:rPr>
          <w:rStyle w:val="HTML"/>
          <w:rFonts w:eastAsia="Arial"/>
          <w:color w:val="007700"/>
        </w:rPr>
        <w:t>=&gt; </w:t>
      </w:r>
      <w:r>
        <w:rPr>
          <w:rStyle w:val="HTML"/>
          <w:rFonts w:eastAsia="Arial"/>
          <w:color w:val="DD0000"/>
        </w:rPr>
        <w:t>"апельсин"</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"b" </w:t>
      </w:r>
      <w:r>
        <w:rPr>
          <w:rStyle w:val="HTML"/>
          <w:rFonts w:eastAsia="Arial"/>
          <w:color w:val="007700"/>
        </w:rPr>
        <w:t>=&gt; </w:t>
      </w:r>
      <w:r>
        <w:rPr>
          <w:rStyle w:val="HTML"/>
          <w:rFonts w:eastAsia="Arial"/>
          <w:color w:val="DD0000"/>
        </w:rPr>
        <w:t>"банан"</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"c" </w:t>
      </w:r>
      <w:r>
        <w:rPr>
          <w:rStyle w:val="HTML"/>
          <w:rFonts w:eastAsia="Arial"/>
          <w:color w:val="007700"/>
        </w:rPr>
        <w:t>=&gt; </w:t>
      </w:r>
      <w:r>
        <w:rPr>
          <w:rStyle w:val="HTML"/>
          <w:rFonts w:eastAsia="Arial"/>
          <w:color w:val="DD0000"/>
        </w:rPr>
        <w:t>"яблоко"</w:t>
      </w:r>
      <w:r>
        <w:rPr>
          <w:rFonts w:ascii="Courier New" w:hAnsi="Courier New" w:cs="Courier New"/>
          <w:color w:val="DD0000"/>
          <w:sz w:val="20"/>
          <w:szCs w:val="20"/>
        </w:rPr>
        <w:br/>
      </w:r>
      <w:r>
        <w:rPr>
          <w:rStyle w:val="HTML"/>
          <w:rFonts w:eastAsia="Arial"/>
          <w:color w:val="DD0000"/>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numbers</w:t>
      </w:r>
      <w:proofErr w:type="spellEnd"/>
      <w:r>
        <w:rPr>
          <w:rStyle w:val="HTML"/>
          <w:rFonts w:eastAsia="Arial"/>
          <w:color w:val="DD0000"/>
        </w:rPr>
        <w:t>"   </w:t>
      </w:r>
      <w:r>
        <w:rPr>
          <w:rStyle w:val="HTML"/>
          <w:rFonts w:eastAsia="Arial"/>
          <w:color w:val="007700"/>
        </w:rPr>
        <w:t>=&gt; </w:t>
      </w:r>
      <w:proofErr w:type="spellStart"/>
      <w:r>
        <w:rPr>
          <w:rStyle w:val="HTML"/>
          <w:rFonts w:eastAsia="Arial"/>
          <w:color w:val="007700"/>
        </w:rPr>
        <w:t>array</w:t>
      </w:r>
      <w:proofErr w:type="spellEnd"/>
      <w:r>
        <w:rPr>
          <w:rStyle w:val="HTML"/>
          <w:rFonts w:eastAsia="Arial"/>
          <w:color w:val="007700"/>
        </w:rPr>
        <w:t> (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2</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5</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6</w:t>
      </w:r>
      <w:r>
        <w:rPr>
          <w:rFonts w:ascii="Courier New" w:hAnsi="Courier New" w:cs="Courier New"/>
          <w:color w:val="0000BB"/>
          <w:sz w:val="20"/>
          <w:szCs w:val="20"/>
        </w:rPr>
        <w:br/>
      </w:r>
      <w:r>
        <w:rPr>
          <w:rStyle w:val="HTML"/>
          <w:rFonts w:eastAsia="Arial"/>
          <w:color w:val="0000BB"/>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w:t>
      </w:r>
      <w:proofErr w:type="spellStart"/>
      <w:r>
        <w:rPr>
          <w:rStyle w:val="HTML"/>
          <w:rFonts w:eastAsia="Arial"/>
          <w:color w:val="DD0000"/>
        </w:rPr>
        <w:t>holes</w:t>
      </w:r>
      <w:proofErr w:type="spellEnd"/>
      <w:r>
        <w:rPr>
          <w:rStyle w:val="HTML"/>
          <w:rFonts w:eastAsia="Arial"/>
          <w:color w:val="DD0000"/>
        </w:rPr>
        <w:t>"   </w:t>
      </w:r>
      <w:r>
        <w:rPr>
          <w:rStyle w:val="HTML"/>
          <w:rFonts w:eastAsia="Arial"/>
          <w:color w:val="007700"/>
        </w:rPr>
        <w:t>=&gt; </w:t>
      </w:r>
      <w:proofErr w:type="spellStart"/>
      <w:r>
        <w:rPr>
          <w:rStyle w:val="HTML"/>
          <w:rFonts w:eastAsia="Arial"/>
          <w:color w:val="007700"/>
        </w:rPr>
        <w:t>array</w:t>
      </w:r>
      <w:proofErr w:type="spellEnd"/>
      <w:r>
        <w:rPr>
          <w:rStyle w:val="HTML"/>
          <w:rFonts w:eastAsia="Arial"/>
          <w:color w:val="007700"/>
        </w:rPr>
        <w:t> (      </w:t>
      </w:r>
      <w:r>
        <w:rPr>
          <w:rStyle w:val="HTML"/>
          <w:rFonts w:eastAsia="Arial"/>
          <w:color w:val="DD0000"/>
        </w:rPr>
        <w:t>"первая"</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0000BB"/>
        </w:rPr>
        <w:t>5 </w:t>
      </w:r>
      <w:r>
        <w:rPr>
          <w:rStyle w:val="HTML"/>
          <w:rFonts w:eastAsia="Arial"/>
          <w:color w:val="007700"/>
        </w:rPr>
        <w:t>=&gt; </w:t>
      </w:r>
      <w:r>
        <w:rPr>
          <w:rStyle w:val="HTML"/>
          <w:rFonts w:eastAsia="Arial"/>
          <w:color w:val="DD0000"/>
        </w:rPr>
        <w:t>"вторая"</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Style w:val="HTML"/>
          <w:rFonts w:eastAsia="Arial"/>
          <w:color w:val="DD0000"/>
        </w:rPr>
        <w:t>"третья"</w:t>
      </w:r>
      <w:r>
        <w:rPr>
          <w:rFonts w:ascii="Courier New" w:hAnsi="Courier New" w:cs="Courier New"/>
          <w:color w:val="DD0000"/>
          <w:sz w:val="20"/>
          <w:szCs w:val="20"/>
        </w:rPr>
        <w:br/>
      </w:r>
      <w:r>
        <w:rPr>
          <w:rStyle w:val="HTML"/>
          <w:rFonts w:eastAsia="Arial"/>
          <w:color w:val="DD0000"/>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Несколько примеров доступа к значениям предыдущего массива</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fruits</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holes</w:t>
      </w:r>
      <w:proofErr w:type="spellEnd"/>
      <w:r>
        <w:rPr>
          <w:rStyle w:val="HTML"/>
          <w:rFonts w:eastAsia="Arial"/>
          <w:color w:val="DD0000"/>
        </w:rPr>
        <w:t>"</w:t>
      </w:r>
      <w:r>
        <w:rPr>
          <w:rStyle w:val="HTML"/>
          <w:rFonts w:eastAsia="Arial"/>
          <w:color w:val="007700"/>
        </w:rPr>
        <w:t>][</w:t>
      </w:r>
      <w:r>
        <w:rPr>
          <w:rStyle w:val="HTML"/>
          <w:rFonts w:eastAsia="Arial"/>
          <w:color w:val="0000BB"/>
        </w:rPr>
        <w:t>5</w:t>
      </w:r>
      <w:r>
        <w:rPr>
          <w:rStyle w:val="HTML"/>
          <w:rFonts w:eastAsia="Arial"/>
          <w:color w:val="007700"/>
        </w:rPr>
        <w:t>];    </w:t>
      </w:r>
      <w:r>
        <w:rPr>
          <w:rStyle w:val="HTML"/>
          <w:rFonts w:eastAsia="Arial"/>
          <w:color w:val="FF8000"/>
        </w:rPr>
        <w:t>// напечатает "вторая"</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fruits</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fruits</w:t>
      </w:r>
      <w:proofErr w:type="spellEnd"/>
      <w:r>
        <w:rPr>
          <w:rStyle w:val="HTML"/>
          <w:rFonts w:eastAsia="Arial"/>
          <w:color w:val="DD0000"/>
        </w:rPr>
        <w:t>"</w:t>
      </w:r>
      <w:r>
        <w:rPr>
          <w:rStyle w:val="HTML"/>
          <w:rFonts w:eastAsia="Arial"/>
          <w:color w:val="007700"/>
        </w:rPr>
        <w:t>][</w:t>
      </w:r>
      <w:r>
        <w:rPr>
          <w:rStyle w:val="HTML"/>
          <w:rFonts w:eastAsia="Arial"/>
          <w:color w:val="DD0000"/>
        </w:rPr>
        <w:t>"a"</w:t>
      </w:r>
      <w:r>
        <w:rPr>
          <w:rStyle w:val="HTML"/>
          <w:rFonts w:eastAsia="Arial"/>
          <w:color w:val="007700"/>
        </w:rPr>
        <w:t>]; </w:t>
      </w:r>
      <w:r>
        <w:rPr>
          <w:rStyle w:val="HTML"/>
          <w:rFonts w:eastAsia="Arial"/>
          <w:color w:val="FF8000"/>
        </w:rPr>
        <w:t>// напечатает "апельсин"</w:t>
      </w:r>
      <w:r>
        <w:rPr>
          <w:rFonts w:ascii="Courier New" w:hAnsi="Courier New" w:cs="Courier New"/>
          <w:color w:val="FF8000"/>
          <w:sz w:val="20"/>
          <w:szCs w:val="20"/>
        </w:rPr>
        <w:br/>
      </w:r>
      <w:proofErr w:type="spellStart"/>
      <w:r>
        <w:rPr>
          <w:rStyle w:val="HTML"/>
          <w:rFonts w:eastAsia="Arial"/>
          <w:color w:val="007700"/>
        </w:rPr>
        <w:t>unset</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fruits</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holes</w:t>
      </w:r>
      <w:proofErr w:type="spellEnd"/>
      <w:r>
        <w:rPr>
          <w:rStyle w:val="HTML"/>
          <w:rFonts w:eastAsia="Arial"/>
          <w:color w:val="DD0000"/>
        </w:rPr>
        <w:t>"</w:t>
      </w:r>
      <w:r>
        <w:rPr>
          <w:rStyle w:val="HTML"/>
          <w:rFonts w:eastAsia="Arial"/>
          <w:color w:val="007700"/>
        </w:rPr>
        <w:t>][</w:t>
      </w:r>
      <w:r>
        <w:rPr>
          <w:rStyle w:val="HTML"/>
          <w:rFonts w:eastAsia="Arial"/>
          <w:color w:val="0000BB"/>
        </w:rPr>
        <w:t>0</w:t>
      </w:r>
      <w:r>
        <w:rPr>
          <w:rStyle w:val="HTML"/>
          <w:rFonts w:eastAsia="Arial"/>
          <w:color w:val="007700"/>
        </w:rPr>
        <w:t>]);  </w:t>
      </w:r>
      <w:r>
        <w:rPr>
          <w:rStyle w:val="HTML"/>
          <w:rFonts w:eastAsia="Arial"/>
          <w:color w:val="FF8000"/>
        </w:rPr>
        <w:t>// удалит "первая"</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FF8000"/>
        </w:rPr>
        <w:t>// Создаст новый многомерный массив</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juices</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apple</w:t>
      </w:r>
      <w:proofErr w:type="spellEnd"/>
      <w:r>
        <w:rPr>
          <w:rStyle w:val="HTML"/>
          <w:rFonts w:eastAsia="Arial"/>
          <w:color w:val="DD0000"/>
        </w:rPr>
        <w:t>"</w:t>
      </w:r>
      <w:r>
        <w:rPr>
          <w:rStyle w:val="HTML"/>
          <w:rFonts w:eastAsia="Arial"/>
          <w:color w:val="007700"/>
        </w:rPr>
        <w:t>][</w:t>
      </w:r>
      <w:r>
        <w:rPr>
          <w:rStyle w:val="HTML"/>
          <w:rFonts w:eastAsia="Arial"/>
          <w:color w:val="DD0000"/>
        </w:rPr>
        <w:t>"</w:t>
      </w:r>
      <w:proofErr w:type="spellStart"/>
      <w:r>
        <w:rPr>
          <w:rStyle w:val="HTML"/>
          <w:rFonts w:eastAsia="Arial"/>
          <w:color w:val="DD0000"/>
        </w:rPr>
        <w:t>green</w:t>
      </w:r>
      <w:proofErr w:type="spellEnd"/>
      <w:r>
        <w:rPr>
          <w:rStyle w:val="HTML"/>
          <w:rFonts w:eastAsia="Arial"/>
          <w:color w:val="DD0000"/>
        </w:rPr>
        <w:t>"</w:t>
      </w:r>
      <w:r>
        <w:rPr>
          <w:rStyle w:val="HTML"/>
          <w:rFonts w:eastAsia="Arial"/>
          <w:color w:val="007700"/>
        </w:rPr>
        <w:t>] = </w:t>
      </w:r>
      <w:r>
        <w:rPr>
          <w:rStyle w:val="HTML"/>
          <w:rFonts w:eastAsia="Arial"/>
          <w:color w:val="DD0000"/>
        </w:rPr>
        <w:t>"</w:t>
      </w:r>
      <w:proofErr w:type="spellStart"/>
      <w:r>
        <w:rPr>
          <w:rStyle w:val="HTML"/>
          <w:rFonts w:eastAsia="Arial"/>
          <w:color w:val="DD0000"/>
        </w:rPr>
        <w:t>good</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5C9C3DAA" w14:textId="77777777" w:rsidR="000B141F" w:rsidRDefault="000B141F" w:rsidP="000B141F">
      <w:pPr>
        <w:pStyle w:val="para"/>
        <w:shd w:val="clear" w:color="auto" w:fill="F2F2F2"/>
        <w:rPr>
          <w:rFonts w:ascii="Helvetica" w:hAnsi="Helvetica" w:cs="Helvetica"/>
          <w:color w:val="333333"/>
        </w:rPr>
      </w:pPr>
      <w:r>
        <w:rPr>
          <w:rFonts w:ascii="Helvetica" w:hAnsi="Helvetica" w:cs="Helvetica"/>
          <w:color w:val="333333"/>
        </w:rPr>
        <w:lastRenderedPageBreak/>
        <w:t>Обратите внимание, что при присваивании массива всегда происходит копирование значения. Чтобы скопировать массив по ссылке, вам нужно использовать </w:t>
      </w:r>
      <w:hyperlink r:id="rId78" w:history="1">
        <w:r>
          <w:rPr>
            <w:rStyle w:val="a8"/>
            <w:rFonts w:ascii="Helvetica" w:hAnsi="Helvetica" w:cs="Helvetica"/>
            <w:color w:val="336699"/>
          </w:rPr>
          <w:t>оператор ссылки</w:t>
        </w:r>
      </w:hyperlink>
      <w:r>
        <w:rPr>
          <w:rFonts w:ascii="Helvetica" w:hAnsi="Helvetica" w:cs="Helvetica"/>
          <w:color w:val="333333"/>
        </w:rPr>
        <w:t>.</w:t>
      </w:r>
    </w:p>
    <w:p w14:paraId="70F695FF" w14:textId="77777777" w:rsidR="000B141F" w:rsidRDefault="000B141F" w:rsidP="000B141F">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$arr1 </w:t>
      </w:r>
      <w:r>
        <w:rPr>
          <w:rStyle w:val="HTML"/>
          <w:rFonts w:eastAsia="Arial"/>
          <w:color w:val="007700"/>
        </w:rPr>
        <w:t>= </w:t>
      </w:r>
      <w:proofErr w:type="spellStart"/>
      <w:r>
        <w:rPr>
          <w:rStyle w:val="HTML"/>
          <w:rFonts w:eastAsia="Arial"/>
          <w:color w:val="007700"/>
        </w:rPr>
        <w:t>array</w:t>
      </w:r>
      <w:proofErr w:type="spellEnd"/>
      <w:r>
        <w:rPr>
          <w:rStyle w:val="HTML"/>
          <w:rFonts w:eastAsia="Arial"/>
          <w:color w:val="007700"/>
        </w:rPr>
        <w:t>(</w:t>
      </w:r>
      <w:r>
        <w:rPr>
          <w:rStyle w:val="HTML"/>
          <w:rFonts w:eastAsia="Arial"/>
          <w:color w:val="0000BB"/>
        </w:rPr>
        <w:t>2</w:t>
      </w:r>
      <w:r>
        <w:rPr>
          <w:rStyle w:val="HTML"/>
          <w:rFonts w:eastAsia="Arial"/>
          <w:color w:val="007700"/>
        </w:rPr>
        <w:t>, </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$arr2 </w:t>
      </w:r>
      <w:r>
        <w:rPr>
          <w:rStyle w:val="HTML"/>
          <w:rFonts w:eastAsia="Arial"/>
          <w:color w:val="007700"/>
        </w:rPr>
        <w:t>= </w:t>
      </w:r>
      <w:r>
        <w:rPr>
          <w:rStyle w:val="HTML"/>
          <w:rFonts w:eastAsia="Arial"/>
          <w:color w:val="0000BB"/>
        </w:rPr>
        <w:t>$arr1</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$arr2</w:t>
      </w:r>
      <w:r>
        <w:rPr>
          <w:rStyle w:val="HTML"/>
          <w:rFonts w:eastAsia="Arial"/>
          <w:color w:val="007700"/>
        </w:rPr>
        <w:t>[] = </w:t>
      </w:r>
      <w:r>
        <w:rPr>
          <w:rStyle w:val="HTML"/>
          <w:rFonts w:eastAsia="Arial"/>
          <w:color w:val="0000BB"/>
        </w:rPr>
        <w:t>4</w:t>
      </w:r>
      <w:r>
        <w:rPr>
          <w:rStyle w:val="HTML"/>
          <w:rFonts w:eastAsia="Arial"/>
          <w:color w:val="007700"/>
        </w:rPr>
        <w:t>; </w:t>
      </w:r>
      <w:r>
        <w:rPr>
          <w:rStyle w:val="HTML"/>
          <w:rFonts w:eastAsia="Arial"/>
          <w:color w:val="FF8000"/>
        </w:rPr>
        <w:t>// $arr2 изменился,</w:t>
      </w:r>
      <w:r>
        <w:rPr>
          <w:rFonts w:ascii="Courier New" w:hAnsi="Courier New" w:cs="Courier New"/>
          <w:color w:val="FF8000"/>
          <w:sz w:val="20"/>
          <w:szCs w:val="20"/>
        </w:rPr>
        <w:br/>
      </w:r>
      <w:r>
        <w:rPr>
          <w:rStyle w:val="HTML"/>
          <w:rFonts w:eastAsia="Arial"/>
          <w:color w:val="FF8000"/>
        </w:rPr>
        <w:t>             // $arr1 всё ещё </w:t>
      </w:r>
      <w:proofErr w:type="spellStart"/>
      <w:r>
        <w:rPr>
          <w:rStyle w:val="HTML"/>
          <w:rFonts w:eastAsia="Arial"/>
          <w:color w:val="FF8000"/>
        </w:rPr>
        <w:t>array</w:t>
      </w:r>
      <w:proofErr w:type="spellEnd"/>
      <w:r>
        <w:rPr>
          <w:rStyle w:val="HTML"/>
          <w:rFonts w:eastAsia="Arial"/>
          <w:color w:val="FF8000"/>
        </w:rPr>
        <w:t>(2, 3)</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$arr3 </w:t>
      </w:r>
      <w:r>
        <w:rPr>
          <w:rStyle w:val="HTML"/>
          <w:rFonts w:eastAsia="Arial"/>
          <w:color w:val="007700"/>
        </w:rPr>
        <w:t>= &amp;</w:t>
      </w:r>
      <w:r>
        <w:rPr>
          <w:rStyle w:val="HTML"/>
          <w:rFonts w:eastAsia="Arial"/>
          <w:color w:val="0000BB"/>
        </w:rPr>
        <w:t>$arr1</w:t>
      </w:r>
      <w:r>
        <w:rPr>
          <w:rStyle w:val="HTML"/>
          <w:rFonts w:eastAsia="Arial"/>
          <w:color w:val="007700"/>
        </w:rPr>
        <w:t>;</w:t>
      </w:r>
      <w:r>
        <w:rPr>
          <w:rFonts w:ascii="Courier New" w:hAnsi="Courier New" w:cs="Courier New"/>
          <w:color w:val="007700"/>
          <w:sz w:val="20"/>
          <w:szCs w:val="20"/>
        </w:rPr>
        <w:br/>
      </w:r>
      <w:r>
        <w:rPr>
          <w:rStyle w:val="HTML"/>
          <w:rFonts w:eastAsia="Arial"/>
          <w:color w:val="0000BB"/>
        </w:rPr>
        <w:t>$arr3</w:t>
      </w:r>
      <w:r>
        <w:rPr>
          <w:rStyle w:val="HTML"/>
          <w:rFonts w:eastAsia="Arial"/>
          <w:color w:val="007700"/>
        </w:rPr>
        <w:t>[] = </w:t>
      </w:r>
      <w:r>
        <w:rPr>
          <w:rStyle w:val="HTML"/>
          <w:rFonts w:eastAsia="Arial"/>
          <w:color w:val="0000BB"/>
        </w:rPr>
        <w:t>4</w:t>
      </w:r>
      <w:r>
        <w:rPr>
          <w:rStyle w:val="HTML"/>
          <w:rFonts w:eastAsia="Arial"/>
          <w:color w:val="007700"/>
        </w:rPr>
        <w:t>; </w:t>
      </w:r>
      <w:r>
        <w:rPr>
          <w:rStyle w:val="HTML"/>
          <w:rFonts w:eastAsia="Arial"/>
          <w:color w:val="FF8000"/>
        </w:rPr>
        <w:t>// теперь $arr1 и $arr3 одинаковы</w:t>
      </w:r>
      <w:r>
        <w:rPr>
          <w:rFonts w:ascii="Courier New" w:hAnsi="Courier New" w:cs="Courier New"/>
          <w:color w:val="FF8000"/>
          <w:sz w:val="20"/>
          <w:szCs w:val="20"/>
        </w:rPr>
        <w:br/>
      </w:r>
      <w:r>
        <w:rPr>
          <w:rStyle w:val="HTML"/>
          <w:rFonts w:eastAsia="Arial"/>
          <w:color w:val="0000BB"/>
        </w:rPr>
        <w:t>?&gt;</w:t>
      </w:r>
    </w:p>
    <w:p w14:paraId="7992A11F" w14:textId="77777777" w:rsidR="000B141F" w:rsidRDefault="000B141F" w:rsidP="008B438E">
      <w:pPr>
        <w:rPr>
          <w:rFonts w:ascii="Times New Roman" w:hAnsi="Times New Roman" w:cs="Times New Roman"/>
          <w:sz w:val="24"/>
          <w:szCs w:val="24"/>
        </w:rPr>
      </w:pPr>
    </w:p>
    <w:p w14:paraId="58814732" w14:textId="77777777" w:rsidR="000B141F"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62.Опишите использование фигурных скобок при форматировании строк в PHP. </w:t>
      </w:r>
    </w:p>
    <w:p w14:paraId="202D6D43" w14:textId="77777777" w:rsidR="009578D7" w:rsidRDefault="009578D7" w:rsidP="009578D7">
      <w:pPr>
        <w:pStyle w:val="4"/>
        <w:shd w:val="clear" w:color="auto" w:fill="F2F2F2"/>
        <w:rPr>
          <w:rFonts w:ascii="Helvetica" w:hAnsi="Helvetica" w:cs="Helvetica"/>
          <w:color w:val="793862"/>
        </w:rPr>
      </w:pPr>
      <w:r>
        <w:rPr>
          <w:rFonts w:ascii="Helvetica" w:hAnsi="Helvetica" w:cs="Helvetica"/>
          <w:b/>
          <w:bCs/>
          <w:color w:val="793862"/>
        </w:rPr>
        <w:t>Обработка переменных</w:t>
      </w:r>
      <w:hyperlink r:id="rId79" w:anchor="language.types.string.parsing" w:history="1">
        <w:r>
          <w:rPr>
            <w:rStyle w:val="a8"/>
            <w:rFonts w:ascii="Helvetica" w:hAnsi="Helvetica" w:cs="Helvetica"/>
            <w:b/>
            <w:bCs/>
            <w:bdr w:val="none" w:sz="0" w:space="0" w:color="auto" w:frame="1"/>
          </w:rPr>
          <w:t> ¶</w:t>
        </w:r>
      </w:hyperlink>
    </w:p>
    <w:p w14:paraId="09C57132"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 xml:space="preserve">Если строка указывается в двойных кавычках, либо при помощи </w:t>
      </w:r>
      <w:proofErr w:type="spellStart"/>
      <w:r>
        <w:rPr>
          <w:rFonts w:ascii="Helvetica" w:hAnsi="Helvetica" w:cs="Helvetica"/>
          <w:color w:val="333333"/>
        </w:rPr>
        <w:t>heredoc</w:t>
      </w:r>
      <w:proofErr w:type="spellEnd"/>
      <w:r>
        <w:rPr>
          <w:rFonts w:ascii="Helvetica" w:hAnsi="Helvetica" w:cs="Helvetica"/>
          <w:color w:val="333333"/>
        </w:rPr>
        <w:t>, </w:t>
      </w:r>
      <w:hyperlink r:id="rId80" w:history="1">
        <w:r>
          <w:rPr>
            <w:rStyle w:val="a8"/>
            <w:rFonts w:ascii="Helvetica" w:hAnsi="Helvetica" w:cs="Helvetica"/>
            <w:color w:val="336699"/>
          </w:rPr>
          <w:t>переменные</w:t>
        </w:r>
      </w:hyperlink>
      <w:r>
        <w:rPr>
          <w:rFonts w:ascii="Helvetica" w:hAnsi="Helvetica" w:cs="Helvetica"/>
          <w:color w:val="333333"/>
        </w:rPr>
        <w:t> внутри неё обрабатываются.</w:t>
      </w:r>
    </w:p>
    <w:p w14:paraId="76943412"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Существует два типа синтаксиса: </w:t>
      </w:r>
      <w:hyperlink r:id="rId81" w:anchor="language.types.string.parsing.simple" w:history="1">
        <w:r>
          <w:rPr>
            <w:rStyle w:val="a8"/>
            <w:rFonts w:ascii="Helvetica" w:hAnsi="Helvetica" w:cs="Helvetica"/>
            <w:color w:val="336699"/>
          </w:rPr>
          <w:t>простой</w:t>
        </w:r>
      </w:hyperlink>
      <w:r>
        <w:rPr>
          <w:rFonts w:ascii="Helvetica" w:hAnsi="Helvetica" w:cs="Helvetica"/>
          <w:color w:val="333333"/>
        </w:rPr>
        <w:t> и </w:t>
      </w:r>
      <w:hyperlink r:id="rId82" w:anchor="language.types.string.parsing.complex" w:history="1">
        <w:r>
          <w:rPr>
            <w:rStyle w:val="a8"/>
            <w:rFonts w:ascii="Helvetica" w:hAnsi="Helvetica" w:cs="Helvetica"/>
            <w:color w:val="336699"/>
          </w:rPr>
          <w:t>сложный</w:t>
        </w:r>
      </w:hyperlink>
      <w:r>
        <w:rPr>
          <w:rFonts w:ascii="Helvetica" w:hAnsi="Helvetica" w:cs="Helvetica"/>
          <w:color w:val="333333"/>
        </w:rPr>
        <w:t>. Простой синтаксис более лёгок и удобен. Он даёт возможность обработки переменной, значения массива (</w:t>
      </w:r>
      <w:proofErr w:type="spellStart"/>
      <w:r>
        <w:rPr>
          <w:rStyle w:val="type"/>
          <w:rFonts w:ascii="Helvetica" w:hAnsi="Helvetica" w:cs="Helvetica"/>
          <w:color w:val="333333"/>
        </w:rPr>
        <w:t>array</w:t>
      </w:r>
      <w:proofErr w:type="spellEnd"/>
      <w:r>
        <w:rPr>
          <w:rFonts w:ascii="Helvetica" w:hAnsi="Helvetica" w:cs="Helvetica"/>
          <w:color w:val="333333"/>
        </w:rPr>
        <w:t>) или свойства объекта (</w:t>
      </w:r>
      <w:proofErr w:type="spellStart"/>
      <w:r>
        <w:rPr>
          <w:rStyle w:val="type"/>
          <w:rFonts w:ascii="Helvetica" w:hAnsi="Helvetica" w:cs="Helvetica"/>
          <w:color w:val="333333"/>
        </w:rPr>
        <w:t>object</w:t>
      </w:r>
      <w:proofErr w:type="spellEnd"/>
      <w:r>
        <w:rPr>
          <w:rFonts w:ascii="Helvetica" w:hAnsi="Helvetica" w:cs="Helvetica"/>
          <w:color w:val="333333"/>
        </w:rPr>
        <w:t>) с минимумом усилий.</w:t>
      </w:r>
    </w:p>
    <w:p w14:paraId="2E9E9D7C"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Сложный синтаксис может быть определён по фигурным скобкам, окружающим выражение.</w:t>
      </w:r>
    </w:p>
    <w:p w14:paraId="160C7D22" w14:textId="77777777" w:rsidR="009578D7" w:rsidRDefault="009578D7" w:rsidP="009578D7">
      <w:pPr>
        <w:pStyle w:val="5"/>
        <w:shd w:val="clear" w:color="auto" w:fill="F2F2F2"/>
        <w:rPr>
          <w:rFonts w:ascii="Helvetica" w:hAnsi="Helvetica" w:cs="Helvetica"/>
          <w:color w:val="793862"/>
        </w:rPr>
      </w:pPr>
      <w:r>
        <w:rPr>
          <w:rFonts w:ascii="Helvetica" w:hAnsi="Helvetica" w:cs="Helvetica"/>
          <w:b/>
          <w:bCs/>
          <w:color w:val="793862"/>
        </w:rPr>
        <w:t>Простой синтаксис</w:t>
      </w:r>
    </w:p>
    <w:p w14:paraId="78294815"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Если интерпретатор встречает знак доллара (</w:t>
      </w:r>
      <w:r>
        <w:rPr>
          <w:rStyle w:val="HTML"/>
          <w:color w:val="333333"/>
        </w:rPr>
        <w:t>$</w:t>
      </w:r>
      <w:r>
        <w:rPr>
          <w:rFonts w:ascii="Helvetica" w:hAnsi="Helvetica" w:cs="Helvetica"/>
          <w:color w:val="333333"/>
        </w:rPr>
        <w:t>), он захватывает так много символов, сколько возможно, чтобы сформировать правильное имя переменной. Если вы хотите точно определить конец имени, заключайте имя переменной в фигурные скобки.</w:t>
      </w:r>
    </w:p>
    <w:p w14:paraId="62BF3973" w14:textId="77777777" w:rsidR="009578D7" w:rsidRDefault="009578D7" w:rsidP="009578D7">
      <w:pPr>
        <w:shd w:val="clear" w:color="auto" w:fill="FFFFFF"/>
        <w:rPr>
          <w:rFonts w:ascii="Helvetica" w:hAnsi="Helvetica" w:cs="Helvetica"/>
          <w:color w:val="333333"/>
        </w:rPr>
      </w:pPr>
      <w:r w:rsidRPr="009578D7">
        <w:rPr>
          <w:rStyle w:val="HTML"/>
          <w:rFonts w:eastAsia="Arial"/>
          <w:color w:val="0000BB"/>
          <w:lang w:val="en-US"/>
        </w:rPr>
        <w:t>&lt;?php</w:t>
      </w:r>
      <w:r w:rsidRPr="009578D7">
        <w:rPr>
          <w:rFonts w:ascii="Courier New" w:hAnsi="Courier New" w:cs="Courier New"/>
          <w:color w:val="0000BB"/>
          <w:sz w:val="20"/>
          <w:szCs w:val="20"/>
          <w:lang w:val="en-US"/>
        </w:rPr>
        <w:br/>
      </w:r>
      <w:r w:rsidRPr="009578D7">
        <w:rPr>
          <w:rStyle w:val="HTML"/>
          <w:rFonts w:eastAsia="Arial"/>
          <w:color w:val="0000BB"/>
          <w:lang w:val="en-US"/>
        </w:rPr>
        <w:t>$juice </w:t>
      </w:r>
      <w:r w:rsidRPr="009578D7">
        <w:rPr>
          <w:rStyle w:val="HTML"/>
          <w:rFonts w:eastAsia="Arial"/>
          <w:color w:val="007700"/>
          <w:lang w:val="en-US"/>
        </w:rPr>
        <w:t>= </w:t>
      </w:r>
      <w:r w:rsidRPr="009578D7">
        <w:rPr>
          <w:rStyle w:val="HTML"/>
          <w:rFonts w:eastAsia="Arial"/>
          <w:color w:val="DD0000"/>
          <w:lang w:val="en-US"/>
        </w:rPr>
        <w:t>"apple"</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"He drank some </w:t>
      </w:r>
      <w:r w:rsidRPr="009578D7">
        <w:rPr>
          <w:rStyle w:val="HTML"/>
          <w:rFonts w:eastAsia="Arial"/>
          <w:color w:val="0000BB"/>
          <w:lang w:val="en-US"/>
        </w:rPr>
        <w:t>$juice</w:t>
      </w:r>
      <w:r w:rsidRPr="009578D7">
        <w:rPr>
          <w:rStyle w:val="HTML"/>
          <w:rFonts w:eastAsia="Arial"/>
          <w:color w:val="DD0000"/>
          <w:lang w:val="en-US"/>
        </w:rPr>
        <w:t> </w:t>
      </w:r>
      <w:proofErr w:type="spellStart"/>
      <w:r w:rsidRPr="009578D7">
        <w:rPr>
          <w:rStyle w:val="HTML"/>
          <w:rFonts w:eastAsia="Arial"/>
          <w:color w:val="DD0000"/>
          <w:lang w:val="en-US"/>
        </w:rPr>
        <w:t>juice."</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FF8000"/>
          <w:lang w:val="en-US"/>
        </w:rPr>
        <w:t>// </w:t>
      </w:r>
      <w:r>
        <w:rPr>
          <w:rStyle w:val="HTML"/>
          <w:rFonts w:eastAsia="Arial"/>
          <w:color w:val="FF8000"/>
        </w:rPr>
        <w:t>Некорректно</w:t>
      </w:r>
      <w:r w:rsidRPr="009578D7">
        <w:rPr>
          <w:rStyle w:val="HTML"/>
          <w:rFonts w:eastAsia="Arial"/>
          <w:color w:val="FF8000"/>
          <w:lang w:val="en-US"/>
        </w:rPr>
        <w:t>. </w:t>
      </w:r>
      <w:r>
        <w:rPr>
          <w:rStyle w:val="HTML"/>
          <w:rFonts w:eastAsia="Arial"/>
          <w:color w:val="FF8000"/>
        </w:rPr>
        <w:t>'s' - верный символ для имени переменной, но переменная имеет имя $juice.</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w:t>
      </w:r>
      <w:proofErr w:type="spellEnd"/>
      <w:r>
        <w:rPr>
          <w:rStyle w:val="HTML"/>
          <w:rFonts w:eastAsia="Arial"/>
          <w:color w:val="DD0000"/>
        </w:rPr>
        <w:t> </w:t>
      </w:r>
      <w:proofErr w:type="spellStart"/>
      <w:r>
        <w:rPr>
          <w:rStyle w:val="HTML"/>
          <w:rFonts w:eastAsia="Arial"/>
          <w:color w:val="DD0000"/>
        </w:rPr>
        <w:t>drank</w:t>
      </w:r>
      <w:proofErr w:type="spellEnd"/>
      <w:r>
        <w:rPr>
          <w:rStyle w:val="HTML"/>
          <w:rFonts w:eastAsia="Arial"/>
          <w:color w:val="DD0000"/>
        </w:rPr>
        <w:t> </w:t>
      </w:r>
      <w:proofErr w:type="spellStart"/>
      <w:r>
        <w:rPr>
          <w:rStyle w:val="HTML"/>
          <w:rFonts w:eastAsia="Arial"/>
          <w:color w:val="DD0000"/>
        </w:rPr>
        <w:t>some</w:t>
      </w:r>
      <w:proofErr w:type="spellEnd"/>
      <w:r>
        <w:rPr>
          <w:rStyle w:val="HTML"/>
          <w:rFonts w:eastAsia="Arial"/>
          <w:color w:val="DD0000"/>
        </w:rPr>
        <w:t> </w:t>
      </w:r>
      <w:proofErr w:type="spellStart"/>
      <w:r>
        <w:rPr>
          <w:rStyle w:val="HTML"/>
          <w:rFonts w:eastAsia="Arial"/>
          <w:color w:val="DD0000"/>
        </w:rPr>
        <w:t>juice</w:t>
      </w:r>
      <w:proofErr w:type="spellEnd"/>
      <w:r>
        <w:rPr>
          <w:rStyle w:val="HTML"/>
          <w:rFonts w:eastAsia="Arial"/>
          <w:color w:val="DD0000"/>
        </w:rPr>
        <w:t> </w:t>
      </w:r>
      <w:proofErr w:type="spellStart"/>
      <w:r>
        <w:rPr>
          <w:rStyle w:val="HTML"/>
          <w:rFonts w:eastAsia="Arial"/>
          <w:color w:val="DD0000"/>
        </w:rPr>
        <w:t>made</w:t>
      </w:r>
      <w:proofErr w:type="spellEnd"/>
      <w:r>
        <w:rPr>
          <w:rStyle w:val="HTML"/>
          <w:rFonts w:eastAsia="Arial"/>
          <w:color w:val="DD0000"/>
        </w:rPr>
        <w:t> </w:t>
      </w:r>
      <w:proofErr w:type="spellStart"/>
      <w:r>
        <w:rPr>
          <w:rStyle w:val="HTML"/>
          <w:rFonts w:eastAsia="Arial"/>
          <w:color w:val="DD0000"/>
        </w:rPr>
        <w:t>of</w:t>
      </w:r>
      <w:proofErr w:type="spellEnd"/>
      <w:r>
        <w:rPr>
          <w:rStyle w:val="HTML"/>
          <w:rFonts w:eastAsia="Arial"/>
          <w:color w:val="DD0000"/>
        </w:rPr>
        <w:t> </w:t>
      </w:r>
      <w:r>
        <w:rPr>
          <w:rStyle w:val="HTML"/>
          <w:rFonts w:eastAsia="Arial"/>
          <w:color w:val="0000BB"/>
        </w:rPr>
        <w:t>$</w:t>
      </w:r>
      <w:proofErr w:type="spellStart"/>
      <w:r>
        <w:rPr>
          <w:rStyle w:val="HTML"/>
          <w:rFonts w:eastAsia="Arial"/>
          <w:color w:val="0000BB"/>
        </w:rPr>
        <w:t>juices</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Корректно. Строго указан конец имени переменной с помощью скобок:</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w:t>
      </w:r>
      <w:proofErr w:type="spellStart"/>
      <w:r>
        <w:rPr>
          <w:rStyle w:val="HTML"/>
          <w:rFonts w:eastAsia="Arial"/>
          <w:color w:val="DD0000"/>
        </w:rPr>
        <w:t>He</w:t>
      </w:r>
      <w:proofErr w:type="spellEnd"/>
      <w:r>
        <w:rPr>
          <w:rStyle w:val="HTML"/>
          <w:rFonts w:eastAsia="Arial"/>
          <w:color w:val="DD0000"/>
        </w:rPr>
        <w:t> </w:t>
      </w:r>
      <w:proofErr w:type="spellStart"/>
      <w:r>
        <w:rPr>
          <w:rStyle w:val="HTML"/>
          <w:rFonts w:eastAsia="Arial"/>
          <w:color w:val="DD0000"/>
        </w:rPr>
        <w:t>drank</w:t>
      </w:r>
      <w:proofErr w:type="spellEnd"/>
      <w:r>
        <w:rPr>
          <w:rStyle w:val="HTML"/>
          <w:rFonts w:eastAsia="Arial"/>
          <w:color w:val="DD0000"/>
        </w:rPr>
        <w:t> </w:t>
      </w:r>
      <w:proofErr w:type="spellStart"/>
      <w:r>
        <w:rPr>
          <w:rStyle w:val="HTML"/>
          <w:rFonts w:eastAsia="Arial"/>
          <w:color w:val="DD0000"/>
        </w:rPr>
        <w:t>some</w:t>
      </w:r>
      <w:proofErr w:type="spellEnd"/>
      <w:r>
        <w:rPr>
          <w:rStyle w:val="HTML"/>
          <w:rFonts w:eastAsia="Arial"/>
          <w:color w:val="DD0000"/>
        </w:rPr>
        <w:t> </w:t>
      </w:r>
      <w:proofErr w:type="spellStart"/>
      <w:r>
        <w:rPr>
          <w:rStyle w:val="HTML"/>
          <w:rFonts w:eastAsia="Arial"/>
          <w:color w:val="DD0000"/>
        </w:rPr>
        <w:t>juice</w:t>
      </w:r>
      <w:proofErr w:type="spellEnd"/>
      <w:r>
        <w:rPr>
          <w:rStyle w:val="HTML"/>
          <w:rFonts w:eastAsia="Arial"/>
          <w:color w:val="DD0000"/>
        </w:rPr>
        <w:t> </w:t>
      </w:r>
      <w:proofErr w:type="spellStart"/>
      <w:r>
        <w:rPr>
          <w:rStyle w:val="HTML"/>
          <w:rFonts w:eastAsia="Arial"/>
          <w:color w:val="DD0000"/>
        </w:rPr>
        <w:t>made</w:t>
      </w:r>
      <w:proofErr w:type="spellEnd"/>
      <w:r>
        <w:rPr>
          <w:rStyle w:val="HTML"/>
          <w:rFonts w:eastAsia="Arial"/>
          <w:color w:val="DD0000"/>
        </w:rPr>
        <w:t> </w:t>
      </w:r>
      <w:proofErr w:type="spellStart"/>
      <w:r>
        <w:rPr>
          <w:rStyle w:val="HTML"/>
          <w:rFonts w:eastAsia="Arial"/>
          <w:color w:val="DD0000"/>
        </w:rPr>
        <w:t>of</w:t>
      </w:r>
      <w:proofErr w:type="spellEnd"/>
      <w:r>
        <w:rPr>
          <w:rStyle w:val="HTML"/>
          <w:rFonts w:eastAsia="Arial"/>
          <w:color w:val="DD0000"/>
        </w:rPr>
        <w:t> </w:t>
      </w:r>
      <w:r>
        <w:rPr>
          <w:rStyle w:val="HTML"/>
          <w:rFonts w:eastAsia="Arial"/>
          <w:color w:val="007700"/>
        </w:rPr>
        <w:t>${</w:t>
      </w:r>
      <w:proofErr w:type="spellStart"/>
      <w:r>
        <w:rPr>
          <w:rStyle w:val="HTML"/>
          <w:rFonts w:eastAsia="Arial"/>
          <w:color w:val="0000BB"/>
        </w:rPr>
        <w:t>juice</w:t>
      </w:r>
      <w:proofErr w:type="spellEnd"/>
      <w:r>
        <w:rPr>
          <w:rStyle w:val="HTML"/>
          <w:rFonts w:eastAsia="Arial"/>
          <w:color w:val="007700"/>
        </w:rPr>
        <w:t>}</w:t>
      </w:r>
      <w:r>
        <w:rPr>
          <w:rStyle w:val="HTML"/>
          <w:rFonts w:eastAsia="Arial"/>
          <w:color w:val="DD0000"/>
        </w:rPr>
        <w:t>s."</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5D0BD94D"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2A9C47B9" w14:textId="77777777" w:rsidR="009578D7" w:rsidRDefault="009578D7" w:rsidP="009578D7">
      <w:pPr>
        <w:pStyle w:val="HTML0"/>
        <w:shd w:val="clear" w:color="auto" w:fill="FFFFFF"/>
        <w:rPr>
          <w:color w:val="333333"/>
        </w:rPr>
      </w:pPr>
      <w:proofErr w:type="spellStart"/>
      <w:r>
        <w:rPr>
          <w:color w:val="333333"/>
        </w:rPr>
        <w:t>He</w:t>
      </w:r>
      <w:proofErr w:type="spellEnd"/>
      <w:r>
        <w:rPr>
          <w:color w:val="333333"/>
        </w:rPr>
        <w:t xml:space="preserve"> </w:t>
      </w:r>
      <w:proofErr w:type="spellStart"/>
      <w:r>
        <w:rPr>
          <w:color w:val="333333"/>
        </w:rPr>
        <w:t>drank</w:t>
      </w:r>
      <w:proofErr w:type="spellEnd"/>
      <w:r>
        <w:rPr>
          <w:color w:val="333333"/>
        </w:rPr>
        <w:t xml:space="preserve"> </w:t>
      </w:r>
      <w:proofErr w:type="spellStart"/>
      <w:r>
        <w:rPr>
          <w:color w:val="333333"/>
        </w:rPr>
        <w:t>some</w:t>
      </w:r>
      <w:proofErr w:type="spellEnd"/>
      <w:r>
        <w:rPr>
          <w:color w:val="333333"/>
        </w:rPr>
        <w:t xml:space="preserve"> </w:t>
      </w:r>
      <w:proofErr w:type="spellStart"/>
      <w:r>
        <w:rPr>
          <w:color w:val="333333"/>
        </w:rPr>
        <w:t>apple</w:t>
      </w:r>
      <w:proofErr w:type="spellEnd"/>
      <w:r>
        <w:rPr>
          <w:color w:val="333333"/>
        </w:rPr>
        <w:t xml:space="preserve"> </w:t>
      </w:r>
      <w:proofErr w:type="spellStart"/>
      <w:r>
        <w:rPr>
          <w:color w:val="333333"/>
        </w:rPr>
        <w:t>juice</w:t>
      </w:r>
      <w:proofErr w:type="spellEnd"/>
      <w:r>
        <w:rPr>
          <w:color w:val="333333"/>
        </w:rPr>
        <w:t>.</w:t>
      </w:r>
    </w:p>
    <w:p w14:paraId="48785B80" w14:textId="77777777" w:rsidR="009578D7" w:rsidRPr="009578D7" w:rsidRDefault="009578D7" w:rsidP="009578D7">
      <w:pPr>
        <w:pStyle w:val="HTML0"/>
        <w:shd w:val="clear" w:color="auto" w:fill="FFFFFF"/>
        <w:rPr>
          <w:color w:val="333333"/>
          <w:lang w:val="en-US"/>
        </w:rPr>
      </w:pPr>
      <w:r w:rsidRPr="009578D7">
        <w:rPr>
          <w:color w:val="333333"/>
          <w:lang w:val="en-US"/>
        </w:rPr>
        <w:lastRenderedPageBreak/>
        <w:t xml:space="preserve">He drank some juice made </w:t>
      </w:r>
      <w:proofErr w:type="gramStart"/>
      <w:r w:rsidRPr="009578D7">
        <w:rPr>
          <w:color w:val="333333"/>
          <w:lang w:val="en-US"/>
        </w:rPr>
        <w:t>of .</w:t>
      </w:r>
      <w:proofErr w:type="gramEnd"/>
    </w:p>
    <w:p w14:paraId="4C5B086E" w14:textId="77777777" w:rsidR="009578D7" w:rsidRPr="009578D7" w:rsidRDefault="009578D7" w:rsidP="009578D7">
      <w:pPr>
        <w:pStyle w:val="HTML0"/>
        <w:shd w:val="clear" w:color="auto" w:fill="FFFFFF"/>
        <w:rPr>
          <w:color w:val="333333"/>
          <w:lang w:val="en-US"/>
        </w:rPr>
      </w:pPr>
      <w:r w:rsidRPr="009578D7">
        <w:rPr>
          <w:color w:val="333333"/>
          <w:lang w:val="en-US"/>
        </w:rPr>
        <w:t>He drank some juice made of apples.</w:t>
      </w:r>
    </w:p>
    <w:p w14:paraId="5B5F3003"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Аналогично могут быть обработаны элемент массива (</w:t>
      </w:r>
      <w:proofErr w:type="spellStart"/>
      <w:r>
        <w:rPr>
          <w:rStyle w:val="type"/>
          <w:rFonts w:ascii="Helvetica" w:hAnsi="Helvetica" w:cs="Helvetica"/>
          <w:color w:val="333333"/>
        </w:rPr>
        <w:t>array</w:t>
      </w:r>
      <w:proofErr w:type="spellEnd"/>
      <w:r>
        <w:rPr>
          <w:rFonts w:ascii="Helvetica" w:hAnsi="Helvetica" w:cs="Helvetica"/>
          <w:color w:val="333333"/>
        </w:rPr>
        <w:t>) или свойство объекта (</w:t>
      </w:r>
      <w:proofErr w:type="spellStart"/>
      <w:r>
        <w:rPr>
          <w:rStyle w:val="type"/>
          <w:rFonts w:ascii="Helvetica" w:hAnsi="Helvetica" w:cs="Helvetica"/>
          <w:color w:val="333333"/>
        </w:rPr>
        <w:t>object</w:t>
      </w:r>
      <w:proofErr w:type="spellEnd"/>
      <w:r>
        <w:rPr>
          <w:rFonts w:ascii="Helvetica" w:hAnsi="Helvetica" w:cs="Helvetica"/>
          <w:color w:val="333333"/>
        </w:rPr>
        <w:t>). В индексах массива закрывающая квадратная скобка (</w:t>
      </w:r>
      <w:r>
        <w:rPr>
          <w:rStyle w:val="HTML"/>
          <w:color w:val="333333"/>
        </w:rPr>
        <w:t>]</w:t>
      </w:r>
      <w:r>
        <w:rPr>
          <w:rFonts w:ascii="Helvetica" w:hAnsi="Helvetica" w:cs="Helvetica"/>
          <w:color w:val="333333"/>
        </w:rPr>
        <w:t>) обозначает конец определения индекса. Для свойств объекта применяются те же правила, что и для простых переменных.</w:t>
      </w:r>
    </w:p>
    <w:p w14:paraId="6DC1CAF0" w14:textId="77777777" w:rsidR="009578D7" w:rsidRPr="009578D7" w:rsidRDefault="009578D7" w:rsidP="009578D7">
      <w:pPr>
        <w:pStyle w:val="a6"/>
        <w:shd w:val="clear" w:color="auto" w:fill="F2F2F2"/>
        <w:rPr>
          <w:rFonts w:ascii="Helvetica" w:hAnsi="Helvetica" w:cs="Helvetica"/>
          <w:color w:val="333333"/>
          <w:lang w:val="en-US"/>
        </w:rPr>
      </w:pPr>
      <w:r>
        <w:rPr>
          <w:rStyle w:val="a7"/>
          <w:rFonts w:ascii="Helvetica" w:hAnsi="Helvetica" w:cs="Helvetica"/>
          <w:b w:val="0"/>
          <w:bCs w:val="0"/>
          <w:color w:val="333333"/>
        </w:rPr>
        <w:t>Пример</w:t>
      </w:r>
      <w:r w:rsidRPr="009578D7">
        <w:rPr>
          <w:rStyle w:val="a7"/>
          <w:rFonts w:ascii="Helvetica" w:hAnsi="Helvetica" w:cs="Helvetica"/>
          <w:b w:val="0"/>
          <w:bCs w:val="0"/>
          <w:color w:val="333333"/>
          <w:lang w:val="en-US"/>
        </w:rPr>
        <w:t xml:space="preserve"> #15 </w:t>
      </w:r>
      <w:r>
        <w:rPr>
          <w:rStyle w:val="a7"/>
          <w:rFonts w:ascii="Helvetica" w:hAnsi="Helvetica" w:cs="Helvetica"/>
          <w:b w:val="0"/>
          <w:bCs w:val="0"/>
          <w:color w:val="333333"/>
        </w:rPr>
        <w:t>Пример</w:t>
      </w:r>
      <w:r w:rsidRPr="009578D7">
        <w:rPr>
          <w:rStyle w:val="a7"/>
          <w:rFonts w:ascii="Helvetica" w:hAnsi="Helvetica" w:cs="Helvetica"/>
          <w:b w:val="0"/>
          <w:bCs w:val="0"/>
          <w:color w:val="333333"/>
          <w:lang w:val="en-US"/>
        </w:rPr>
        <w:t xml:space="preserve"> </w:t>
      </w:r>
      <w:r>
        <w:rPr>
          <w:rStyle w:val="a7"/>
          <w:rFonts w:ascii="Helvetica" w:hAnsi="Helvetica" w:cs="Helvetica"/>
          <w:b w:val="0"/>
          <w:bCs w:val="0"/>
          <w:color w:val="333333"/>
        </w:rPr>
        <w:t>простого</w:t>
      </w:r>
      <w:r w:rsidRPr="009578D7">
        <w:rPr>
          <w:rStyle w:val="a7"/>
          <w:rFonts w:ascii="Helvetica" w:hAnsi="Helvetica" w:cs="Helvetica"/>
          <w:b w:val="0"/>
          <w:bCs w:val="0"/>
          <w:color w:val="333333"/>
          <w:lang w:val="en-US"/>
        </w:rPr>
        <w:t xml:space="preserve"> </w:t>
      </w:r>
      <w:r>
        <w:rPr>
          <w:rStyle w:val="a7"/>
          <w:rFonts w:ascii="Helvetica" w:hAnsi="Helvetica" w:cs="Helvetica"/>
          <w:b w:val="0"/>
          <w:bCs w:val="0"/>
          <w:color w:val="333333"/>
        </w:rPr>
        <w:t>синтаксиса</w:t>
      </w:r>
    </w:p>
    <w:p w14:paraId="3E934FF3" w14:textId="77777777" w:rsidR="009578D7" w:rsidRPr="009578D7" w:rsidRDefault="009578D7" w:rsidP="009578D7">
      <w:pPr>
        <w:shd w:val="clear" w:color="auto" w:fill="FFFFFF"/>
        <w:rPr>
          <w:rFonts w:ascii="Helvetica" w:hAnsi="Helvetica" w:cs="Helvetica"/>
          <w:color w:val="333333"/>
          <w:lang w:val="en-US"/>
        </w:rPr>
      </w:pPr>
      <w:r w:rsidRPr="009578D7">
        <w:rPr>
          <w:rStyle w:val="HTML"/>
          <w:rFonts w:eastAsia="Arial"/>
          <w:color w:val="0000BB"/>
          <w:lang w:val="en-US"/>
        </w:rPr>
        <w:t>&lt;?php</w:t>
      </w:r>
      <w:r w:rsidRPr="009578D7">
        <w:rPr>
          <w:rFonts w:ascii="Courier New" w:hAnsi="Courier New" w:cs="Courier New"/>
          <w:color w:val="0000BB"/>
          <w:sz w:val="20"/>
          <w:szCs w:val="20"/>
          <w:lang w:val="en-US"/>
        </w:rPr>
        <w:br/>
      </w:r>
      <w:r w:rsidRPr="009578D7">
        <w:rPr>
          <w:rStyle w:val="HTML"/>
          <w:rFonts w:eastAsia="Arial"/>
          <w:color w:val="0000BB"/>
          <w:lang w:val="en-US"/>
        </w:rPr>
        <w:t>define</w:t>
      </w:r>
      <w:r w:rsidRPr="009578D7">
        <w:rPr>
          <w:rStyle w:val="HTML"/>
          <w:rFonts w:eastAsia="Arial"/>
          <w:color w:val="007700"/>
          <w:lang w:val="en-US"/>
        </w:rPr>
        <w:t>(</w:t>
      </w:r>
      <w:r w:rsidRPr="009578D7">
        <w:rPr>
          <w:rStyle w:val="HTML"/>
          <w:rFonts w:eastAsia="Arial"/>
          <w:color w:val="DD0000"/>
          <w:lang w:val="en-US"/>
        </w:rPr>
        <w:t>'KOOLAID'</w:t>
      </w:r>
      <w:r w:rsidRPr="009578D7">
        <w:rPr>
          <w:rStyle w:val="HTML"/>
          <w:rFonts w:eastAsia="Arial"/>
          <w:color w:val="007700"/>
          <w:lang w:val="en-US"/>
        </w:rPr>
        <w:t>, </w:t>
      </w:r>
      <w:r w:rsidRPr="009578D7">
        <w:rPr>
          <w:rStyle w:val="HTML"/>
          <w:rFonts w:eastAsia="Arial"/>
          <w:color w:val="DD0000"/>
          <w:lang w:val="en-US"/>
        </w:rPr>
        <w:t>'koolaid1'</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00BB"/>
          <w:lang w:val="en-US"/>
        </w:rPr>
        <w:t>$juices </w:t>
      </w:r>
      <w:r w:rsidRPr="009578D7">
        <w:rPr>
          <w:rStyle w:val="HTML"/>
          <w:rFonts w:eastAsia="Arial"/>
          <w:color w:val="007700"/>
          <w:lang w:val="en-US"/>
        </w:rPr>
        <w:t>= array(</w:t>
      </w:r>
      <w:r w:rsidRPr="009578D7">
        <w:rPr>
          <w:rStyle w:val="HTML"/>
          <w:rFonts w:eastAsia="Arial"/>
          <w:color w:val="DD0000"/>
          <w:lang w:val="en-US"/>
        </w:rPr>
        <w:t>"apple"</w:t>
      </w:r>
      <w:r w:rsidRPr="009578D7">
        <w:rPr>
          <w:rStyle w:val="HTML"/>
          <w:rFonts w:eastAsia="Arial"/>
          <w:color w:val="007700"/>
          <w:lang w:val="en-US"/>
        </w:rPr>
        <w:t>, </w:t>
      </w:r>
      <w:r w:rsidRPr="009578D7">
        <w:rPr>
          <w:rStyle w:val="HTML"/>
          <w:rFonts w:eastAsia="Arial"/>
          <w:color w:val="DD0000"/>
          <w:lang w:val="en-US"/>
        </w:rPr>
        <w:t>"orange"</w:t>
      </w:r>
      <w:r w:rsidRPr="009578D7">
        <w:rPr>
          <w:rStyle w:val="HTML"/>
          <w:rFonts w:eastAsia="Arial"/>
          <w:color w:val="007700"/>
          <w:lang w:val="en-US"/>
        </w:rPr>
        <w:t>, </w:t>
      </w:r>
      <w:r w:rsidRPr="009578D7">
        <w:rPr>
          <w:rStyle w:val="HTML"/>
          <w:rFonts w:eastAsia="Arial"/>
          <w:color w:val="DD0000"/>
          <w:lang w:val="en-US"/>
        </w:rPr>
        <w:t>"koolaid1" </w:t>
      </w:r>
      <w:r w:rsidRPr="009578D7">
        <w:rPr>
          <w:rStyle w:val="HTML"/>
          <w:rFonts w:eastAsia="Arial"/>
          <w:color w:val="007700"/>
          <w:lang w:val="en-US"/>
        </w:rPr>
        <w:t>=&gt; </w:t>
      </w:r>
      <w:r w:rsidRPr="009578D7">
        <w:rPr>
          <w:rStyle w:val="HTML"/>
          <w:rFonts w:eastAsia="Arial"/>
          <w:color w:val="DD0000"/>
          <w:lang w:val="en-US"/>
        </w:rPr>
        <w:t>"purple"</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"He drank some </w:t>
      </w:r>
      <w:r w:rsidRPr="009578D7">
        <w:rPr>
          <w:rStyle w:val="HTML"/>
          <w:rFonts w:eastAsia="Arial"/>
          <w:color w:val="0000BB"/>
          <w:lang w:val="en-US"/>
        </w:rPr>
        <w:t>$juices</w:t>
      </w:r>
      <w:r w:rsidRPr="009578D7">
        <w:rPr>
          <w:rStyle w:val="HTML"/>
          <w:rFonts w:eastAsia="Arial"/>
          <w:color w:val="007700"/>
          <w:lang w:val="en-US"/>
        </w:rPr>
        <w:t>[</w:t>
      </w:r>
      <w:r w:rsidRPr="009578D7">
        <w:rPr>
          <w:rStyle w:val="HTML"/>
          <w:rFonts w:eastAsia="Arial"/>
          <w:color w:val="0000BB"/>
          <w:lang w:val="en-US"/>
        </w:rPr>
        <w:t>0</w:t>
      </w:r>
      <w:r w:rsidRPr="009578D7">
        <w:rPr>
          <w:rStyle w:val="HTML"/>
          <w:rFonts w:eastAsia="Arial"/>
          <w:color w:val="007700"/>
          <w:lang w:val="en-US"/>
        </w:rPr>
        <w:t>]</w:t>
      </w:r>
      <w:r w:rsidRPr="009578D7">
        <w:rPr>
          <w:rStyle w:val="HTML"/>
          <w:rFonts w:eastAsia="Arial"/>
          <w:color w:val="DD0000"/>
          <w:lang w:val="en-US"/>
        </w:rPr>
        <w:t> </w:t>
      </w:r>
      <w:proofErr w:type="spellStart"/>
      <w:r w:rsidRPr="009578D7">
        <w:rPr>
          <w:rStyle w:val="HTML"/>
          <w:rFonts w:eastAsia="Arial"/>
          <w:color w:val="DD0000"/>
          <w:lang w:val="en-US"/>
        </w:rPr>
        <w:t>juice."</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"He drank some </w:t>
      </w:r>
      <w:r w:rsidRPr="009578D7">
        <w:rPr>
          <w:rStyle w:val="HTML"/>
          <w:rFonts w:eastAsia="Arial"/>
          <w:color w:val="0000BB"/>
          <w:lang w:val="en-US"/>
        </w:rPr>
        <w:t>$juices</w:t>
      </w:r>
      <w:r w:rsidRPr="009578D7">
        <w:rPr>
          <w:rStyle w:val="HTML"/>
          <w:rFonts w:eastAsia="Arial"/>
          <w:color w:val="007700"/>
          <w:lang w:val="en-US"/>
        </w:rPr>
        <w:t>[</w:t>
      </w:r>
      <w:r w:rsidRPr="009578D7">
        <w:rPr>
          <w:rStyle w:val="HTML"/>
          <w:rFonts w:eastAsia="Arial"/>
          <w:color w:val="0000BB"/>
          <w:lang w:val="en-US"/>
        </w:rPr>
        <w:t>1</w:t>
      </w:r>
      <w:r w:rsidRPr="009578D7">
        <w:rPr>
          <w:rStyle w:val="HTML"/>
          <w:rFonts w:eastAsia="Arial"/>
          <w:color w:val="007700"/>
          <w:lang w:val="en-US"/>
        </w:rPr>
        <w:t>]</w:t>
      </w:r>
      <w:r w:rsidRPr="009578D7">
        <w:rPr>
          <w:rStyle w:val="HTML"/>
          <w:rFonts w:eastAsia="Arial"/>
          <w:color w:val="DD0000"/>
          <w:lang w:val="en-US"/>
        </w:rPr>
        <w:t> </w:t>
      </w:r>
      <w:proofErr w:type="spellStart"/>
      <w:r w:rsidRPr="009578D7">
        <w:rPr>
          <w:rStyle w:val="HTML"/>
          <w:rFonts w:eastAsia="Arial"/>
          <w:color w:val="DD0000"/>
          <w:lang w:val="en-US"/>
        </w:rPr>
        <w:t>juice."</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"He drank some </w:t>
      </w:r>
      <w:r w:rsidRPr="009578D7">
        <w:rPr>
          <w:rStyle w:val="HTML"/>
          <w:rFonts w:eastAsia="Arial"/>
          <w:color w:val="0000BB"/>
          <w:lang w:val="en-US"/>
        </w:rPr>
        <w:t>$juices</w:t>
      </w:r>
      <w:r w:rsidRPr="009578D7">
        <w:rPr>
          <w:rStyle w:val="HTML"/>
          <w:rFonts w:eastAsia="Arial"/>
          <w:color w:val="007700"/>
          <w:lang w:val="en-US"/>
        </w:rPr>
        <w:t>[</w:t>
      </w:r>
      <w:r w:rsidRPr="009578D7">
        <w:rPr>
          <w:rStyle w:val="HTML"/>
          <w:rFonts w:eastAsia="Arial"/>
          <w:color w:val="0000BB"/>
          <w:lang w:val="en-US"/>
        </w:rPr>
        <w:t>koolaid1</w:t>
      </w:r>
      <w:r w:rsidRPr="009578D7">
        <w:rPr>
          <w:rStyle w:val="HTML"/>
          <w:rFonts w:eastAsia="Arial"/>
          <w:color w:val="007700"/>
          <w:lang w:val="en-US"/>
        </w:rPr>
        <w:t>]</w:t>
      </w:r>
      <w:r w:rsidRPr="009578D7">
        <w:rPr>
          <w:rStyle w:val="HTML"/>
          <w:rFonts w:eastAsia="Arial"/>
          <w:color w:val="DD0000"/>
          <w:lang w:val="en-US"/>
        </w:rPr>
        <w:t> </w:t>
      </w:r>
      <w:proofErr w:type="spellStart"/>
      <w:r w:rsidRPr="009578D7">
        <w:rPr>
          <w:rStyle w:val="HTML"/>
          <w:rFonts w:eastAsia="Arial"/>
          <w:color w:val="DD0000"/>
          <w:lang w:val="en-US"/>
        </w:rPr>
        <w:t>juice."</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7700"/>
          <w:lang w:val="en-US"/>
        </w:rPr>
        <w:t>class </w:t>
      </w:r>
      <w:r w:rsidRPr="009578D7">
        <w:rPr>
          <w:rStyle w:val="HTML"/>
          <w:rFonts w:eastAsia="Arial"/>
          <w:color w:val="0000BB"/>
          <w:lang w:val="en-US"/>
        </w:rPr>
        <w:t>people </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    public </w:t>
      </w:r>
      <w:r w:rsidRPr="009578D7">
        <w:rPr>
          <w:rStyle w:val="HTML"/>
          <w:rFonts w:eastAsia="Arial"/>
          <w:color w:val="0000BB"/>
          <w:lang w:val="en-US"/>
        </w:rPr>
        <w:t>$john </w:t>
      </w:r>
      <w:r w:rsidRPr="009578D7">
        <w:rPr>
          <w:rStyle w:val="HTML"/>
          <w:rFonts w:eastAsia="Arial"/>
          <w:color w:val="007700"/>
          <w:lang w:val="en-US"/>
        </w:rPr>
        <w:t>= </w:t>
      </w:r>
      <w:r w:rsidRPr="009578D7">
        <w:rPr>
          <w:rStyle w:val="HTML"/>
          <w:rFonts w:eastAsia="Arial"/>
          <w:color w:val="DD0000"/>
          <w:lang w:val="en-US"/>
        </w:rPr>
        <w:t>"John Smith"</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    public </w:t>
      </w:r>
      <w:r w:rsidRPr="009578D7">
        <w:rPr>
          <w:rStyle w:val="HTML"/>
          <w:rFonts w:eastAsia="Arial"/>
          <w:color w:val="0000BB"/>
          <w:lang w:val="en-US"/>
        </w:rPr>
        <w:t>$jane </w:t>
      </w:r>
      <w:r w:rsidRPr="009578D7">
        <w:rPr>
          <w:rStyle w:val="HTML"/>
          <w:rFonts w:eastAsia="Arial"/>
          <w:color w:val="007700"/>
          <w:lang w:val="en-US"/>
        </w:rPr>
        <w:t>= </w:t>
      </w:r>
      <w:r w:rsidRPr="009578D7">
        <w:rPr>
          <w:rStyle w:val="HTML"/>
          <w:rFonts w:eastAsia="Arial"/>
          <w:color w:val="DD0000"/>
          <w:lang w:val="en-US"/>
        </w:rPr>
        <w:t>"Jane Smith"</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    public </w:t>
      </w:r>
      <w:r w:rsidRPr="009578D7">
        <w:rPr>
          <w:rStyle w:val="HTML"/>
          <w:rFonts w:eastAsia="Arial"/>
          <w:color w:val="0000BB"/>
          <w:lang w:val="en-US"/>
        </w:rPr>
        <w:t>$</w:t>
      </w:r>
      <w:proofErr w:type="spellStart"/>
      <w:r w:rsidRPr="009578D7">
        <w:rPr>
          <w:rStyle w:val="HTML"/>
          <w:rFonts w:eastAsia="Arial"/>
          <w:color w:val="0000BB"/>
          <w:lang w:val="en-US"/>
        </w:rPr>
        <w:t>robert</w:t>
      </w:r>
      <w:proofErr w:type="spellEnd"/>
      <w:r w:rsidRPr="009578D7">
        <w:rPr>
          <w:rStyle w:val="HTML"/>
          <w:rFonts w:eastAsia="Arial"/>
          <w:color w:val="0000BB"/>
          <w:lang w:val="en-US"/>
        </w:rPr>
        <w:t> </w:t>
      </w:r>
      <w:r w:rsidRPr="009578D7">
        <w:rPr>
          <w:rStyle w:val="HTML"/>
          <w:rFonts w:eastAsia="Arial"/>
          <w:color w:val="007700"/>
          <w:lang w:val="en-US"/>
        </w:rPr>
        <w:t>= </w:t>
      </w:r>
      <w:r w:rsidRPr="009578D7">
        <w:rPr>
          <w:rStyle w:val="HTML"/>
          <w:rFonts w:eastAsia="Arial"/>
          <w:color w:val="DD0000"/>
          <w:lang w:val="en-US"/>
        </w:rPr>
        <w:t>"Robert Paulsen"</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7700"/>
          <w:lang w:val="en-US"/>
        </w:rPr>
        <w:t>    public </w:t>
      </w:r>
      <w:r w:rsidRPr="009578D7">
        <w:rPr>
          <w:rStyle w:val="HTML"/>
          <w:rFonts w:eastAsia="Arial"/>
          <w:color w:val="0000BB"/>
          <w:lang w:val="en-US"/>
        </w:rPr>
        <w:t>$smith </w:t>
      </w:r>
      <w:r w:rsidRPr="009578D7">
        <w:rPr>
          <w:rStyle w:val="HTML"/>
          <w:rFonts w:eastAsia="Arial"/>
          <w:color w:val="007700"/>
          <w:lang w:val="en-US"/>
        </w:rPr>
        <w:t>= </w:t>
      </w:r>
      <w:r w:rsidRPr="009578D7">
        <w:rPr>
          <w:rStyle w:val="HTML"/>
          <w:rFonts w:eastAsia="Arial"/>
          <w:color w:val="DD0000"/>
          <w:lang w:val="en-US"/>
        </w:rPr>
        <w:t>"Smith"</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00BB"/>
          <w:lang w:val="en-US"/>
        </w:rPr>
        <w:t>$people </w:t>
      </w:r>
      <w:r w:rsidRPr="009578D7">
        <w:rPr>
          <w:rStyle w:val="HTML"/>
          <w:rFonts w:eastAsia="Arial"/>
          <w:color w:val="007700"/>
          <w:lang w:val="en-US"/>
        </w:rPr>
        <w:t>= new </w:t>
      </w:r>
      <w:r w:rsidRPr="009578D7">
        <w:rPr>
          <w:rStyle w:val="HTML"/>
          <w:rFonts w:eastAsia="Arial"/>
          <w:color w:val="0000BB"/>
          <w:lang w:val="en-US"/>
        </w:rPr>
        <w:t>people</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00BB"/>
          <w:lang w:val="en-US"/>
        </w:rPr>
        <w:t>$people</w:t>
      </w:r>
      <w:r w:rsidRPr="009578D7">
        <w:rPr>
          <w:rStyle w:val="HTML"/>
          <w:rFonts w:eastAsia="Arial"/>
          <w:color w:val="007700"/>
          <w:lang w:val="en-US"/>
        </w:rPr>
        <w:t>-&gt;</w:t>
      </w:r>
      <w:r w:rsidRPr="009578D7">
        <w:rPr>
          <w:rStyle w:val="HTML"/>
          <w:rFonts w:eastAsia="Arial"/>
          <w:color w:val="0000BB"/>
          <w:lang w:val="en-US"/>
        </w:rPr>
        <w:t>john</w:t>
      </w:r>
      <w:r w:rsidRPr="009578D7">
        <w:rPr>
          <w:rStyle w:val="HTML"/>
          <w:rFonts w:eastAsia="Arial"/>
          <w:color w:val="DD0000"/>
          <w:lang w:val="en-US"/>
        </w:rPr>
        <w:t> drank some </w:t>
      </w:r>
      <w:r w:rsidRPr="009578D7">
        <w:rPr>
          <w:rStyle w:val="HTML"/>
          <w:rFonts w:eastAsia="Arial"/>
          <w:color w:val="0000BB"/>
          <w:lang w:val="en-US"/>
        </w:rPr>
        <w:t>$juices</w:t>
      </w:r>
      <w:r w:rsidRPr="009578D7">
        <w:rPr>
          <w:rStyle w:val="HTML"/>
          <w:rFonts w:eastAsia="Arial"/>
          <w:color w:val="007700"/>
          <w:lang w:val="en-US"/>
        </w:rPr>
        <w:t>[</w:t>
      </w:r>
      <w:r w:rsidRPr="009578D7">
        <w:rPr>
          <w:rStyle w:val="HTML"/>
          <w:rFonts w:eastAsia="Arial"/>
          <w:color w:val="0000BB"/>
          <w:lang w:val="en-US"/>
        </w:rPr>
        <w:t>0</w:t>
      </w:r>
      <w:r w:rsidRPr="009578D7">
        <w:rPr>
          <w:rStyle w:val="HTML"/>
          <w:rFonts w:eastAsia="Arial"/>
          <w:color w:val="007700"/>
          <w:lang w:val="en-US"/>
        </w:rPr>
        <w:t>]</w:t>
      </w:r>
      <w:r w:rsidRPr="009578D7">
        <w:rPr>
          <w:rStyle w:val="HTML"/>
          <w:rFonts w:eastAsia="Arial"/>
          <w:color w:val="DD0000"/>
          <w:lang w:val="en-US"/>
        </w:rPr>
        <w:t> </w:t>
      </w:r>
      <w:proofErr w:type="spellStart"/>
      <w:r w:rsidRPr="009578D7">
        <w:rPr>
          <w:rStyle w:val="HTML"/>
          <w:rFonts w:eastAsia="Arial"/>
          <w:color w:val="DD0000"/>
          <w:lang w:val="en-US"/>
        </w:rPr>
        <w:t>juice."</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00BB"/>
          <w:lang w:val="en-US"/>
        </w:rPr>
        <w:t>$people</w:t>
      </w:r>
      <w:r w:rsidRPr="009578D7">
        <w:rPr>
          <w:rStyle w:val="HTML"/>
          <w:rFonts w:eastAsia="Arial"/>
          <w:color w:val="007700"/>
          <w:lang w:val="en-US"/>
        </w:rPr>
        <w:t>-&gt;</w:t>
      </w:r>
      <w:r w:rsidRPr="009578D7">
        <w:rPr>
          <w:rStyle w:val="HTML"/>
          <w:rFonts w:eastAsia="Arial"/>
          <w:color w:val="0000BB"/>
          <w:lang w:val="en-US"/>
        </w:rPr>
        <w:t>john</w:t>
      </w:r>
      <w:r w:rsidRPr="009578D7">
        <w:rPr>
          <w:rStyle w:val="HTML"/>
          <w:rFonts w:eastAsia="Arial"/>
          <w:color w:val="DD0000"/>
          <w:lang w:val="en-US"/>
        </w:rPr>
        <w:t> then said hello to </w:t>
      </w:r>
      <w:r w:rsidRPr="009578D7">
        <w:rPr>
          <w:rStyle w:val="HTML"/>
          <w:rFonts w:eastAsia="Arial"/>
          <w:color w:val="0000BB"/>
          <w:lang w:val="en-US"/>
        </w:rPr>
        <w:t>$people</w:t>
      </w:r>
      <w:r w:rsidRPr="009578D7">
        <w:rPr>
          <w:rStyle w:val="HTML"/>
          <w:rFonts w:eastAsia="Arial"/>
          <w:color w:val="007700"/>
          <w:lang w:val="en-US"/>
        </w:rPr>
        <w:t>-&gt;</w:t>
      </w:r>
      <w:proofErr w:type="spellStart"/>
      <w:r w:rsidRPr="009578D7">
        <w:rPr>
          <w:rStyle w:val="HTML"/>
          <w:rFonts w:eastAsia="Arial"/>
          <w:color w:val="0000BB"/>
          <w:lang w:val="en-US"/>
        </w:rPr>
        <w:t>jane</w:t>
      </w:r>
      <w:r w:rsidRPr="009578D7">
        <w:rPr>
          <w:rStyle w:val="HTML"/>
          <w:rFonts w:eastAsia="Arial"/>
          <w:color w:val="DD0000"/>
          <w:lang w:val="en-US"/>
        </w:rPr>
        <w:t>."</w:t>
      </w:r>
      <w:r w:rsidRPr="009578D7">
        <w:rPr>
          <w:rStyle w:val="HTML"/>
          <w:rFonts w:eastAsia="Arial"/>
          <w:color w:val="007700"/>
          <w:lang w:val="en-US"/>
        </w:rPr>
        <w:t>.</w:t>
      </w:r>
      <w:r w:rsidRPr="009578D7">
        <w:rPr>
          <w:rStyle w:val="HTML"/>
          <w:rFonts w:eastAsia="Arial"/>
          <w:color w:val="0000BB"/>
          <w:lang w:val="en-US"/>
        </w:rPr>
        <w:t>PHP_EOL</w:t>
      </w:r>
      <w:proofErr w:type="spell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00BB"/>
          <w:lang w:val="en-US"/>
        </w:rPr>
        <w:t>$people</w:t>
      </w:r>
      <w:r w:rsidRPr="009578D7">
        <w:rPr>
          <w:rStyle w:val="HTML"/>
          <w:rFonts w:eastAsia="Arial"/>
          <w:color w:val="007700"/>
          <w:lang w:val="en-US"/>
        </w:rPr>
        <w:t>-&gt;</w:t>
      </w:r>
      <w:r w:rsidRPr="009578D7">
        <w:rPr>
          <w:rStyle w:val="HTML"/>
          <w:rFonts w:eastAsia="Arial"/>
          <w:color w:val="0000BB"/>
          <w:lang w:val="en-US"/>
        </w:rPr>
        <w:t>john</w:t>
      </w:r>
      <w:r w:rsidRPr="009578D7">
        <w:rPr>
          <w:rStyle w:val="HTML"/>
          <w:rFonts w:eastAsia="Arial"/>
          <w:color w:val="DD0000"/>
          <w:lang w:val="en-US"/>
        </w:rPr>
        <w:t>'s wife greeted </w:t>
      </w:r>
      <w:r w:rsidRPr="009578D7">
        <w:rPr>
          <w:rStyle w:val="HTML"/>
          <w:rFonts w:eastAsia="Arial"/>
          <w:color w:val="0000BB"/>
          <w:lang w:val="en-US"/>
        </w:rPr>
        <w:t>$people</w:t>
      </w:r>
      <w:r w:rsidRPr="009578D7">
        <w:rPr>
          <w:rStyle w:val="HTML"/>
          <w:rFonts w:eastAsia="Arial"/>
          <w:color w:val="007700"/>
          <w:lang w:val="en-US"/>
        </w:rPr>
        <w:t>-&gt;</w:t>
      </w:r>
      <w:proofErr w:type="spellStart"/>
      <w:r w:rsidRPr="009578D7">
        <w:rPr>
          <w:rStyle w:val="HTML"/>
          <w:rFonts w:eastAsia="Arial"/>
          <w:color w:val="0000BB"/>
          <w:lang w:val="en-US"/>
        </w:rPr>
        <w:t>robert</w:t>
      </w:r>
      <w:proofErr w:type="spellEnd"/>
      <w:r w:rsidRPr="009578D7">
        <w:rPr>
          <w:rStyle w:val="HTML"/>
          <w:rFonts w:eastAsia="Arial"/>
          <w:color w:val="DD0000"/>
          <w:lang w:val="en-US"/>
        </w:rPr>
        <w:t>."</w:t>
      </w:r>
      <w:r w:rsidRPr="009578D7">
        <w:rPr>
          <w:rStyle w:val="HTML"/>
          <w:rFonts w:eastAsia="Arial"/>
          <w:color w:val="007700"/>
          <w:lang w:val="en-US"/>
        </w:rPr>
        <w:t>.</w:t>
      </w:r>
      <w:r w:rsidRPr="009578D7">
        <w:rPr>
          <w:rStyle w:val="HTML"/>
          <w:rFonts w:eastAsia="Arial"/>
          <w:color w:val="0000BB"/>
          <w:lang w:val="en-US"/>
        </w:rPr>
        <w:t>PHP_EOL</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00BB"/>
          <w:lang w:val="en-US"/>
        </w:rPr>
        <w:t>$people</w:t>
      </w:r>
      <w:r w:rsidRPr="009578D7">
        <w:rPr>
          <w:rStyle w:val="HTML"/>
          <w:rFonts w:eastAsia="Arial"/>
          <w:color w:val="007700"/>
          <w:lang w:val="en-US"/>
        </w:rPr>
        <w:t>-&gt;</w:t>
      </w:r>
      <w:proofErr w:type="spellStart"/>
      <w:r w:rsidRPr="009578D7">
        <w:rPr>
          <w:rStyle w:val="HTML"/>
          <w:rFonts w:eastAsia="Arial"/>
          <w:color w:val="0000BB"/>
          <w:lang w:val="en-US"/>
        </w:rPr>
        <w:t>robert</w:t>
      </w:r>
      <w:proofErr w:type="spellEnd"/>
      <w:r w:rsidRPr="009578D7">
        <w:rPr>
          <w:rStyle w:val="HTML"/>
          <w:rFonts w:eastAsia="Arial"/>
          <w:color w:val="DD0000"/>
          <w:lang w:val="en-US"/>
        </w:rPr>
        <w:t> greeted the two </w:t>
      </w:r>
      <w:r w:rsidRPr="009578D7">
        <w:rPr>
          <w:rStyle w:val="HTML"/>
          <w:rFonts w:eastAsia="Arial"/>
          <w:color w:val="0000BB"/>
          <w:lang w:val="en-US"/>
        </w:rPr>
        <w:t>$people</w:t>
      </w:r>
      <w:r w:rsidRPr="009578D7">
        <w:rPr>
          <w:rStyle w:val="HTML"/>
          <w:rFonts w:eastAsia="Arial"/>
          <w:color w:val="007700"/>
          <w:lang w:val="en-US"/>
        </w:rPr>
        <w:t>-&gt;</w:t>
      </w:r>
      <w:r w:rsidRPr="009578D7">
        <w:rPr>
          <w:rStyle w:val="HTML"/>
          <w:rFonts w:eastAsia="Arial"/>
          <w:color w:val="0000BB"/>
          <w:lang w:val="en-US"/>
        </w:rPr>
        <w:t>smiths</w:t>
      </w:r>
      <w:r w:rsidRPr="009578D7">
        <w:rPr>
          <w:rStyle w:val="HTML"/>
          <w:rFonts w:eastAsia="Arial"/>
          <w:color w:val="DD0000"/>
          <w:lang w:val="en-US"/>
        </w:rPr>
        <w:t>."</w:t>
      </w:r>
      <w:r w:rsidRPr="009578D7">
        <w:rPr>
          <w:rStyle w:val="HTML"/>
          <w:rFonts w:eastAsia="Arial"/>
          <w:color w:val="007700"/>
          <w:lang w:val="en-US"/>
        </w:rPr>
        <w:t>; </w:t>
      </w:r>
      <w:r w:rsidRPr="009578D7">
        <w:rPr>
          <w:rStyle w:val="HTML"/>
          <w:rFonts w:eastAsia="Arial"/>
          <w:color w:val="FF8000"/>
          <w:lang w:val="en-US"/>
        </w:rPr>
        <w:t>// </w:t>
      </w:r>
      <w:r>
        <w:rPr>
          <w:rStyle w:val="HTML"/>
          <w:rFonts w:eastAsia="Arial"/>
          <w:color w:val="FF8000"/>
        </w:rPr>
        <w:t>Не</w:t>
      </w:r>
      <w:r w:rsidRPr="009578D7">
        <w:rPr>
          <w:rStyle w:val="HTML"/>
          <w:rFonts w:eastAsia="Arial"/>
          <w:color w:val="FF8000"/>
          <w:lang w:val="en-US"/>
        </w:rPr>
        <w:t> </w:t>
      </w:r>
      <w:r>
        <w:rPr>
          <w:rStyle w:val="HTML"/>
          <w:rFonts w:eastAsia="Arial"/>
          <w:color w:val="FF8000"/>
        </w:rPr>
        <w:t>сработает</w:t>
      </w:r>
      <w:r w:rsidRPr="009578D7">
        <w:rPr>
          <w:rFonts w:ascii="Courier New" w:hAnsi="Courier New" w:cs="Courier New"/>
          <w:color w:val="FF8000"/>
          <w:sz w:val="20"/>
          <w:szCs w:val="20"/>
          <w:lang w:val="en-US"/>
        </w:rPr>
        <w:br/>
      </w:r>
      <w:r w:rsidRPr="009578D7">
        <w:rPr>
          <w:rStyle w:val="HTML"/>
          <w:rFonts w:eastAsia="Arial"/>
          <w:color w:val="0000BB"/>
          <w:lang w:val="en-US"/>
        </w:rPr>
        <w:t>?&gt;</w:t>
      </w:r>
    </w:p>
    <w:p w14:paraId="346EF35F" w14:textId="77777777" w:rsidR="009578D7" w:rsidRDefault="009578D7" w:rsidP="009578D7">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1F7B520A" w14:textId="77777777" w:rsidR="009578D7" w:rsidRDefault="009578D7" w:rsidP="009578D7">
      <w:pPr>
        <w:pStyle w:val="HTML0"/>
        <w:shd w:val="clear" w:color="auto" w:fill="FFFFFF"/>
        <w:rPr>
          <w:color w:val="333333"/>
        </w:rPr>
      </w:pPr>
      <w:proofErr w:type="spellStart"/>
      <w:r>
        <w:rPr>
          <w:color w:val="333333"/>
        </w:rPr>
        <w:t>He</w:t>
      </w:r>
      <w:proofErr w:type="spellEnd"/>
      <w:r>
        <w:rPr>
          <w:color w:val="333333"/>
        </w:rPr>
        <w:t xml:space="preserve"> </w:t>
      </w:r>
      <w:proofErr w:type="spellStart"/>
      <w:r>
        <w:rPr>
          <w:color w:val="333333"/>
        </w:rPr>
        <w:t>drank</w:t>
      </w:r>
      <w:proofErr w:type="spellEnd"/>
      <w:r>
        <w:rPr>
          <w:color w:val="333333"/>
        </w:rPr>
        <w:t xml:space="preserve"> </w:t>
      </w:r>
      <w:proofErr w:type="spellStart"/>
      <w:r>
        <w:rPr>
          <w:color w:val="333333"/>
        </w:rPr>
        <w:t>some</w:t>
      </w:r>
      <w:proofErr w:type="spellEnd"/>
      <w:r>
        <w:rPr>
          <w:color w:val="333333"/>
        </w:rPr>
        <w:t xml:space="preserve"> </w:t>
      </w:r>
      <w:proofErr w:type="spellStart"/>
      <w:r>
        <w:rPr>
          <w:color w:val="333333"/>
        </w:rPr>
        <w:t>apple</w:t>
      </w:r>
      <w:proofErr w:type="spellEnd"/>
      <w:r>
        <w:rPr>
          <w:color w:val="333333"/>
        </w:rPr>
        <w:t xml:space="preserve"> </w:t>
      </w:r>
      <w:proofErr w:type="spellStart"/>
      <w:r>
        <w:rPr>
          <w:color w:val="333333"/>
        </w:rPr>
        <w:t>juice</w:t>
      </w:r>
      <w:proofErr w:type="spellEnd"/>
      <w:r>
        <w:rPr>
          <w:color w:val="333333"/>
        </w:rPr>
        <w:t>.</w:t>
      </w:r>
    </w:p>
    <w:p w14:paraId="59070AE5" w14:textId="77777777" w:rsidR="009578D7" w:rsidRPr="009578D7" w:rsidRDefault="009578D7" w:rsidP="009578D7">
      <w:pPr>
        <w:pStyle w:val="HTML0"/>
        <w:shd w:val="clear" w:color="auto" w:fill="FFFFFF"/>
        <w:rPr>
          <w:color w:val="333333"/>
          <w:lang w:val="en-US"/>
        </w:rPr>
      </w:pPr>
      <w:r w:rsidRPr="009578D7">
        <w:rPr>
          <w:color w:val="333333"/>
          <w:lang w:val="en-US"/>
        </w:rPr>
        <w:t>He drank some orange juice.</w:t>
      </w:r>
    </w:p>
    <w:p w14:paraId="7E39D50B" w14:textId="77777777" w:rsidR="009578D7" w:rsidRPr="009578D7" w:rsidRDefault="009578D7" w:rsidP="009578D7">
      <w:pPr>
        <w:pStyle w:val="HTML0"/>
        <w:shd w:val="clear" w:color="auto" w:fill="FFFFFF"/>
        <w:rPr>
          <w:color w:val="333333"/>
          <w:lang w:val="en-US"/>
        </w:rPr>
      </w:pPr>
      <w:r w:rsidRPr="009578D7">
        <w:rPr>
          <w:color w:val="333333"/>
          <w:lang w:val="en-US"/>
        </w:rPr>
        <w:t>He drank some purple juice.</w:t>
      </w:r>
    </w:p>
    <w:p w14:paraId="0BAF0FBE" w14:textId="77777777" w:rsidR="009578D7" w:rsidRPr="009578D7" w:rsidRDefault="009578D7" w:rsidP="009578D7">
      <w:pPr>
        <w:pStyle w:val="HTML0"/>
        <w:shd w:val="clear" w:color="auto" w:fill="FFFFFF"/>
        <w:rPr>
          <w:color w:val="333333"/>
          <w:lang w:val="en-US"/>
        </w:rPr>
      </w:pPr>
      <w:r w:rsidRPr="009578D7">
        <w:rPr>
          <w:color w:val="333333"/>
          <w:lang w:val="en-US"/>
        </w:rPr>
        <w:t>John Smith drank some apple juice.</w:t>
      </w:r>
    </w:p>
    <w:p w14:paraId="55FBB288" w14:textId="77777777" w:rsidR="009578D7" w:rsidRPr="009578D7" w:rsidRDefault="009578D7" w:rsidP="009578D7">
      <w:pPr>
        <w:pStyle w:val="HTML0"/>
        <w:shd w:val="clear" w:color="auto" w:fill="FFFFFF"/>
        <w:rPr>
          <w:color w:val="333333"/>
          <w:lang w:val="en-US"/>
        </w:rPr>
      </w:pPr>
      <w:r w:rsidRPr="009578D7">
        <w:rPr>
          <w:color w:val="333333"/>
          <w:lang w:val="en-US"/>
        </w:rPr>
        <w:t>John Smith then said hello to Jane Smith.</w:t>
      </w:r>
    </w:p>
    <w:p w14:paraId="33FCE253" w14:textId="77777777" w:rsidR="009578D7" w:rsidRPr="009578D7" w:rsidRDefault="009578D7" w:rsidP="009578D7">
      <w:pPr>
        <w:pStyle w:val="HTML0"/>
        <w:shd w:val="clear" w:color="auto" w:fill="FFFFFF"/>
        <w:rPr>
          <w:color w:val="333333"/>
          <w:lang w:val="en-US"/>
        </w:rPr>
      </w:pPr>
      <w:r w:rsidRPr="009578D7">
        <w:rPr>
          <w:color w:val="333333"/>
          <w:lang w:val="en-US"/>
        </w:rPr>
        <w:t>John Smith's wife greeted Robert Paulsen.</w:t>
      </w:r>
    </w:p>
    <w:p w14:paraId="0783589B" w14:textId="77777777" w:rsidR="009578D7" w:rsidRPr="009578D7" w:rsidRDefault="009578D7" w:rsidP="009578D7">
      <w:pPr>
        <w:pStyle w:val="HTML0"/>
        <w:shd w:val="clear" w:color="auto" w:fill="FFFFFF"/>
        <w:rPr>
          <w:color w:val="333333"/>
          <w:lang w:val="en-US"/>
        </w:rPr>
      </w:pPr>
      <w:r w:rsidRPr="009578D7">
        <w:rPr>
          <w:color w:val="333333"/>
          <w:lang w:val="en-US"/>
        </w:rPr>
        <w:t xml:space="preserve">Robert Paulsen greeted the </w:t>
      </w:r>
      <w:proofErr w:type="gramStart"/>
      <w:r w:rsidRPr="009578D7">
        <w:rPr>
          <w:color w:val="333333"/>
          <w:lang w:val="en-US"/>
        </w:rPr>
        <w:t>two .</w:t>
      </w:r>
      <w:proofErr w:type="gramEnd"/>
    </w:p>
    <w:p w14:paraId="54EAEC9A"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В PHP 7.1.0 добавлена поддержка </w:t>
      </w:r>
      <w:r>
        <w:rPr>
          <w:rStyle w:val="aa"/>
          <w:rFonts w:ascii="Helvetica" w:hAnsi="Helvetica" w:cs="Helvetica"/>
          <w:color w:val="333333"/>
        </w:rPr>
        <w:t>отрицательных</w:t>
      </w:r>
      <w:r>
        <w:rPr>
          <w:rFonts w:ascii="Helvetica" w:hAnsi="Helvetica" w:cs="Helvetica"/>
          <w:color w:val="333333"/>
        </w:rPr>
        <w:t> числовых индексов.</w:t>
      </w:r>
    </w:p>
    <w:p w14:paraId="5383B5EC" w14:textId="77777777" w:rsidR="009578D7" w:rsidRDefault="009578D7" w:rsidP="009578D7">
      <w:pPr>
        <w:pStyle w:val="a6"/>
        <w:shd w:val="clear" w:color="auto" w:fill="F2F2F2"/>
        <w:rPr>
          <w:rFonts w:ascii="Helvetica" w:hAnsi="Helvetica" w:cs="Helvetica"/>
          <w:color w:val="333333"/>
        </w:rPr>
      </w:pPr>
      <w:r>
        <w:rPr>
          <w:rStyle w:val="a7"/>
          <w:rFonts w:ascii="Helvetica" w:hAnsi="Helvetica" w:cs="Helvetica"/>
          <w:b w:val="0"/>
          <w:bCs w:val="0"/>
          <w:color w:val="333333"/>
        </w:rPr>
        <w:t>Пример #16 Отрицательные числовые индексы</w:t>
      </w:r>
    </w:p>
    <w:p w14:paraId="7EE700BD" w14:textId="77777777" w:rsidR="009578D7" w:rsidRDefault="009578D7" w:rsidP="009578D7">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w:t>
      </w:r>
      <w:proofErr w:type="spellStart"/>
      <w:r>
        <w:rPr>
          <w:rStyle w:val="HTML"/>
          <w:rFonts w:eastAsia="Arial"/>
          <w:color w:val="0000BB"/>
        </w:rPr>
        <w:t>string</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string</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"Символ с индексом -2 равен </w:t>
      </w:r>
      <w:r>
        <w:rPr>
          <w:rStyle w:val="HTML"/>
          <w:rFonts w:eastAsia="Arial"/>
          <w:color w:val="0000BB"/>
        </w:rPr>
        <w:t>$</w:t>
      </w:r>
      <w:proofErr w:type="spellStart"/>
      <w:proofErr w:type="gramStart"/>
      <w:r>
        <w:rPr>
          <w:rStyle w:val="HTML"/>
          <w:rFonts w:eastAsia="Arial"/>
          <w:color w:val="0000BB"/>
        </w:rPr>
        <w:t>string</w:t>
      </w:r>
      <w:proofErr w:type="spellEnd"/>
      <w:r>
        <w:rPr>
          <w:rStyle w:val="HTML"/>
          <w:rFonts w:eastAsia="Arial"/>
          <w:color w:val="007700"/>
        </w:rPr>
        <w:t>[</w:t>
      </w:r>
      <w:proofErr w:type="gramEnd"/>
      <w:r>
        <w:rPr>
          <w:rStyle w:val="HTML"/>
          <w:rFonts w:eastAsia="Arial"/>
          <w:color w:val="007700"/>
        </w:rPr>
        <w:t>-</w:t>
      </w:r>
      <w:r>
        <w:rPr>
          <w:rStyle w:val="HTML"/>
          <w:rFonts w:eastAsia="Arial"/>
          <w:color w:val="0000BB"/>
        </w:rPr>
        <w:t>2</w:t>
      </w:r>
      <w:r>
        <w:rPr>
          <w:rStyle w:val="HTML"/>
          <w:rFonts w:eastAsia="Arial"/>
          <w:color w:val="007700"/>
        </w:rPr>
        <w:t>]</w:t>
      </w:r>
      <w:r>
        <w:rPr>
          <w:rStyle w:val="HTML"/>
          <w:rFonts w:eastAsia="Arial"/>
          <w:color w:val="DD0000"/>
        </w:rPr>
        <w:t>."</w:t>
      </w:r>
      <w:r>
        <w:rPr>
          <w:rStyle w:val="HTML"/>
          <w:rFonts w:eastAsia="Arial"/>
          <w:color w:val="007700"/>
        </w:rPr>
        <w:t>, </w:t>
      </w:r>
      <w:r>
        <w:rPr>
          <w:rStyle w:val="HTML"/>
          <w:rFonts w:eastAsia="Arial"/>
          <w:color w:val="0000BB"/>
        </w:rPr>
        <w:t>PHP_EOL</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string</w:t>
      </w:r>
      <w:proofErr w:type="spellEnd"/>
      <w:r>
        <w:rPr>
          <w:rStyle w:val="HTML"/>
          <w:rFonts w:eastAsia="Arial"/>
          <w:color w:val="007700"/>
        </w:rPr>
        <w:t>[-</w:t>
      </w:r>
      <w:r>
        <w:rPr>
          <w:rStyle w:val="HTML"/>
          <w:rFonts w:eastAsia="Arial"/>
          <w:color w:val="0000BB"/>
        </w:rPr>
        <w:t>3</w:t>
      </w:r>
      <w:r>
        <w:rPr>
          <w:rStyle w:val="HTML"/>
          <w:rFonts w:eastAsia="Arial"/>
          <w:color w:val="007700"/>
        </w:rPr>
        <w:t>] = </w:t>
      </w:r>
      <w:r>
        <w:rPr>
          <w:rStyle w:val="HTML"/>
          <w:rFonts w:eastAsia="Arial"/>
          <w:color w:val="DD0000"/>
        </w:rPr>
        <w:t>'o'</w:t>
      </w:r>
      <w:r>
        <w:rPr>
          <w:rStyle w:val="HTML"/>
          <w:rFonts w:eastAsia="Arial"/>
          <w:color w:val="007700"/>
        </w:rPr>
        <w:t>;</w:t>
      </w:r>
      <w:r>
        <w:rPr>
          <w:rFonts w:ascii="Courier New" w:hAnsi="Courier New" w:cs="Courier New"/>
          <w:color w:val="007700"/>
          <w:sz w:val="20"/>
          <w:szCs w:val="20"/>
        </w:rPr>
        <w:br/>
      </w:r>
      <w:r>
        <w:rPr>
          <w:rStyle w:val="HTML"/>
          <w:rFonts w:eastAsia="Arial"/>
          <w:color w:val="007700"/>
        </w:rPr>
        <w:t>echo </w:t>
      </w:r>
      <w:r>
        <w:rPr>
          <w:rStyle w:val="HTML"/>
          <w:rFonts w:eastAsia="Arial"/>
          <w:color w:val="DD0000"/>
        </w:rPr>
        <w:t>"Изменение символа на позиции -</w:t>
      </w:r>
      <w:r>
        <w:rPr>
          <w:rStyle w:val="HTML"/>
          <w:rFonts w:eastAsia="Arial"/>
          <w:color w:val="DD0000"/>
        </w:rPr>
        <w:lastRenderedPageBreak/>
        <w:t>3 на 'o' даёт следующую строку: </w:t>
      </w:r>
      <w:r>
        <w:rPr>
          <w:rStyle w:val="HTML"/>
          <w:rFonts w:eastAsia="Arial"/>
          <w:color w:val="0000BB"/>
        </w:rPr>
        <w:t>$string</w:t>
      </w:r>
      <w:r>
        <w:rPr>
          <w:rStyle w:val="HTML"/>
          <w:rFonts w:eastAsia="Arial"/>
          <w:color w:val="DD0000"/>
        </w:rPr>
        <w:t>."</w:t>
      </w:r>
      <w:r>
        <w:rPr>
          <w:rStyle w:val="HTML"/>
          <w:rFonts w:eastAsia="Arial"/>
          <w:color w:val="007700"/>
        </w:rPr>
        <w:t>, </w:t>
      </w:r>
      <w:r>
        <w:rPr>
          <w:rStyle w:val="HTML"/>
          <w:rFonts w:eastAsia="Arial"/>
          <w:color w:val="0000BB"/>
        </w:rPr>
        <w:t>PHP_EOL</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7F1442F9" w14:textId="77777777" w:rsidR="009578D7" w:rsidRDefault="009578D7" w:rsidP="009578D7">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475A5573" w14:textId="77777777" w:rsidR="009578D7" w:rsidRDefault="009578D7" w:rsidP="009578D7">
      <w:pPr>
        <w:pStyle w:val="HTML0"/>
        <w:shd w:val="clear" w:color="auto" w:fill="FFFFFF"/>
        <w:rPr>
          <w:color w:val="333333"/>
        </w:rPr>
      </w:pPr>
      <w:r>
        <w:rPr>
          <w:color w:val="333333"/>
        </w:rPr>
        <w:t>Символ с индексом -2 равен n.</w:t>
      </w:r>
    </w:p>
    <w:p w14:paraId="6F8CF484" w14:textId="77777777" w:rsidR="009578D7" w:rsidRDefault="009578D7" w:rsidP="009578D7">
      <w:pPr>
        <w:pStyle w:val="HTML0"/>
        <w:shd w:val="clear" w:color="auto" w:fill="FFFFFF"/>
        <w:rPr>
          <w:color w:val="333333"/>
        </w:rPr>
      </w:pPr>
      <w:r>
        <w:rPr>
          <w:color w:val="333333"/>
        </w:rPr>
        <w:t xml:space="preserve">Изменение символа на позиции -3 на 'o' даёт следующую строку: </w:t>
      </w:r>
      <w:proofErr w:type="spellStart"/>
      <w:r>
        <w:rPr>
          <w:color w:val="333333"/>
        </w:rPr>
        <w:t>strong</w:t>
      </w:r>
      <w:proofErr w:type="spellEnd"/>
    </w:p>
    <w:p w14:paraId="0D8D60B2"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Для чего-либо более сложного, используйте сложный синтаксис.</w:t>
      </w:r>
    </w:p>
    <w:p w14:paraId="03C34025" w14:textId="77777777" w:rsidR="009578D7" w:rsidRDefault="009578D7" w:rsidP="009578D7">
      <w:pPr>
        <w:pStyle w:val="5"/>
        <w:shd w:val="clear" w:color="auto" w:fill="F2F2F2"/>
        <w:rPr>
          <w:rFonts w:ascii="Helvetica" w:hAnsi="Helvetica" w:cs="Helvetica"/>
          <w:color w:val="793862"/>
        </w:rPr>
      </w:pPr>
      <w:r>
        <w:rPr>
          <w:rFonts w:ascii="Helvetica" w:hAnsi="Helvetica" w:cs="Helvetica"/>
          <w:b/>
          <w:bCs/>
          <w:color w:val="793862"/>
        </w:rPr>
        <w:t>Сложный (фигурный) синтаксис</w:t>
      </w:r>
    </w:p>
    <w:p w14:paraId="748076BF"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Он называется сложным не потому, что труден в понимании, а потому что позволяет использовать сложные выражения.</w:t>
      </w:r>
    </w:p>
    <w:p w14:paraId="7F587D23" w14:textId="77777777" w:rsidR="009578D7" w:rsidRDefault="009578D7" w:rsidP="009578D7">
      <w:pPr>
        <w:pStyle w:val="simpara"/>
        <w:shd w:val="clear" w:color="auto" w:fill="F2F2F2"/>
        <w:rPr>
          <w:rFonts w:ascii="Helvetica" w:hAnsi="Helvetica" w:cs="Helvetica"/>
          <w:color w:val="333333"/>
        </w:rPr>
      </w:pPr>
      <w:r>
        <w:rPr>
          <w:rFonts w:ascii="Helvetica" w:hAnsi="Helvetica" w:cs="Helvetica"/>
          <w:color w:val="333333"/>
        </w:rPr>
        <w:t>Любая скалярная переменная, элемент массива или свойство объекта, отображаемое в строку, может быть представлена в строке этим синтаксисом. Выражение записывается так же, как и вне строки, а затем заключается в </w:t>
      </w:r>
      <w:proofErr w:type="gramStart"/>
      <w:r>
        <w:rPr>
          <w:rStyle w:val="HTML"/>
          <w:color w:val="333333"/>
        </w:rPr>
        <w:t>{</w:t>
      </w:r>
      <w:r>
        <w:rPr>
          <w:rFonts w:ascii="Helvetica" w:hAnsi="Helvetica" w:cs="Helvetica"/>
          <w:color w:val="333333"/>
        </w:rPr>
        <w:t> и</w:t>
      </w:r>
      <w:proofErr w:type="gramEnd"/>
      <w:r>
        <w:rPr>
          <w:rFonts w:ascii="Helvetica" w:hAnsi="Helvetica" w:cs="Helvetica"/>
          <w:color w:val="333333"/>
        </w:rPr>
        <w:t> </w:t>
      </w:r>
      <w:r>
        <w:rPr>
          <w:rStyle w:val="HTML"/>
          <w:color w:val="333333"/>
        </w:rPr>
        <w:t>}</w:t>
      </w:r>
      <w:r>
        <w:rPr>
          <w:rFonts w:ascii="Helvetica" w:hAnsi="Helvetica" w:cs="Helvetica"/>
          <w:color w:val="333333"/>
        </w:rPr>
        <w:t>. Поскольку </w:t>
      </w:r>
      <w:proofErr w:type="gramStart"/>
      <w:r>
        <w:rPr>
          <w:rStyle w:val="HTML"/>
          <w:color w:val="333333"/>
        </w:rPr>
        <w:t>{</w:t>
      </w:r>
      <w:r>
        <w:rPr>
          <w:rFonts w:ascii="Helvetica" w:hAnsi="Helvetica" w:cs="Helvetica"/>
          <w:color w:val="333333"/>
        </w:rPr>
        <w:t> не</w:t>
      </w:r>
      <w:proofErr w:type="gramEnd"/>
      <w:r>
        <w:rPr>
          <w:rFonts w:ascii="Helvetica" w:hAnsi="Helvetica" w:cs="Helvetica"/>
          <w:color w:val="333333"/>
        </w:rPr>
        <w:t xml:space="preserve"> может быть экранирован, этот синтаксис будет распознаваться только когда </w:t>
      </w:r>
      <w:r>
        <w:rPr>
          <w:rStyle w:val="HTML"/>
          <w:color w:val="333333"/>
        </w:rPr>
        <w:t>$</w:t>
      </w:r>
      <w:r>
        <w:rPr>
          <w:rFonts w:ascii="Helvetica" w:hAnsi="Helvetica" w:cs="Helvetica"/>
          <w:color w:val="333333"/>
        </w:rPr>
        <w:t> следует непосредственно за </w:t>
      </w:r>
      <w:r>
        <w:rPr>
          <w:rStyle w:val="HTML"/>
          <w:color w:val="333333"/>
        </w:rPr>
        <w:t>{</w:t>
      </w:r>
      <w:r>
        <w:rPr>
          <w:rFonts w:ascii="Helvetica" w:hAnsi="Helvetica" w:cs="Helvetica"/>
          <w:color w:val="333333"/>
        </w:rPr>
        <w:t>. Используйте </w:t>
      </w:r>
      <w:r>
        <w:rPr>
          <w:rStyle w:val="HTML"/>
          <w:color w:val="333333"/>
        </w:rPr>
        <w:t>{\$</w:t>
      </w:r>
      <w:r>
        <w:rPr>
          <w:rFonts w:ascii="Helvetica" w:hAnsi="Helvetica" w:cs="Helvetica"/>
          <w:color w:val="333333"/>
        </w:rPr>
        <w:t>, чтобы напечатать </w:t>
      </w:r>
      <w:r>
        <w:rPr>
          <w:rStyle w:val="HTML"/>
          <w:color w:val="333333"/>
        </w:rPr>
        <w:t>{$</w:t>
      </w:r>
      <w:r>
        <w:rPr>
          <w:rFonts w:ascii="Helvetica" w:hAnsi="Helvetica" w:cs="Helvetica"/>
          <w:color w:val="333333"/>
        </w:rPr>
        <w:t>. Несколько поясняющих примеров:</w:t>
      </w:r>
    </w:p>
    <w:p w14:paraId="00C59C62" w14:textId="77777777" w:rsidR="009578D7" w:rsidRDefault="009578D7" w:rsidP="009578D7">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Показываем все ошибки</w:t>
      </w:r>
      <w:r>
        <w:rPr>
          <w:rFonts w:ascii="Courier New" w:hAnsi="Courier New" w:cs="Courier New"/>
          <w:color w:val="FF8000"/>
          <w:sz w:val="20"/>
          <w:szCs w:val="20"/>
        </w:rPr>
        <w:br/>
      </w:r>
      <w:proofErr w:type="spellStart"/>
      <w:r>
        <w:rPr>
          <w:rStyle w:val="HTML"/>
          <w:rFonts w:eastAsia="Arial"/>
          <w:color w:val="0000BB"/>
        </w:rPr>
        <w:t>error_reporting</w:t>
      </w:r>
      <w:proofErr w:type="spellEnd"/>
      <w:r>
        <w:rPr>
          <w:rStyle w:val="HTML"/>
          <w:rFonts w:eastAsia="Arial"/>
          <w:color w:val="007700"/>
        </w:rPr>
        <w:t>(</w:t>
      </w:r>
      <w:r>
        <w:rPr>
          <w:rStyle w:val="HTML"/>
          <w:rFonts w:eastAsia="Arial"/>
          <w:color w:val="0000BB"/>
        </w:rPr>
        <w:t>E_ALL</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great</w:t>
      </w:r>
      <w:proofErr w:type="spellEnd"/>
      <w:r>
        <w:rPr>
          <w:rStyle w:val="HTML"/>
          <w:rFonts w:eastAsia="Arial"/>
          <w:color w:val="0000BB"/>
        </w:rPr>
        <w:t> </w:t>
      </w:r>
      <w:r>
        <w:rPr>
          <w:rStyle w:val="HTML"/>
          <w:rFonts w:eastAsia="Arial"/>
          <w:color w:val="007700"/>
        </w:rPr>
        <w:t>= </w:t>
      </w:r>
      <w:r>
        <w:rPr>
          <w:rStyle w:val="HTML"/>
          <w:rFonts w:eastAsia="Arial"/>
          <w:color w:val="DD0000"/>
        </w:rPr>
        <w:t>'здорово'</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Не работает, выводит: Это { здорово}</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 </w:t>
      </w:r>
      <w:r>
        <w:rPr>
          <w:rStyle w:val="HTML"/>
          <w:rFonts w:eastAsia="Arial"/>
          <w:color w:val="0000BB"/>
        </w:rPr>
        <w:t>$</w:t>
      </w:r>
      <w:proofErr w:type="spellStart"/>
      <w:r>
        <w:rPr>
          <w:rStyle w:val="HTML"/>
          <w:rFonts w:eastAsia="Arial"/>
          <w:color w:val="0000BB"/>
        </w:rPr>
        <w:t>great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 выводит: Это здорово</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w:t>
      </w:r>
      <w:r>
        <w:rPr>
          <w:rStyle w:val="HTML"/>
          <w:rFonts w:eastAsia="Arial"/>
          <w:color w:val="007700"/>
        </w:rPr>
        <w:t>{</w:t>
      </w:r>
      <w:r>
        <w:rPr>
          <w:rStyle w:val="HTML"/>
          <w:rFonts w:eastAsia="Arial"/>
          <w:color w:val="0000BB"/>
        </w:rPr>
        <w:t>$</w:t>
      </w:r>
      <w:proofErr w:type="spellStart"/>
      <w:r>
        <w:rPr>
          <w:rStyle w:val="HTML"/>
          <w:rFonts w:eastAsia="Arial"/>
          <w:color w:val="0000BB"/>
        </w:rPr>
        <w:t>great</w:t>
      </w:r>
      <w:proofErr w:type="spellEnd"/>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"Этот квадрат шириной </w:t>
      </w:r>
      <w:r>
        <w:rPr>
          <w:rStyle w:val="HTML"/>
          <w:rFonts w:eastAsia="Arial"/>
          <w:color w:val="007700"/>
        </w:rPr>
        <w:t>{</w:t>
      </w:r>
      <w:r>
        <w:rPr>
          <w:rStyle w:val="HTML"/>
          <w:rFonts w:eastAsia="Arial"/>
          <w:color w:val="0000BB"/>
        </w:rPr>
        <w:t>$</w:t>
      </w:r>
      <w:proofErr w:type="spellStart"/>
      <w:r>
        <w:rPr>
          <w:rStyle w:val="HTML"/>
          <w:rFonts w:eastAsia="Arial"/>
          <w:color w:val="0000BB"/>
        </w:rPr>
        <w:t>square</w:t>
      </w:r>
      <w:proofErr w:type="spellEnd"/>
      <w:r>
        <w:rPr>
          <w:rStyle w:val="HTML"/>
          <w:rFonts w:eastAsia="Arial"/>
          <w:color w:val="007700"/>
        </w:rPr>
        <w:t>-&gt;</w:t>
      </w:r>
      <w:proofErr w:type="spellStart"/>
      <w:r>
        <w:rPr>
          <w:rStyle w:val="HTML"/>
          <w:rFonts w:eastAsia="Arial"/>
          <w:color w:val="0000BB"/>
        </w:rPr>
        <w:t>width</w:t>
      </w:r>
      <w:proofErr w:type="spellEnd"/>
      <w:r>
        <w:rPr>
          <w:rStyle w:val="HTML"/>
          <w:rFonts w:eastAsia="Arial"/>
          <w:color w:val="007700"/>
        </w:rPr>
        <w:t>}</w:t>
      </w:r>
      <w:r>
        <w:rPr>
          <w:rStyle w:val="HTML"/>
          <w:rFonts w:eastAsia="Arial"/>
          <w:color w:val="DD0000"/>
        </w:rPr>
        <w:t>00 сантиметров."</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 ключи, заключённые в кавычки, работают только с синтаксисом фигурных скобок</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работает: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key</w:t>
      </w:r>
      <w:proofErr w:type="spellEnd"/>
      <w:r>
        <w:rPr>
          <w:rStyle w:val="HTML"/>
          <w:rFonts w:eastAsia="Arial"/>
          <w:color w:val="DD0000"/>
        </w:rPr>
        <w:t>'</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работает: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0000BB"/>
        </w:rPr>
        <w:t>4</w:t>
      </w:r>
      <w:r>
        <w:rPr>
          <w:rStyle w:val="HTML"/>
          <w:rFonts w:eastAsia="Arial"/>
          <w:color w:val="007700"/>
        </w:rPr>
        <w:t>][</w:t>
      </w:r>
      <w:r>
        <w:rPr>
          <w:rStyle w:val="HTML"/>
          <w:rFonts w:eastAsia="Arial"/>
          <w:color w:val="0000BB"/>
        </w:rPr>
        <w:t>3</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Это неверно по той же причине, что и $</w:t>
      </w:r>
      <w:proofErr w:type="spellStart"/>
      <w:r>
        <w:rPr>
          <w:rStyle w:val="HTML"/>
          <w:rFonts w:eastAsia="Arial"/>
          <w:color w:val="FF8000"/>
        </w:rPr>
        <w:t>foo</w:t>
      </w:r>
      <w:proofErr w:type="spellEnd"/>
      <w:r>
        <w:rPr>
          <w:rStyle w:val="HTML"/>
          <w:rFonts w:eastAsia="Arial"/>
          <w:color w:val="FF8000"/>
        </w:rPr>
        <w:t>[</w:t>
      </w:r>
      <w:proofErr w:type="spellStart"/>
      <w:r>
        <w:rPr>
          <w:rStyle w:val="HTML"/>
          <w:rFonts w:eastAsia="Arial"/>
          <w:color w:val="FF8000"/>
        </w:rPr>
        <w:t>bar</w:t>
      </w:r>
      <w:proofErr w:type="spellEnd"/>
      <w:r>
        <w:rPr>
          <w:rStyle w:val="HTML"/>
          <w:rFonts w:eastAsia="Arial"/>
          <w:color w:val="FF8000"/>
        </w:rPr>
        <w:t>] вне</w:t>
      </w:r>
      <w:r>
        <w:rPr>
          <w:rFonts w:ascii="Courier New" w:hAnsi="Courier New" w:cs="Courier New"/>
          <w:color w:val="FF8000"/>
          <w:sz w:val="20"/>
          <w:szCs w:val="20"/>
        </w:rPr>
        <w:br/>
      </w:r>
      <w:r>
        <w:rPr>
          <w:rStyle w:val="HTML"/>
          <w:rFonts w:eastAsia="Arial"/>
          <w:color w:val="FF8000"/>
        </w:rPr>
        <w:t>// строки. Другими словами, это по-прежнему будет работать,</w:t>
      </w:r>
      <w:r>
        <w:rPr>
          <w:rFonts w:ascii="Courier New" w:hAnsi="Courier New" w:cs="Courier New"/>
          <w:color w:val="FF8000"/>
          <w:sz w:val="20"/>
          <w:szCs w:val="20"/>
        </w:rPr>
        <w:br/>
      </w:r>
      <w:r>
        <w:rPr>
          <w:rStyle w:val="HTML"/>
          <w:rFonts w:eastAsia="Arial"/>
          <w:color w:val="FF8000"/>
        </w:rPr>
        <w:t>// но поскольку PHP сначала ищет константу </w:t>
      </w:r>
      <w:proofErr w:type="spellStart"/>
      <w:r>
        <w:rPr>
          <w:rStyle w:val="HTML"/>
          <w:rFonts w:eastAsia="Arial"/>
          <w:color w:val="FF8000"/>
        </w:rPr>
        <w:t>foo</w:t>
      </w:r>
      <w:proofErr w:type="spellEnd"/>
      <w:r>
        <w:rPr>
          <w:rStyle w:val="HTML"/>
          <w:rFonts w:eastAsia="Arial"/>
          <w:color w:val="FF8000"/>
        </w:rPr>
        <w:t>, это вызовет</w:t>
      </w:r>
      <w:r>
        <w:rPr>
          <w:rFonts w:ascii="Courier New" w:hAnsi="Courier New" w:cs="Courier New"/>
          <w:color w:val="FF8000"/>
          <w:sz w:val="20"/>
          <w:szCs w:val="20"/>
        </w:rPr>
        <w:br/>
      </w:r>
      <w:r>
        <w:rPr>
          <w:rStyle w:val="HTML"/>
          <w:rFonts w:eastAsia="Arial"/>
          <w:color w:val="FF8000"/>
        </w:rPr>
        <w:t>// ошибку уровня E_NOTICE (неопределённая константа).</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неправильно: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proofErr w:type="spellStart"/>
      <w:r>
        <w:rPr>
          <w:rStyle w:val="HTML"/>
          <w:rFonts w:eastAsia="Arial"/>
          <w:color w:val="0000BB"/>
        </w:rPr>
        <w:t>foo</w:t>
      </w:r>
      <w:proofErr w:type="spellEnd"/>
      <w:r>
        <w:rPr>
          <w:rStyle w:val="HTML"/>
          <w:rFonts w:eastAsia="Arial"/>
          <w:color w:val="007700"/>
        </w:rPr>
        <w:t>][</w:t>
      </w:r>
      <w:r>
        <w:rPr>
          <w:rStyle w:val="HTML"/>
          <w:rFonts w:eastAsia="Arial"/>
          <w:color w:val="0000BB"/>
        </w:rPr>
        <w:t>3</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 При использовании многомерных массивов внутри</w:t>
      </w:r>
      <w:r>
        <w:rPr>
          <w:rFonts w:ascii="Courier New" w:hAnsi="Courier New" w:cs="Courier New"/>
          <w:color w:val="FF8000"/>
          <w:sz w:val="20"/>
          <w:szCs w:val="20"/>
        </w:rPr>
        <w:br/>
      </w:r>
      <w:r>
        <w:rPr>
          <w:rStyle w:val="HTML"/>
          <w:rFonts w:eastAsia="Arial"/>
          <w:color w:val="FF8000"/>
        </w:rPr>
        <w:t>// строк всегда используйте фигурные скобки</w:t>
      </w:r>
      <w:r>
        <w:rPr>
          <w:rFonts w:ascii="Courier New" w:hAnsi="Courier New" w:cs="Courier New"/>
          <w:color w:val="FF8000"/>
          <w:sz w:val="20"/>
          <w:szCs w:val="20"/>
        </w:rPr>
        <w:br/>
      </w:r>
      <w:proofErr w:type="spellStart"/>
      <w:r>
        <w:rPr>
          <w:rStyle w:val="HTML"/>
          <w:rFonts w:eastAsia="Arial"/>
          <w:color w:val="007700"/>
        </w:rPr>
        <w:lastRenderedPageBreak/>
        <w:t>echo</w:t>
      </w:r>
      <w:proofErr w:type="spellEnd"/>
      <w:r>
        <w:rPr>
          <w:rStyle w:val="HTML"/>
          <w:rFonts w:eastAsia="Arial"/>
          <w:color w:val="007700"/>
        </w:rPr>
        <w:t> </w:t>
      </w:r>
      <w:r>
        <w:rPr>
          <w:rStyle w:val="HTML"/>
          <w:rFonts w:eastAsia="Arial"/>
          <w:color w:val="DD0000"/>
        </w:rPr>
        <w:t>"Это работает: </w:t>
      </w:r>
      <w:r>
        <w:rPr>
          <w:rStyle w:val="HTML"/>
          <w:rFonts w:eastAsia="Arial"/>
          <w:color w:val="007700"/>
        </w:rPr>
        <w:t>{</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foo</w:t>
      </w:r>
      <w:proofErr w:type="spellEnd"/>
      <w:r>
        <w:rPr>
          <w:rStyle w:val="HTML"/>
          <w:rFonts w:eastAsia="Arial"/>
          <w:color w:val="DD0000"/>
        </w:rPr>
        <w:t>'</w:t>
      </w:r>
      <w:r>
        <w:rPr>
          <w:rStyle w:val="HTML"/>
          <w:rFonts w:eastAsia="Arial"/>
          <w:color w:val="007700"/>
        </w:rPr>
        <w:t>][</w:t>
      </w:r>
      <w:r>
        <w:rPr>
          <w:rStyle w:val="HTML"/>
          <w:rFonts w:eastAsia="Arial"/>
          <w:color w:val="0000BB"/>
        </w:rPr>
        <w:t>3</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Работает.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работает: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w:t>
      </w:r>
      <w:proofErr w:type="spellStart"/>
      <w:r>
        <w:rPr>
          <w:rStyle w:val="HTML"/>
          <w:rFonts w:eastAsia="Arial"/>
          <w:color w:val="0000BB"/>
        </w:rPr>
        <w:t>arr</w:t>
      </w:r>
      <w:proofErr w:type="spellEnd"/>
      <w:r>
        <w:rPr>
          <w:rStyle w:val="HTML"/>
          <w:rFonts w:eastAsia="Arial"/>
          <w:color w:val="007700"/>
        </w:rPr>
        <w:t>[</w:t>
      </w:r>
      <w:r>
        <w:rPr>
          <w:rStyle w:val="HTML"/>
          <w:rFonts w:eastAsia="Arial"/>
          <w:color w:val="DD0000"/>
        </w:rPr>
        <w:t>'</w:t>
      </w:r>
      <w:proofErr w:type="spellStart"/>
      <w:r>
        <w:rPr>
          <w:rStyle w:val="HTML"/>
          <w:rFonts w:eastAsia="Arial"/>
          <w:color w:val="DD0000"/>
        </w:rPr>
        <w:t>foo</w:t>
      </w:r>
      <w:proofErr w:type="spellEnd"/>
      <w:r>
        <w:rPr>
          <w:rStyle w:val="HTML"/>
          <w:rFonts w:eastAsia="Arial"/>
          <w:color w:val="DD0000"/>
        </w:rPr>
        <w:t>'</w:t>
      </w:r>
      <w:r>
        <w:rPr>
          <w:rStyle w:val="HTML"/>
          <w:rFonts w:eastAsia="Arial"/>
          <w:color w:val="007700"/>
        </w:rPr>
        <w:t>][</w:t>
      </w:r>
      <w:r>
        <w:rPr>
          <w:rStyle w:val="HTML"/>
          <w:rFonts w:eastAsia="Arial"/>
          <w:color w:val="0000BB"/>
        </w:rPr>
        <w:t>3</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тоже работает: </w:t>
      </w:r>
      <w:r>
        <w:rPr>
          <w:rStyle w:val="HTML"/>
          <w:rFonts w:eastAsia="Arial"/>
          <w:color w:val="007700"/>
        </w:rPr>
        <w:t>{</w:t>
      </w:r>
      <w:r>
        <w:rPr>
          <w:rStyle w:val="HTML"/>
          <w:rFonts w:eastAsia="Arial"/>
          <w:color w:val="0000BB"/>
        </w:rPr>
        <w:t>$</w:t>
      </w:r>
      <w:proofErr w:type="spellStart"/>
      <w:r>
        <w:rPr>
          <w:rStyle w:val="HTML"/>
          <w:rFonts w:eastAsia="Arial"/>
          <w:color w:val="0000BB"/>
        </w:rPr>
        <w:t>obj</w:t>
      </w:r>
      <w:proofErr w:type="spellEnd"/>
      <w:r>
        <w:rPr>
          <w:rStyle w:val="HTML"/>
          <w:rFonts w:eastAsia="Arial"/>
          <w:color w:val="007700"/>
        </w:rPr>
        <w:t>-&gt;</w:t>
      </w:r>
      <w:proofErr w:type="spellStart"/>
      <w:r>
        <w:rPr>
          <w:rStyle w:val="HTML"/>
          <w:rFonts w:eastAsia="Arial"/>
          <w:color w:val="0000BB"/>
        </w:rPr>
        <w:t>values</w:t>
      </w:r>
      <w:proofErr w:type="spellEnd"/>
      <w:r>
        <w:rPr>
          <w:rStyle w:val="HTML"/>
          <w:rFonts w:eastAsia="Arial"/>
          <w:color w:val="007700"/>
        </w:rPr>
        <w:t>[</w:t>
      </w:r>
      <w:r>
        <w:rPr>
          <w:rStyle w:val="HTML"/>
          <w:rFonts w:eastAsia="Arial"/>
          <w:color w:val="0000BB"/>
        </w:rPr>
        <w:t>3</w:t>
      </w:r>
      <w:r>
        <w:rPr>
          <w:rStyle w:val="HTML"/>
          <w:rFonts w:eastAsia="Arial"/>
          <w:color w:val="007700"/>
        </w:rPr>
        <w:t>]-&gt;</w:t>
      </w:r>
      <w:proofErr w:type="spellStart"/>
      <w:r>
        <w:rPr>
          <w:rStyle w:val="HTML"/>
          <w:rFonts w:eastAsia="Arial"/>
          <w:color w:val="0000BB"/>
        </w:rPr>
        <w:t>name</w:t>
      </w:r>
      <w:proofErr w:type="spellEnd"/>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значение переменной по имени </w:t>
      </w:r>
      <w:r>
        <w:rPr>
          <w:rStyle w:val="HTML"/>
          <w:rFonts w:eastAsia="Arial"/>
          <w:color w:val="0000BB"/>
        </w:rPr>
        <w:t>$</w:t>
      </w:r>
      <w:proofErr w:type="spellStart"/>
      <w:r>
        <w:rPr>
          <w:rStyle w:val="HTML"/>
          <w:rFonts w:eastAsia="Arial"/>
          <w:color w:val="0000BB"/>
        </w:rPr>
        <w:t>name</w:t>
      </w:r>
      <w:proofErr w:type="spellEnd"/>
      <w:r>
        <w:rPr>
          <w:rStyle w:val="HTML"/>
          <w:rFonts w:eastAsia="Arial"/>
          <w:color w:val="DD0000"/>
        </w:rPr>
        <w:t>: </w:t>
      </w:r>
      <w:r>
        <w:rPr>
          <w:rStyle w:val="HTML"/>
          <w:rFonts w:eastAsia="Arial"/>
          <w:color w:val="007700"/>
        </w:rPr>
        <w:t>{${</w:t>
      </w:r>
      <w:r>
        <w:rPr>
          <w:rStyle w:val="HTML"/>
          <w:rFonts w:eastAsia="Arial"/>
          <w:color w:val="0000BB"/>
        </w:rPr>
        <w:t>$</w:t>
      </w:r>
      <w:proofErr w:type="spellStart"/>
      <w:r>
        <w:rPr>
          <w:rStyle w:val="HTML"/>
          <w:rFonts w:eastAsia="Arial"/>
          <w:color w:val="0000BB"/>
        </w:rPr>
        <w:t>name</w:t>
      </w:r>
      <w:proofErr w:type="spellEnd"/>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echo </w:t>
      </w:r>
      <w:r>
        <w:rPr>
          <w:rStyle w:val="HTML"/>
          <w:rFonts w:eastAsia="Arial"/>
          <w:color w:val="DD0000"/>
        </w:rPr>
        <w:t>"Это значение переменной по имени, которое возвращает функция getName(): </w:t>
      </w:r>
      <w:r>
        <w:rPr>
          <w:rStyle w:val="HTML"/>
          <w:rFonts w:eastAsia="Arial"/>
          <w:color w:val="007700"/>
        </w:rPr>
        <w:t>{${</w:t>
      </w:r>
      <w:r>
        <w:rPr>
          <w:rStyle w:val="HTML"/>
          <w:rFonts w:eastAsia="Arial"/>
          <w:color w:val="0000BB"/>
        </w:rPr>
        <w:t>getName</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7700"/>
        </w:rPr>
        <w:t>echo </w:t>
      </w:r>
      <w:r>
        <w:rPr>
          <w:rStyle w:val="HTML"/>
          <w:rFonts w:eastAsia="Arial"/>
          <w:color w:val="DD0000"/>
        </w:rPr>
        <w:t>"Это значение переменной по имени, которое возвращает \$object-&gt;getName(): </w:t>
      </w:r>
      <w:r>
        <w:rPr>
          <w:rStyle w:val="HTML"/>
          <w:rFonts w:eastAsia="Arial"/>
          <w:color w:val="007700"/>
        </w:rPr>
        <w:t>{${</w:t>
      </w:r>
      <w:r>
        <w:rPr>
          <w:rStyle w:val="HTML"/>
          <w:rFonts w:eastAsia="Arial"/>
          <w:color w:val="0000BB"/>
        </w:rPr>
        <w:t>$object</w:t>
      </w:r>
      <w:r>
        <w:rPr>
          <w:rStyle w:val="HTML"/>
          <w:rFonts w:eastAsia="Arial"/>
          <w:color w:val="007700"/>
        </w:rPr>
        <w:t>-&gt;</w:t>
      </w:r>
      <w:r>
        <w:rPr>
          <w:rStyle w:val="HTML"/>
          <w:rFonts w:eastAsia="Arial"/>
          <w:color w:val="0000BB"/>
        </w:rPr>
        <w:t>getName</w:t>
      </w:r>
      <w:r>
        <w:rPr>
          <w:rStyle w:val="HTML"/>
          <w:rFonts w:eastAsia="Arial"/>
          <w:color w:val="007700"/>
        </w:rPr>
        <w:t>()}}</w:t>
      </w:r>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Не работает, выводит: Это то, что возвращает getName(): {getName()}</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"Это то, что возвращает </w:t>
      </w:r>
      <w:proofErr w:type="spellStart"/>
      <w:r>
        <w:rPr>
          <w:rStyle w:val="HTML"/>
          <w:rFonts w:eastAsia="Arial"/>
          <w:color w:val="DD0000"/>
        </w:rPr>
        <w:t>getName</w:t>
      </w:r>
      <w:proofErr w:type="spellEnd"/>
      <w:r>
        <w:rPr>
          <w:rStyle w:val="HTML"/>
          <w:rFonts w:eastAsia="Arial"/>
          <w:color w:val="DD0000"/>
        </w:rPr>
        <w:t>(): {</w:t>
      </w:r>
      <w:proofErr w:type="spellStart"/>
      <w:r>
        <w:rPr>
          <w:rStyle w:val="HTML"/>
          <w:rFonts w:eastAsia="Arial"/>
          <w:color w:val="DD0000"/>
        </w:rPr>
        <w:t>getName</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Не работает, выводит: C:\folder\{fantastic}.txt</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"C:\folder\{</w:t>
      </w:r>
      <w:r>
        <w:rPr>
          <w:rStyle w:val="HTML"/>
          <w:rFonts w:eastAsia="Arial"/>
          <w:color w:val="0000BB"/>
        </w:rPr>
        <w:t>$great</w:t>
      </w:r>
      <w:r>
        <w:rPr>
          <w:rStyle w:val="HTML"/>
          <w:rFonts w:eastAsia="Arial"/>
          <w:color w:val="DD0000"/>
        </w:rPr>
        <w:t>}.txt"</w:t>
      </w:r>
      <w:r>
        <w:rPr>
          <w:rFonts w:ascii="Courier New" w:hAnsi="Courier New" w:cs="Courier New"/>
          <w:color w:val="DD0000"/>
          <w:sz w:val="20"/>
          <w:szCs w:val="20"/>
        </w:rPr>
        <w:br/>
      </w:r>
      <w:r>
        <w:rPr>
          <w:rFonts w:ascii="Courier New" w:hAnsi="Courier New" w:cs="Courier New"/>
          <w:color w:val="DD0000"/>
          <w:sz w:val="20"/>
          <w:szCs w:val="20"/>
        </w:rPr>
        <w:br/>
      </w:r>
      <w:r>
        <w:rPr>
          <w:rStyle w:val="HTML"/>
          <w:rFonts w:eastAsia="Arial"/>
          <w:color w:val="FF8000"/>
        </w:rPr>
        <w:t>// Работает, выводит: C:\folder\fantastic.txt</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"C:\\folder\\</w:t>
      </w:r>
      <w:r>
        <w:rPr>
          <w:rStyle w:val="HTML"/>
          <w:rFonts w:eastAsia="Arial"/>
          <w:color w:val="007700"/>
        </w:rPr>
        <w:t>{</w:t>
      </w:r>
      <w:r>
        <w:rPr>
          <w:rStyle w:val="HTML"/>
          <w:rFonts w:eastAsia="Arial"/>
          <w:color w:val="0000BB"/>
        </w:rPr>
        <w:t>$great</w:t>
      </w:r>
      <w:r>
        <w:rPr>
          <w:rStyle w:val="HTML"/>
          <w:rFonts w:eastAsia="Arial"/>
          <w:color w:val="007700"/>
        </w:rPr>
        <w:t>}</w:t>
      </w:r>
      <w:r>
        <w:rPr>
          <w:rStyle w:val="HTML"/>
          <w:rFonts w:eastAsia="Arial"/>
          <w:color w:val="DD0000"/>
        </w:rPr>
        <w:t>.txt"</w:t>
      </w:r>
      <w:r>
        <w:rPr>
          <w:rFonts w:ascii="Courier New" w:hAnsi="Courier New" w:cs="Courier New"/>
          <w:color w:val="DD0000"/>
          <w:sz w:val="20"/>
          <w:szCs w:val="20"/>
        </w:rPr>
        <w:br/>
      </w:r>
      <w:r>
        <w:rPr>
          <w:rStyle w:val="HTML"/>
          <w:rFonts w:eastAsia="Arial"/>
          <w:color w:val="0000BB"/>
        </w:rPr>
        <w:t>?&gt;</w:t>
      </w:r>
    </w:p>
    <w:p w14:paraId="380D0809"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С помощью этого синтаксиса также возможен доступ к свойствам объекта внутри строк.</w:t>
      </w:r>
    </w:p>
    <w:p w14:paraId="66FA1018" w14:textId="77777777" w:rsidR="009578D7" w:rsidRPr="009578D7" w:rsidRDefault="009578D7" w:rsidP="009578D7">
      <w:pPr>
        <w:shd w:val="clear" w:color="auto" w:fill="FFFFFF"/>
        <w:rPr>
          <w:rFonts w:ascii="Helvetica" w:hAnsi="Helvetica" w:cs="Helvetica"/>
          <w:color w:val="333333"/>
          <w:lang w:val="en-US"/>
        </w:rPr>
      </w:pPr>
      <w:r w:rsidRPr="009578D7">
        <w:rPr>
          <w:rStyle w:val="HTML"/>
          <w:rFonts w:eastAsia="Arial"/>
          <w:color w:val="0000BB"/>
          <w:lang w:val="en-US"/>
        </w:rPr>
        <w:t>&lt;?php</w:t>
      </w:r>
      <w:r w:rsidRPr="009578D7">
        <w:rPr>
          <w:rFonts w:ascii="Courier New" w:hAnsi="Courier New" w:cs="Courier New"/>
          <w:color w:val="0000BB"/>
          <w:sz w:val="20"/>
          <w:szCs w:val="20"/>
          <w:lang w:val="en-US"/>
        </w:rPr>
        <w:br/>
      </w:r>
      <w:r w:rsidRPr="009578D7">
        <w:rPr>
          <w:rStyle w:val="HTML"/>
          <w:rFonts w:eastAsia="Arial"/>
          <w:color w:val="007700"/>
          <w:lang w:val="en-US"/>
        </w:rPr>
        <w:t>class </w:t>
      </w:r>
      <w:r w:rsidRPr="009578D7">
        <w:rPr>
          <w:rStyle w:val="HTML"/>
          <w:rFonts w:eastAsia="Arial"/>
          <w:color w:val="0000BB"/>
          <w:lang w:val="en-US"/>
        </w:rPr>
        <w:t>foo </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    var </w:t>
      </w:r>
      <w:r w:rsidRPr="009578D7">
        <w:rPr>
          <w:rStyle w:val="HTML"/>
          <w:rFonts w:eastAsia="Arial"/>
          <w:color w:val="0000BB"/>
          <w:lang w:val="en-US"/>
        </w:rPr>
        <w:t>$bar </w:t>
      </w:r>
      <w:r w:rsidRPr="009578D7">
        <w:rPr>
          <w:rStyle w:val="HTML"/>
          <w:rFonts w:eastAsia="Arial"/>
          <w:color w:val="007700"/>
          <w:lang w:val="en-US"/>
        </w:rPr>
        <w:t>= </w:t>
      </w:r>
      <w:r w:rsidRPr="009578D7">
        <w:rPr>
          <w:rStyle w:val="HTML"/>
          <w:rFonts w:eastAsia="Arial"/>
          <w:color w:val="DD0000"/>
          <w:lang w:val="en-US"/>
        </w:rPr>
        <w:t>'I am bar.'</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Fonts w:ascii="Courier New" w:hAnsi="Courier New" w:cs="Courier New"/>
          <w:color w:val="007700"/>
          <w:sz w:val="20"/>
          <w:szCs w:val="20"/>
          <w:lang w:val="en-US"/>
        </w:rPr>
        <w:br/>
      </w:r>
      <w:r w:rsidRPr="009578D7">
        <w:rPr>
          <w:rStyle w:val="HTML"/>
          <w:rFonts w:eastAsia="Arial"/>
          <w:color w:val="0000BB"/>
          <w:lang w:val="en-US"/>
        </w:rPr>
        <w:t>$foo </w:t>
      </w:r>
      <w:r w:rsidRPr="009578D7">
        <w:rPr>
          <w:rStyle w:val="HTML"/>
          <w:rFonts w:eastAsia="Arial"/>
          <w:color w:val="007700"/>
          <w:lang w:val="en-US"/>
        </w:rPr>
        <w:t>= new </w:t>
      </w:r>
      <w:proofErr w:type="gramStart"/>
      <w:r w:rsidRPr="009578D7">
        <w:rPr>
          <w:rStyle w:val="HTML"/>
          <w:rFonts w:eastAsia="Arial"/>
          <w:color w:val="0000BB"/>
          <w:lang w:val="en-US"/>
        </w:rPr>
        <w:t>foo</w:t>
      </w:r>
      <w:r w:rsidRPr="009578D7">
        <w:rPr>
          <w:rStyle w:val="HTML"/>
          <w:rFonts w:eastAsia="Arial"/>
          <w:color w:val="007700"/>
          <w:lang w:val="en-US"/>
        </w:rPr>
        <w:t>(</w:t>
      </w:r>
      <w:proofErr w:type="gramEnd"/>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00BB"/>
          <w:lang w:val="en-US"/>
        </w:rPr>
        <w:t>$bar </w:t>
      </w:r>
      <w:r w:rsidRPr="009578D7">
        <w:rPr>
          <w:rStyle w:val="HTML"/>
          <w:rFonts w:eastAsia="Arial"/>
          <w:color w:val="007700"/>
          <w:lang w:val="en-US"/>
        </w:rPr>
        <w:t>= </w:t>
      </w:r>
      <w:r w:rsidRPr="009578D7">
        <w:rPr>
          <w:rStyle w:val="HTML"/>
          <w:rFonts w:eastAsia="Arial"/>
          <w:color w:val="DD0000"/>
          <w:lang w:val="en-US"/>
        </w:rPr>
        <w:t>'bar'</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00BB"/>
          <w:lang w:val="en-US"/>
        </w:rPr>
        <w:t>$</w:t>
      </w:r>
      <w:proofErr w:type="spellStart"/>
      <w:r w:rsidRPr="009578D7">
        <w:rPr>
          <w:rStyle w:val="HTML"/>
          <w:rFonts w:eastAsia="Arial"/>
          <w:color w:val="0000BB"/>
          <w:lang w:val="en-US"/>
        </w:rPr>
        <w:t>baz</w:t>
      </w:r>
      <w:proofErr w:type="spellEnd"/>
      <w:r w:rsidRPr="009578D7">
        <w:rPr>
          <w:rStyle w:val="HTML"/>
          <w:rFonts w:eastAsia="Arial"/>
          <w:color w:val="0000BB"/>
          <w:lang w:val="en-US"/>
        </w:rPr>
        <w:t> </w:t>
      </w:r>
      <w:r w:rsidRPr="009578D7">
        <w:rPr>
          <w:rStyle w:val="HTML"/>
          <w:rFonts w:eastAsia="Arial"/>
          <w:color w:val="007700"/>
          <w:lang w:val="en-US"/>
        </w:rPr>
        <w:t>= array(</w:t>
      </w:r>
      <w:r w:rsidRPr="009578D7">
        <w:rPr>
          <w:rStyle w:val="HTML"/>
          <w:rFonts w:eastAsia="Arial"/>
          <w:color w:val="DD0000"/>
          <w:lang w:val="en-US"/>
        </w:rPr>
        <w:t>'foo'</w:t>
      </w:r>
      <w:r w:rsidRPr="009578D7">
        <w:rPr>
          <w:rStyle w:val="HTML"/>
          <w:rFonts w:eastAsia="Arial"/>
          <w:color w:val="007700"/>
          <w:lang w:val="en-US"/>
        </w:rPr>
        <w:t>, </w:t>
      </w:r>
      <w:r w:rsidRPr="009578D7">
        <w:rPr>
          <w:rStyle w:val="HTML"/>
          <w:rFonts w:eastAsia="Arial"/>
          <w:color w:val="DD0000"/>
          <w:lang w:val="en-US"/>
        </w:rPr>
        <w:t>'bar'</w:t>
      </w:r>
      <w:r w:rsidRPr="009578D7">
        <w:rPr>
          <w:rStyle w:val="HTML"/>
          <w:rFonts w:eastAsia="Arial"/>
          <w:color w:val="007700"/>
          <w:lang w:val="en-US"/>
        </w:rPr>
        <w:t>, </w:t>
      </w:r>
      <w:r w:rsidRPr="009578D7">
        <w:rPr>
          <w:rStyle w:val="HTML"/>
          <w:rFonts w:eastAsia="Arial"/>
          <w:color w:val="DD0000"/>
          <w:lang w:val="en-US"/>
        </w:rPr>
        <w:t>'</w:t>
      </w:r>
      <w:proofErr w:type="spellStart"/>
      <w:r w:rsidRPr="009578D7">
        <w:rPr>
          <w:rStyle w:val="HTML"/>
          <w:rFonts w:eastAsia="Arial"/>
          <w:color w:val="DD0000"/>
          <w:lang w:val="en-US"/>
        </w:rPr>
        <w:t>baz</w:t>
      </w:r>
      <w:proofErr w:type="spellEnd"/>
      <w:r w:rsidRPr="009578D7">
        <w:rPr>
          <w:rStyle w:val="HTML"/>
          <w:rFonts w:eastAsia="Arial"/>
          <w:color w:val="DD0000"/>
          <w:lang w:val="en-US"/>
        </w:rPr>
        <w:t>'</w:t>
      </w:r>
      <w:r w:rsidRPr="009578D7">
        <w:rPr>
          <w:rStyle w:val="HTML"/>
          <w:rFonts w:eastAsia="Arial"/>
          <w:color w:val="007700"/>
          <w:lang w:val="en-US"/>
        </w:rPr>
        <w:t>, </w:t>
      </w:r>
      <w:r w:rsidRPr="009578D7">
        <w:rPr>
          <w:rStyle w:val="HTML"/>
          <w:rFonts w:eastAsia="Arial"/>
          <w:color w:val="DD0000"/>
          <w:lang w:val="en-US"/>
        </w:rPr>
        <w:t>'quux'</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7700"/>
          <w:lang w:val="en-US"/>
        </w:rPr>
        <w:t>{</w:t>
      </w:r>
      <w:r w:rsidRPr="009578D7">
        <w:rPr>
          <w:rStyle w:val="HTML"/>
          <w:rFonts w:eastAsia="Arial"/>
          <w:color w:val="0000BB"/>
          <w:lang w:val="en-US"/>
        </w:rPr>
        <w:t>$foo</w:t>
      </w:r>
      <w:r w:rsidRPr="009578D7">
        <w:rPr>
          <w:rStyle w:val="HTML"/>
          <w:rFonts w:eastAsia="Arial"/>
          <w:color w:val="007700"/>
          <w:lang w:val="en-US"/>
        </w:rPr>
        <w:t>-&gt;</w:t>
      </w:r>
      <w:r w:rsidRPr="009578D7">
        <w:rPr>
          <w:rStyle w:val="HTML"/>
          <w:rFonts w:eastAsia="Arial"/>
          <w:color w:val="0000BB"/>
          <w:lang w:val="en-US"/>
        </w:rPr>
        <w:t>$bar</w:t>
      </w:r>
      <w:r w:rsidRPr="009578D7">
        <w:rPr>
          <w:rStyle w:val="HTML"/>
          <w:rFonts w:eastAsia="Arial"/>
          <w:color w:val="007700"/>
          <w:lang w:val="en-US"/>
        </w:rPr>
        <w:t>}</w:t>
      </w:r>
      <w:r w:rsidRPr="009578D7">
        <w:rPr>
          <w:rStyle w:val="HTML"/>
          <w:rFonts w:eastAsia="Arial"/>
          <w:color w:val="DD0000"/>
          <w:lang w:val="en-US"/>
        </w:rPr>
        <w:t>\n"</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7700"/>
          <w:lang w:val="en-US"/>
        </w:rPr>
        <w:t>echo </w:t>
      </w:r>
      <w:r w:rsidRPr="009578D7">
        <w:rPr>
          <w:rStyle w:val="HTML"/>
          <w:rFonts w:eastAsia="Arial"/>
          <w:color w:val="DD0000"/>
          <w:lang w:val="en-US"/>
        </w:rPr>
        <w:t>"</w:t>
      </w:r>
      <w:r w:rsidRPr="009578D7">
        <w:rPr>
          <w:rStyle w:val="HTML"/>
          <w:rFonts w:eastAsia="Arial"/>
          <w:color w:val="007700"/>
          <w:lang w:val="en-US"/>
        </w:rPr>
        <w:t>{</w:t>
      </w:r>
      <w:r w:rsidRPr="009578D7">
        <w:rPr>
          <w:rStyle w:val="HTML"/>
          <w:rFonts w:eastAsia="Arial"/>
          <w:color w:val="0000BB"/>
          <w:lang w:val="en-US"/>
        </w:rPr>
        <w:t>$foo</w:t>
      </w:r>
      <w:r w:rsidRPr="009578D7">
        <w:rPr>
          <w:rStyle w:val="HTML"/>
          <w:rFonts w:eastAsia="Arial"/>
          <w:color w:val="007700"/>
          <w:lang w:val="en-US"/>
        </w:rPr>
        <w:t>-&gt;{</w:t>
      </w:r>
      <w:r w:rsidRPr="009578D7">
        <w:rPr>
          <w:rStyle w:val="HTML"/>
          <w:rFonts w:eastAsia="Arial"/>
          <w:color w:val="0000BB"/>
          <w:lang w:val="en-US"/>
        </w:rPr>
        <w:t>$</w:t>
      </w:r>
      <w:proofErr w:type="spellStart"/>
      <w:r w:rsidRPr="009578D7">
        <w:rPr>
          <w:rStyle w:val="HTML"/>
          <w:rFonts w:eastAsia="Arial"/>
          <w:color w:val="0000BB"/>
          <w:lang w:val="en-US"/>
        </w:rPr>
        <w:t>baz</w:t>
      </w:r>
      <w:proofErr w:type="spellEnd"/>
      <w:r w:rsidRPr="009578D7">
        <w:rPr>
          <w:rStyle w:val="HTML"/>
          <w:rFonts w:eastAsia="Arial"/>
          <w:color w:val="007700"/>
          <w:lang w:val="en-US"/>
        </w:rPr>
        <w:t>[</w:t>
      </w:r>
      <w:r w:rsidRPr="009578D7">
        <w:rPr>
          <w:rStyle w:val="HTML"/>
          <w:rFonts w:eastAsia="Arial"/>
          <w:color w:val="0000BB"/>
          <w:lang w:val="en-US"/>
        </w:rPr>
        <w:t>1</w:t>
      </w:r>
      <w:r w:rsidRPr="009578D7">
        <w:rPr>
          <w:rStyle w:val="HTML"/>
          <w:rFonts w:eastAsia="Arial"/>
          <w:color w:val="007700"/>
          <w:lang w:val="en-US"/>
        </w:rPr>
        <w:t>]}}</w:t>
      </w:r>
      <w:r w:rsidRPr="009578D7">
        <w:rPr>
          <w:rStyle w:val="HTML"/>
          <w:rFonts w:eastAsia="Arial"/>
          <w:color w:val="DD0000"/>
          <w:lang w:val="en-US"/>
        </w:rPr>
        <w:t>\n"</w:t>
      </w:r>
      <w:r w:rsidRPr="009578D7">
        <w:rPr>
          <w:rStyle w:val="HTML"/>
          <w:rFonts w:eastAsia="Arial"/>
          <w:color w:val="007700"/>
          <w:lang w:val="en-US"/>
        </w:rPr>
        <w:t>;</w:t>
      </w:r>
      <w:r w:rsidRPr="009578D7">
        <w:rPr>
          <w:rFonts w:ascii="Courier New" w:hAnsi="Courier New" w:cs="Courier New"/>
          <w:color w:val="007700"/>
          <w:sz w:val="20"/>
          <w:szCs w:val="20"/>
          <w:lang w:val="en-US"/>
        </w:rPr>
        <w:br/>
      </w:r>
      <w:r w:rsidRPr="009578D7">
        <w:rPr>
          <w:rStyle w:val="HTML"/>
          <w:rFonts w:eastAsia="Arial"/>
          <w:color w:val="0000BB"/>
          <w:lang w:val="en-US"/>
        </w:rPr>
        <w:t>?&gt;</w:t>
      </w:r>
    </w:p>
    <w:p w14:paraId="22485152"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4B648025" w14:textId="77777777" w:rsidR="009578D7" w:rsidRDefault="009578D7" w:rsidP="009578D7">
      <w:pPr>
        <w:pStyle w:val="HTML0"/>
        <w:shd w:val="clear" w:color="auto" w:fill="FFFFFF"/>
        <w:rPr>
          <w:color w:val="333333"/>
        </w:rPr>
      </w:pPr>
      <w:r>
        <w:rPr>
          <w:color w:val="333333"/>
        </w:rPr>
        <w:t xml:space="preserve">I </w:t>
      </w:r>
      <w:proofErr w:type="spellStart"/>
      <w:r>
        <w:rPr>
          <w:color w:val="333333"/>
        </w:rPr>
        <w:t>am</w:t>
      </w:r>
      <w:proofErr w:type="spellEnd"/>
      <w:r>
        <w:rPr>
          <w:color w:val="333333"/>
        </w:rPr>
        <w:t xml:space="preserve"> </w:t>
      </w:r>
      <w:proofErr w:type="spellStart"/>
      <w:r>
        <w:rPr>
          <w:color w:val="333333"/>
        </w:rPr>
        <w:t>bar</w:t>
      </w:r>
      <w:proofErr w:type="spellEnd"/>
      <w:r>
        <w:rPr>
          <w:color w:val="333333"/>
        </w:rPr>
        <w:t>.</w:t>
      </w:r>
    </w:p>
    <w:p w14:paraId="6994DE9C" w14:textId="77777777" w:rsidR="009578D7" w:rsidRDefault="009578D7" w:rsidP="009578D7">
      <w:pPr>
        <w:pStyle w:val="HTML0"/>
        <w:shd w:val="clear" w:color="auto" w:fill="FFFFFF"/>
        <w:rPr>
          <w:color w:val="333333"/>
        </w:rPr>
      </w:pPr>
      <w:r>
        <w:rPr>
          <w:color w:val="333333"/>
        </w:rPr>
        <w:t xml:space="preserve">I </w:t>
      </w:r>
      <w:proofErr w:type="spellStart"/>
      <w:r>
        <w:rPr>
          <w:color w:val="333333"/>
        </w:rPr>
        <w:t>am</w:t>
      </w:r>
      <w:proofErr w:type="spellEnd"/>
      <w:r>
        <w:rPr>
          <w:color w:val="333333"/>
        </w:rPr>
        <w:t xml:space="preserve"> </w:t>
      </w:r>
      <w:proofErr w:type="spellStart"/>
      <w:r>
        <w:rPr>
          <w:color w:val="333333"/>
        </w:rPr>
        <w:t>bar</w:t>
      </w:r>
      <w:proofErr w:type="spellEnd"/>
      <w:r>
        <w:rPr>
          <w:color w:val="333333"/>
        </w:rPr>
        <w:t>.</w:t>
      </w:r>
    </w:p>
    <w:p w14:paraId="0F2CF857" w14:textId="77777777" w:rsidR="009578D7" w:rsidRDefault="009578D7" w:rsidP="009578D7">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4B3FEA23" w14:textId="77777777" w:rsidR="009578D7" w:rsidRDefault="009578D7" w:rsidP="009578D7">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Значение, к которому осуществляется доступ из функций, вызовов методов, статических переменных класса и констант класса внутри </w:t>
      </w:r>
      <w:r>
        <w:rPr>
          <w:rStyle w:val="HTML"/>
          <w:color w:val="333333"/>
        </w:rPr>
        <w:t>{$}</w:t>
      </w:r>
      <w:r>
        <w:rPr>
          <w:rFonts w:ascii="Helvetica" w:hAnsi="Helvetica" w:cs="Helvetica"/>
          <w:color w:val="333333"/>
        </w:rPr>
        <w:t>, будет интерпретироваться как имя переменной в области, в которой определена строка. Использование одинарных фигурных скобок (</w:t>
      </w:r>
      <w:r>
        <w:rPr>
          <w:rStyle w:val="HTML"/>
          <w:color w:val="333333"/>
        </w:rPr>
        <w:t>{}</w:t>
      </w:r>
      <w:r>
        <w:rPr>
          <w:rFonts w:ascii="Helvetica" w:hAnsi="Helvetica" w:cs="Helvetica"/>
          <w:color w:val="333333"/>
        </w:rPr>
        <w:t>) не будет работать для доступа к значениям функций, методов, констант классов или статических переменных класса.</w:t>
      </w:r>
    </w:p>
    <w:p w14:paraId="6E0613F5" w14:textId="77777777" w:rsidR="009578D7" w:rsidRDefault="009578D7" w:rsidP="009578D7">
      <w:pPr>
        <w:shd w:val="clear" w:color="auto" w:fill="FFFFFF"/>
        <w:rPr>
          <w:rFonts w:ascii="Helvetica" w:hAnsi="Helvetica" w:cs="Helvetica"/>
          <w:color w:val="333333"/>
        </w:rPr>
      </w:pPr>
      <w:r>
        <w:rPr>
          <w:rStyle w:val="HTML"/>
          <w:rFonts w:eastAsia="Arial"/>
          <w:color w:val="0000BB"/>
        </w:rPr>
        <w:lastRenderedPageBreak/>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Показываем все ошибки</w:t>
      </w:r>
      <w:r>
        <w:rPr>
          <w:rFonts w:ascii="Courier New" w:hAnsi="Courier New" w:cs="Courier New"/>
          <w:color w:val="FF8000"/>
          <w:sz w:val="20"/>
          <w:szCs w:val="20"/>
        </w:rPr>
        <w:br/>
      </w:r>
      <w:proofErr w:type="spellStart"/>
      <w:r>
        <w:rPr>
          <w:rStyle w:val="HTML"/>
          <w:rFonts w:eastAsia="Arial"/>
          <w:color w:val="0000BB"/>
        </w:rPr>
        <w:t>error_reporting</w:t>
      </w:r>
      <w:proofErr w:type="spellEnd"/>
      <w:r>
        <w:rPr>
          <w:rStyle w:val="HTML"/>
          <w:rFonts w:eastAsia="Arial"/>
          <w:color w:val="007700"/>
        </w:rPr>
        <w:t>(</w:t>
      </w:r>
      <w:r>
        <w:rPr>
          <w:rStyle w:val="HTML"/>
          <w:rFonts w:eastAsia="Arial"/>
          <w:color w:val="0000BB"/>
        </w:rPr>
        <w:t>E_ALL</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proofErr w:type="spellStart"/>
      <w:r>
        <w:rPr>
          <w:rStyle w:val="HTML"/>
          <w:rFonts w:eastAsia="Arial"/>
          <w:color w:val="007700"/>
        </w:rPr>
        <w:t>class</w:t>
      </w:r>
      <w:proofErr w:type="spellEnd"/>
      <w:r>
        <w:rPr>
          <w:rStyle w:val="HTML"/>
          <w:rFonts w:eastAsia="Arial"/>
          <w:color w:val="007700"/>
        </w:rPr>
        <w:t> </w:t>
      </w:r>
      <w:proofErr w:type="spellStart"/>
      <w:r>
        <w:rPr>
          <w:rStyle w:val="HTML"/>
          <w:rFonts w:eastAsia="Arial"/>
          <w:color w:val="0000BB"/>
        </w:rPr>
        <w:t>beers</w:t>
      </w:r>
      <w:proofErr w:type="spellEnd"/>
      <w:r>
        <w:rPr>
          <w:rStyle w:val="HTML"/>
          <w:rFonts w:eastAsia="Arial"/>
          <w:color w:val="0000BB"/>
        </w:rPr>
        <w:t> </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const</w:t>
      </w:r>
      <w:proofErr w:type="spellEnd"/>
      <w:r>
        <w:rPr>
          <w:rStyle w:val="HTML"/>
          <w:rFonts w:eastAsia="Arial"/>
          <w:color w:val="007700"/>
        </w:rPr>
        <w:t> </w:t>
      </w:r>
      <w:proofErr w:type="spellStart"/>
      <w:r>
        <w:rPr>
          <w:rStyle w:val="HTML"/>
          <w:rFonts w:eastAsia="Arial"/>
          <w:color w:val="0000BB"/>
        </w:rPr>
        <w:t>softdrink</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rootbeer</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    </w:t>
      </w:r>
      <w:proofErr w:type="spellStart"/>
      <w:r>
        <w:rPr>
          <w:rStyle w:val="HTML"/>
          <w:rFonts w:eastAsia="Arial"/>
          <w:color w:val="007700"/>
        </w:rPr>
        <w:t>public</w:t>
      </w:r>
      <w:proofErr w:type="spellEnd"/>
      <w:r>
        <w:rPr>
          <w:rStyle w:val="HTML"/>
          <w:rFonts w:eastAsia="Arial"/>
          <w:color w:val="007700"/>
        </w:rPr>
        <w:t> </w:t>
      </w:r>
      <w:proofErr w:type="spellStart"/>
      <w:r>
        <w:rPr>
          <w:rStyle w:val="HTML"/>
          <w:rFonts w:eastAsia="Arial"/>
          <w:color w:val="007700"/>
        </w:rPr>
        <w:t>static</w:t>
      </w:r>
      <w:proofErr w:type="spellEnd"/>
      <w:r>
        <w:rPr>
          <w:rStyle w:val="HTML"/>
          <w:rFonts w:eastAsia="Arial"/>
          <w:color w:val="007700"/>
        </w:rPr>
        <w:t> </w:t>
      </w:r>
      <w:r>
        <w:rPr>
          <w:rStyle w:val="HTML"/>
          <w:rFonts w:eastAsia="Arial"/>
          <w:color w:val="0000BB"/>
        </w:rPr>
        <w:t>$</w:t>
      </w:r>
      <w:proofErr w:type="spellStart"/>
      <w:r>
        <w:rPr>
          <w:rStyle w:val="HTML"/>
          <w:rFonts w:eastAsia="Arial"/>
          <w:color w:val="0000BB"/>
        </w:rPr>
        <w:t>ale</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ipa</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rootbeer</w:t>
      </w:r>
      <w:proofErr w:type="spellEnd"/>
      <w:r>
        <w:rPr>
          <w:rStyle w:val="HTML"/>
          <w:rFonts w:eastAsia="Arial"/>
          <w:color w:val="0000BB"/>
        </w:rPr>
        <w:t> </w:t>
      </w:r>
      <w:r>
        <w:rPr>
          <w:rStyle w:val="HTML"/>
          <w:rFonts w:eastAsia="Arial"/>
          <w:color w:val="007700"/>
        </w:rPr>
        <w:t>= </w:t>
      </w:r>
      <w:r>
        <w:rPr>
          <w:rStyle w:val="HTML"/>
          <w:rFonts w:eastAsia="Arial"/>
          <w:color w:val="DD0000"/>
        </w:rPr>
        <w:t>'A &amp; W'</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ipa</w:t>
      </w:r>
      <w:proofErr w:type="spellEnd"/>
      <w:r>
        <w:rPr>
          <w:rStyle w:val="HTML"/>
          <w:rFonts w:eastAsia="Arial"/>
          <w:color w:val="0000BB"/>
        </w:rPr>
        <w:t> </w:t>
      </w:r>
      <w:r>
        <w:rPr>
          <w:rStyle w:val="HTML"/>
          <w:rFonts w:eastAsia="Arial"/>
          <w:color w:val="007700"/>
        </w:rPr>
        <w:t>= </w:t>
      </w:r>
      <w:r>
        <w:rPr>
          <w:rStyle w:val="HTML"/>
          <w:rFonts w:eastAsia="Arial"/>
          <w:color w:val="DD0000"/>
        </w:rPr>
        <w:t>'Alexander </w:t>
      </w:r>
      <w:proofErr w:type="spellStart"/>
      <w:r>
        <w:rPr>
          <w:rStyle w:val="HTML"/>
          <w:rFonts w:eastAsia="Arial"/>
          <w:color w:val="DD0000"/>
        </w:rPr>
        <w:t>Keith</w:t>
      </w:r>
      <w:proofErr w:type="spellEnd"/>
      <w:r>
        <w:rPr>
          <w:rStyle w:val="HTML"/>
          <w:rFonts w:eastAsia="Arial"/>
          <w:color w:val="DD0000"/>
        </w:rPr>
        <w:t>\'s'</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Это работает, выводит: Я бы хотел A &amp; W</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"Я бы хотел </w:t>
      </w:r>
      <w:r>
        <w:rPr>
          <w:rStyle w:val="HTML"/>
          <w:rFonts w:eastAsia="Arial"/>
          <w:color w:val="007700"/>
        </w:rPr>
        <w:t>{${</w:t>
      </w:r>
      <w:proofErr w:type="spellStart"/>
      <w:r>
        <w:rPr>
          <w:rStyle w:val="HTML"/>
          <w:rFonts w:eastAsia="Arial"/>
          <w:color w:val="0000BB"/>
        </w:rPr>
        <w:t>beers</w:t>
      </w:r>
      <w:proofErr w:type="spellEnd"/>
      <w:r>
        <w:rPr>
          <w:rStyle w:val="HTML"/>
          <w:rFonts w:eastAsia="Arial"/>
          <w:color w:val="007700"/>
        </w:rPr>
        <w:t>::</w:t>
      </w:r>
      <w:proofErr w:type="spellStart"/>
      <w:r>
        <w:rPr>
          <w:rStyle w:val="HTML"/>
          <w:rFonts w:eastAsia="Arial"/>
          <w:color w:val="0000BB"/>
        </w:rPr>
        <w:t>softdrink</w:t>
      </w:r>
      <w:proofErr w:type="spellEnd"/>
      <w:r>
        <w:rPr>
          <w:rStyle w:val="HTML"/>
          <w:rFonts w:eastAsia="Arial"/>
          <w:color w:val="007700"/>
        </w:rPr>
        <w:t>}}</w:t>
      </w:r>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Это тоже работает, выводит: Я бы хотел Alexander </w:t>
      </w:r>
      <w:proofErr w:type="spellStart"/>
      <w:r>
        <w:rPr>
          <w:rStyle w:val="HTML"/>
          <w:rFonts w:eastAsia="Arial"/>
          <w:color w:val="FF8000"/>
        </w:rPr>
        <w:t>Keith's</w:t>
      </w:r>
      <w:proofErr w:type="spellEnd"/>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"Я бы хотел </w:t>
      </w:r>
      <w:r>
        <w:rPr>
          <w:rStyle w:val="HTML"/>
          <w:rFonts w:eastAsia="Arial"/>
          <w:color w:val="007700"/>
        </w:rPr>
        <w:t>{${</w:t>
      </w:r>
      <w:proofErr w:type="spellStart"/>
      <w:r>
        <w:rPr>
          <w:rStyle w:val="HTML"/>
          <w:rFonts w:eastAsia="Arial"/>
          <w:color w:val="0000BB"/>
        </w:rPr>
        <w:t>beers</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ale</w:t>
      </w:r>
      <w:proofErr w:type="spellEnd"/>
      <w:r>
        <w:rPr>
          <w:rStyle w:val="HTML"/>
          <w:rFonts w:eastAsia="Arial"/>
          <w:color w:val="007700"/>
        </w:rPr>
        <w:t>}}</w:t>
      </w:r>
      <w:r>
        <w:rPr>
          <w:rStyle w:val="HTML"/>
          <w:rFonts w:eastAsia="Arial"/>
          <w:color w:val="DD0000"/>
        </w:rPr>
        <w:t>\n"</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7A3896A3" w14:textId="77777777" w:rsidR="009578D7" w:rsidRDefault="009578D7" w:rsidP="009578D7">
      <w:pPr>
        <w:pStyle w:val="4"/>
        <w:shd w:val="clear" w:color="auto" w:fill="F2F2F2"/>
        <w:rPr>
          <w:rFonts w:ascii="Helvetica" w:hAnsi="Helvetica" w:cs="Helvetica"/>
          <w:color w:val="793862"/>
        </w:rPr>
      </w:pPr>
      <w:r>
        <w:rPr>
          <w:rFonts w:ascii="Helvetica" w:hAnsi="Helvetica" w:cs="Helvetica"/>
          <w:b/>
          <w:bCs/>
          <w:color w:val="793862"/>
        </w:rPr>
        <w:t>Доступ к символу в строке и его изменение</w:t>
      </w:r>
      <w:hyperlink r:id="rId83" w:anchor="language.types.string.substr" w:history="1">
        <w:r>
          <w:rPr>
            <w:rStyle w:val="a8"/>
            <w:rFonts w:ascii="Helvetica" w:hAnsi="Helvetica" w:cs="Helvetica"/>
            <w:b/>
            <w:bCs/>
            <w:bdr w:val="none" w:sz="0" w:space="0" w:color="auto" w:frame="1"/>
          </w:rPr>
          <w:t> ¶</w:t>
        </w:r>
      </w:hyperlink>
    </w:p>
    <w:p w14:paraId="67F7D623"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Символы в строках можно использовать и модифицировать, определив их смещение относительно начала строки, начиная с нуля, в квадратных скобках после строки, например, </w:t>
      </w:r>
      <w:r>
        <w:rPr>
          <w:rStyle w:val="HTML2"/>
          <w:rFonts w:ascii="Courier New" w:hAnsi="Courier New" w:cs="Courier New"/>
          <w:color w:val="333333"/>
          <w:sz w:val="21"/>
          <w:szCs w:val="21"/>
          <w:shd w:val="clear" w:color="auto" w:fill="E6E6E6"/>
        </w:rPr>
        <w:t>$</w:t>
      </w:r>
      <w:proofErr w:type="spellStart"/>
      <w:proofErr w:type="gramStart"/>
      <w:r>
        <w:rPr>
          <w:rStyle w:val="HTML2"/>
          <w:rFonts w:ascii="Courier New" w:hAnsi="Courier New" w:cs="Courier New"/>
          <w:color w:val="333333"/>
          <w:sz w:val="21"/>
          <w:szCs w:val="21"/>
          <w:shd w:val="clear" w:color="auto" w:fill="E6E6E6"/>
        </w:rPr>
        <w:t>str</w:t>
      </w:r>
      <w:proofErr w:type="spellEnd"/>
      <w:r>
        <w:rPr>
          <w:rStyle w:val="HTML2"/>
          <w:rFonts w:ascii="Courier New" w:hAnsi="Courier New" w:cs="Courier New"/>
          <w:color w:val="333333"/>
          <w:sz w:val="21"/>
          <w:szCs w:val="21"/>
          <w:shd w:val="clear" w:color="auto" w:fill="E6E6E6"/>
        </w:rPr>
        <w:t>[</w:t>
      </w:r>
      <w:proofErr w:type="gramEnd"/>
      <w:r>
        <w:rPr>
          <w:rStyle w:val="HTML2"/>
          <w:rFonts w:ascii="Courier New" w:hAnsi="Courier New" w:cs="Courier New"/>
          <w:color w:val="333333"/>
          <w:sz w:val="21"/>
          <w:szCs w:val="21"/>
          <w:shd w:val="clear" w:color="auto" w:fill="E6E6E6"/>
        </w:rPr>
        <w:t>42]</w:t>
      </w:r>
      <w:r>
        <w:rPr>
          <w:rFonts w:ascii="Helvetica" w:hAnsi="Helvetica" w:cs="Helvetica"/>
          <w:color w:val="333333"/>
        </w:rPr>
        <w:t>. Думайте о строке для этой цели, как о массиве символов. Если нужно получить или заменить более 1 символа, можно использовать функции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"https://www.php.net/manual/ru/function.substr.php" </w:instrText>
      </w:r>
      <w:r>
        <w:rPr>
          <w:rStyle w:val="function"/>
          <w:rFonts w:ascii="Helvetica" w:hAnsi="Helvetica" w:cs="Helvetica"/>
          <w:color w:val="333333"/>
        </w:rPr>
        <w:fldChar w:fldCharType="separate"/>
      </w:r>
      <w:r>
        <w:rPr>
          <w:rStyle w:val="a8"/>
          <w:rFonts w:ascii="Helvetica" w:hAnsi="Helvetica" w:cs="Helvetica"/>
          <w:color w:val="336699"/>
        </w:rPr>
        <w:t>substr</w:t>
      </w:r>
      <w:proofErr w:type="spell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 и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"https://www.php.net/manual/ru/function.substr-replace.php" </w:instrText>
      </w:r>
      <w:r>
        <w:rPr>
          <w:rStyle w:val="function"/>
          <w:rFonts w:ascii="Helvetica" w:hAnsi="Helvetica" w:cs="Helvetica"/>
          <w:color w:val="333333"/>
        </w:rPr>
        <w:fldChar w:fldCharType="separate"/>
      </w:r>
      <w:r>
        <w:rPr>
          <w:rStyle w:val="a8"/>
          <w:rFonts w:ascii="Helvetica" w:hAnsi="Helvetica" w:cs="Helvetica"/>
          <w:color w:val="336699"/>
        </w:rPr>
        <w:t>substr_replace</w:t>
      </w:r>
      <w:proofErr w:type="spell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29DEDE59" w14:textId="77777777" w:rsidR="009578D7" w:rsidRDefault="009578D7" w:rsidP="009578D7">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 Начиная с PHP 7.1.0, поддерживаются отрицательные значения смещения. Они задают смещение с конца строки. Ранее отрицательные смещение вызывали ошибку уровня </w:t>
      </w:r>
      <w:r>
        <w:rPr>
          <w:rStyle w:val="HTML"/>
          <w:color w:val="333333"/>
        </w:rPr>
        <w:t>E_NOTICE</w:t>
      </w:r>
      <w:r>
        <w:rPr>
          <w:rFonts w:ascii="Helvetica" w:hAnsi="Helvetica" w:cs="Helvetica"/>
          <w:color w:val="333333"/>
        </w:rPr>
        <w:t> при чтении (возвращая пустую строку) либо </w:t>
      </w:r>
      <w:r>
        <w:rPr>
          <w:rStyle w:val="HTML"/>
          <w:color w:val="333333"/>
        </w:rPr>
        <w:t>E_WARNING</w:t>
      </w:r>
      <w:r>
        <w:rPr>
          <w:rFonts w:ascii="Helvetica" w:hAnsi="Helvetica" w:cs="Helvetica"/>
          <w:color w:val="333333"/>
        </w:rPr>
        <w:t> при записи (оставляя строку без изменений).</w:t>
      </w:r>
    </w:p>
    <w:p w14:paraId="6604C9CE" w14:textId="77777777" w:rsidR="009578D7" w:rsidRDefault="009578D7" w:rsidP="009578D7">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 До PHP 8.0.0 для доступа к символу в строке (</w:t>
      </w:r>
      <w:proofErr w:type="spellStart"/>
      <w:r>
        <w:rPr>
          <w:rStyle w:val="type"/>
          <w:rFonts w:ascii="Helvetica" w:hAnsi="Helvetica" w:cs="Helvetica"/>
          <w:color w:val="333333"/>
        </w:rPr>
        <w:t>string</w:t>
      </w:r>
      <w:proofErr w:type="spellEnd"/>
      <w:r>
        <w:rPr>
          <w:rFonts w:ascii="Helvetica" w:hAnsi="Helvetica" w:cs="Helvetica"/>
          <w:color w:val="333333"/>
        </w:rPr>
        <w:t>) также можно было использовать фигурные скобки, например, </w:t>
      </w:r>
      <w:r>
        <w:rPr>
          <w:rStyle w:val="HTML2"/>
          <w:rFonts w:ascii="Courier New" w:hAnsi="Courier New" w:cs="Courier New"/>
          <w:color w:val="333333"/>
          <w:sz w:val="21"/>
          <w:szCs w:val="21"/>
          <w:shd w:val="clear" w:color="auto" w:fill="E6E6E6"/>
        </w:rPr>
        <w:t>$</w:t>
      </w:r>
      <w:proofErr w:type="spellStart"/>
      <w:proofErr w:type="gramStart"/>
      <w:r>
        <w:rPr>
          <w:rStyle w:val="HTML2"/>
          <w:rFonts w:ascii="Courier New" w:hAnsi="Courier New" w:cs="Courier New"/>
          <w:color w:val="333333"/>
          <w:sz w:val="21"/>
          <w:szCs w:val="21"/>
          <w:shd w:val="clear" w:color="auto" w:fill="E6E6E6"/>
        </w:rPr>
        <w:t>str</w:t>
      </w:r>
      <w:proofErr w:type="spellEnd"/>
      <w:r>
        <w:rPr>
          <w:rStyle w:val="HTML2"/>
          <w:rFonts w:ascii="Courier New" w:hAnsi="Courier New" w:cs="Courier New"/>
          <w:color w:val="333333"/>
          <w:sz w:val="21"/>
          <w:szCs w:val="21"/>
          <w:shd w:val="clear" w:color="auto" w:fill="E6E6E6"/>
        </w:rPr>
        <w:t>{</w:t>
      </w:r>
      <w:proofErr w:type="gramEnd"/>
      <w:r>
        <w:rPr>
          <w:rStyle w:val="HTML2"/>
          <w:rFonts w:ascii="Courier New" w:hAnsi="Courier New" w:cs="Courier New"/>
          <w:color w:val="333333"/>
          <w:sz w:val="21"/>
          <w:szCs w:val="21"/>
          <w:shd w:val="clear" w:color="auto" w:fill="E6E6E6"/>
        </w:rPr>
        <w:t>42}</w:t>
      </w:r>
      <w:r>
        <w:rPr>
          <w:rFonts w:ascii="Helvetica" w:hAnsi="Helvetica" w:cs="Helvetica"/>
          <w:color w:val="333333"/>
        </w:rPr>
        <w:t>, для той же цели. Синтаксис фигурных скобок устарел в PHP 7.4.0 и больше не поддерживается в PHP 8.0.0.</w:t>
      </w:r>
    </w:p>
    <w:p w14:paraId="60BEDCFE" w14:textId="77777777" w:rsidR="009578D7" w:rsidRDefault="009578D7" w:rsidP="009578D7">
      <w:pPr>
        <w:shd w:val="clear" w:color="auto" w:fill="F4DFDF"/>
        <w:rPr>
          <w:rFonts w:ascii="Helvetica" w:hAnsi="Helvetica" w:cs="Helvetica"/>
          <w:color w:val="333333"/>
        </w:rPr>
      </w:pPr>
      <w:r>
        <w:rPr>
          <w:rStyle w:val="a7"/>
          <w:rFonts w:ascii="Helvetica" w:hAnsi="Helvetica" w:cs="Helvetica"/>
          <w:color w:val="333333"/>
        </w:rPr>
        <w:t>Внимание</w:t>
      </w:r>
    </w:p>
    <w:p w14:paraId="1530F177" w14:textId="77777777" w:rsidR="009578D7" w:rsidRDefault="009578D7" w:rsidP="009578D7">
      <w:pPr>
        <w:pStyle w:val="simpara"/>
        <w:shd w:val="clear" w:color="auto" w:fill="F4DFDF"/>
        <w:spacing w:before="0" w:beforeAutospacing="0" w:after="0" w:afterAutospacing="0"/>
        <w:rPr>
          <w:rFonts w:ascii="Helvetica" w:hAnsi="Helvetica" w:cs="Helvetica"/>
          <w:color w:val="333333"/>
        </w:rPr>
      </w:pPr>
      <w:r>
        <w:rPr>
          <w:rFonts w:ascii="Helvetica" w:hAnsi="Helvetica" w:cs="Helvetica"/>
          <w:color w:val="333333"/>
        </w:rPr>
        <w:t>Попытка записи в смещение за границами строки дополнит строку пробелами до этого смещения. Нецелые типы будет преобразованы в целые. Неверный тип смещения вызовет ошибку уровня </w:t>
      </w:r>
      <w:r>
        <w:rPr>
          <w:rStyle w:val="HTML"/>
          <w:color w:val="333333"/>
        </w:rPr>
        <w:t>E_WARNING</w:t>
      </w:r>
      <w:r>
        <w:rPr>
          <w:rFonts w:ascii="Helvetica" w:hAnsi="Helvetica" w:cs="Helvetica"/>
          <w:color w:val="333333"/>
        </w:rPr>
        <w:t xml:space="preserve">. Используется только первый символ </w:t>
      </w:r>
      <w:proofErr w:type="spellStart"/>
      <w:r>
        <w:rPr>
          <w:rFonts w:ascii="Helvetica" w:hAnsi="Helvetica" w:cs="Helvetica"/>
          <w:color w:val="333333"/>
        </w:rPr>
        <w:t>присваемой</w:t>
      </w:r>
      <w:proofErr w:type="spellEnd"/>
      <w:r>
        <w:rPr>
          <w:rFonts w:ascii="Helvetica" w:hAnsi="Helvetica" w:cs="Helvetica"/>
          <w:color w:val="333333"/>
        </w:rPr>
        <w:t xml:space="preserve"> строки. Начиная с PHP 7.1.0, присвоение пустой строки вызовет фатальную ошибку. Ранее в таком случае присваивался нулевой байт (NULL).</w:t>
      </w:r>
    </w:p>
    <w:p w14:paraId="11AC1902" w14:textId="77777777" w:rsidR="009578D7" w:rsidRDefault="009578D7" w:rsidP="009578D7">
      <w:pPr>
        <w:shd w:val="clear" w:color="auto" w:fill="F4DFDF"/>
        <w:rPr>
          <w:rFonts w:ascii="Helvetica" w:hAnsi="Helvetica" w:cs="Helvetica"/>
          <w:color w:val="333333"/>
        </w:rPr>
      </w:pPr>
      <w:r>
        <w:rPr>
          <w:rStyle w:val="a7"/>
          <w:rFonts w:ascii="Helvetica" w:hAnsi="Helvetica" w:cs="Helvetica"/>
          <w:color w:val="333333"/>
        </w:rPr>
        <w:t>Внимание</w:t>
      </w:r>
    </w:p>
    <w:p w14:paraId="12480CBD" w14:textId="77777777" w:rsidR="009578D7" w:rsidRDefault="009578D7" w:rsidP="009578D7">
      <w:pPr>
        <w:pStyle w:val="simpara"/>
        <w:shd w:val="clear" w:color="auto" w:fill="F4DFDF"/>
        <w:spacing w:before="0" w:beforeAutospacing="0" w:after="0" w:afterAutospacing="0"/>
        <w:rPr>
          <w:rFonts w:ascii="Helvetica" w:hAnsi="Helvetica" w:cs="Helvetica"/>
          <w:color w:val="333333"/>
        </w:rPr>
      </w:pPr>
      <w:r>
        <w:rPr>
          <w:rFonts w:ascii="Helvetica" w:hAnsi="Helvetica" w:cs="Helvetica"/>
          <w:color w:val="333333"/>
        </w:rPr>
        <w:t>Строки в PHP внутренне представляют из себя массивы байт. Как результат, доступ или изменение строки по смещению небезопасно с точки зрения многобайтной кодировки, и должно выполняться только со строками в однобайтных кодировках, таких как, например, ISO-8859-1.</w:t>
      </w:r>
    </w:p>
    <w:p w14:paraId="711D6C2C" w14:textId="77777777" w:rsidR="009578D7" w:rsidRDefault="009578D7" w:rsidP="009578D7">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 Начиная с PHP 7.1.0, использование пустого индекса вызывает фатальную ошибку, ранее в подобном случае строка преобразовывалась в массив без предупреждения.</w:t>
      </w:r>
    </w:p>
    <w:p w14:paraId="10CBD90F" w14:textId="77777777" w:rsidR="009578D7" w:rsidRDefault="009578D7" w:rsidP="009578D7">
      <w:pPr>
        <w:pStyle w:val="a6"/>
        <w:shd w:val="clear" w:color="auto" w:fill="F2F2F2"/>
        <w:rPr>
          <w:rFonts w:ascii="Helvetica" w:hAnsi="Helvetica" w:cs="Helvetica"/>
          <w:color w:val="333333"/>
        </w:rPr>
      </w:pPr>
      <w:r>
        <w:rPr>
          <w:rStyle w:val="a7"/>
          <w:rFonts w:ascii="Helvetica" w:hAnsi="Helvetica" w:cs="Helvetica"/>
          <w:b w:val="0"/>
          <w:bCs w:val="0"/>
          <w:color w:val="333333"/>
        </w:rPr>
        <w:lastRenderedPageBreak/>
        <w:t>Пример #17 Несколько примеров строк</w:t>
      </w:r>
    </w:p>
    <w:p w14:paraId="7752DEB3" w14:textId="77777777" w:rsidR="009578D7" w:rsidRDefault="009578D7" w:rsidP="009578D7">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FF8000"/>
        </w:rPr>
        <w:t>// Получение первого символа строки</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str</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This</w:t>
      </w:r>
      <w:proofErr w:type="spellEnd"/>
      <w:r>
        <w:rPr>
          <w:rStyle w:val="HTML"/>
          <w:rFonts w:eastAsia="Arial"/>
          <w:color w:val="DD0000"/>
        </w:rPr>
        <w:t> </w:t>
      </w:r>
      <w:proofErr w:type="spellStart"/>
      <w:r>
        <w:rPr>
          <w:rStyle w:val="HTML"/>
          <w:rFonts w:eastAsia="Arial"/>
          <w:color w:val="DD0000"/>
        </w:rPr>
        <w:t>is</w:t>
      </w:r>
      <w:proofErr w:type="spellEnd"/>
      <w:r>
        <w:rPr>
          <w:rStyle w:val="HTML"/>
          <w:rFonts w:eastAsia="Arial"/>
          <w:color w:val="DD0000"/>
        </w:rPr>
        <w:t> a </w:t>
      </w:r>
      <w:proofErr w:type="spellStart"/>
      <w:r>
        <w:rPr>
          <w:rStyle w:val="HTML"/>
          <w:rFonts w:eastAsia="Arial"/>
          <w:color w:val="DD0000"/>
        </w:rPr>
        <w:t>test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first</w:t>
      </w:r>
      <w:proofErr w:type="spellEnd"/>
      <w:r>
        <w:rPr>
          <w:rStyle w:val="HTML"/>
          <w:rFonts w:eastAsia="Arial"/>
          <w:color w:val="0000BB"/>
        </w:rPr>
        <w:t> </w:t>
      </w:r>
      <w:r>
        <w:rPr>
          <w:rStyle w:val="HTML"/>
          <w:rFonts w:eastAsia="Arial"/>
          <w:color w:val="007700"/>
        </w:rPr>
        <w:t>= </w:t>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r>
        <w:rPr>
          <w:rStyle w:val="HTML"/>
          <w:rFonts w:eastAsia="Arial"/>
          <w:color w:val="0000BB"/>
        </w:rPr>
        <w:t>0</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Получение третьего символа строки</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third</w:t>
      </w:r>
      <w:proofErr w:type="spellEnd"/>
      <w:r>
        <w:rPr>
          <w:rStyle w:val="HTML"/>
          <w:rFonts w:eastAsia="Arial"/>
          <w:color w:val="0000BB"/>
        </w:rPr>
        <w:t> </w:t>
      </w:r>
      <w:r>
        <w:rPr>
          <w:rStyle w:val="HTML"/>
          <w:rFonts w:eastAsia="Arial"/>
          <w:color w:val="007700"/>
        </w:rPr>
        <w:t>= </w:t>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r>
        <w:rPr>
          <w:rStyle w:val="HTML"/>
          <w:rFonts w:eastAsia="Arial"/>
          <w:color w:val="0000BB"/>
        </w:rPr>
        <w:t>2</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Получение последнего символа строки</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str</w:t>
      </w:r>
      <w:proofErr w:type="spellEnd"/>
      <w:r>
        <w:rPr>
          <w:rStyle w:val="HTML"/>
          <w:rFonts w:eastAsia="Arial"/>
          <w:color w:val="0000BB"/>
        </w:rPr>
        <w:t> </w:t>
      </w:r>
      <w:r>
        <w:rPr>
          <w:rStyle w:val="HTML"/>
          <w:rFonts w:eastAsia="Arial"/>
          <w:color w:val="007700"/>
        </w:rPr>
        <w:t>= </w:t>
      </w:r>
      <w:r>
        <w:rPr>
          <w:rStyle w:val="HTML"/>
          <w:rFonts w:eastAsia="Arial"/>
          <w:color w:val="DD0000"/>
        </w:rPr>
        <w:t>'</w:t>
      </w:r>
      <w:proofErr w:type="spellStart"/>
      <w:r>
        <w:rPr>
          <w:rStyle w:val="HTML"/>
          <w:rFonts w:eastAsia="Arial"/>
          <w:color w:val="DD0000"/>
        </w:rPr>
        <w:t>This</w:t>
      </w:r>
      <w:proofErr w:type="spellEnd"/>
      <w:r>
        <w:rPr>
          <w:rStyle w:val="HTML"/>
          <w:rFonts w:eastAsia="Arial"/>
          <w:color w:val="DD0000"/>
        </w:rPr>
        <w:t> </w:t>
      </w:r>
      <w:proofErr w:type="spellStart"/>
      <w:r>
        <w:rPr>
          <w:rStyle w:val="HTML"/>
          <w:rFonts w:eastAsia="Arial"/>
          <w:color w:val="DD0000"/>
        </w:rPr>
        <w:t>is</w:t>
      </w:r>
      <w:proofErr w:type="spellEnd"/>
      <w:r>
        <w:rPr>
          <w:rStyle w:val="HTML"/>
          <w:rFonts w:eastAsia="Arial"/>
          <w:color w:val="DD0000"/>
        </w:rPr>
        <w:t> </w:t>
      </w:r>
      <w:proofErr w:type="spellStart"/>
      <w:r>
        <w:rPr>
          <w:rStyle w:val="HTML"/>
          <w:rFonts w:eastAsia="Arial"/>
          <w:color w:val="DD0000"/>
        </w:rPr>
        <w:t>still</w:t>
      </w:r>
      <w:proofErr w:type="spellEnd"/>
      <w:r>
        <w:rPr>
          <w:rStyle w:val="HTML"/>
          <w:rFonts w:eastAsia="Arial"/>
          <w:color w:val="DD0000"/>
        </w:rPr>
        <w:t> a </w:t>
      </w:r>
      <w:proofErr w:type="spellStart"/>
      <w:r>
        <w:rPr>
          <w:rStyle w:val="HTML"/>
          <w:rFonts w:eastAsia="Arial"/>
          <w:color w:val="DD0000"/>
        </w:rPr>
        <w:t>test</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last</w:t>
      </w:r>
      <w:proofErr w:type="spellEnd"/>
      <w:r>
        <w:rPr>
          <w:rStyle w:val="HTML"/>
          <w:rFonts w:eastAsia="Arial"/>
          <w:color w:val="0000BB"/>
        </w:rPr>
        <w:t> </w:t>
      </w:r>
      <w:r>
        <w:rPr>
          <w:rStyle w:val="HTML"/>
          <w:rFonts w:eastAsia="Arial"/>
          <w:color w:val="007700"/>
        </w:rPr>
        <w:t>= </w:t>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proofErr w:type="spellStart"/>
      <w:r>
        <w:rPr>
          <w:rStyle w:val="HTML"/>
          <w:rFonts w:eastAsia="Arial"/>
          <w:color w:val="0000BB"/>
        </w:rPr>
        <w:t>strlen</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FF8000"/>
        </w:rPr>
        <w:t>// Изменение последнего символа строки</w:t>
      </w:r>
      <w:r>
        <w:rPr>
          <w:rFonts w:ascii="Courier New" w:hAnsi="Courier New" w:cs="Courier New"/>
          <w:color w:val="FF8000"/>
          <w:sz w:val="20"/>
          <w:szCs w:val="20"/>
        </w:rPr>
        <w:br/>
      </w:r>
      <w:r>
        <w:rPr>
          <w:rStyle w:val="HTML"/>
          <w:rFonts w:eastAsia="Arial"/>
          <w:color w:val="0000BB"/>
        </w:rPr>
        <w:t>$</w:t>
      </w:r>
      <w:proofErr w:type="spellStart"/>
      <w:r>
        <w:rPr>
          <w:rStyle w:val="HTML"/>
          <w:rFonts w:eastAsia="Arial"/>
          <w:color w:val="0000BB"/>
        </w:rPr>
        <w:t>str</w:t>
      </w:r>
      <w:proofErr w:type="spellEnd"/>
      <w:r>
        <w:rPr>
          <w:rStyle w:val="HTML"/>
          <w:rFonts w:eastAsia="Arial"/>
          <w:color w:val="0000BB"/>
        </w:rPr>
        <w:t> </w:t>
      </w:r>
      <w:r>
        <w:rPr>
          <w:rStyle w:val="HTML"/>
          <w:rFonts w:eastAsia="Arial"/>
          <w:color w:val="007700"/>
        </w:rPr>
        <w:t>= </w:t>
      </w:r>
      <w:r>
        <w:rPr>
          <w:rStyle w:val="HTML"/>
          <w:rFonts w:eastAsia="Arial"/>
          <w:color w:val="DD0000"/>
        </w:rPr>
        <w:t>'Look </w:t>
      </w:r>
      <w:proofErr w:type="spellStart"/>
      <w:r>
        <w:rPr>
          <w:rStyle w:val="HTML"/>
          <w:rFonts w:eastAsia="Arial"/>
          <w:color w:val="DD0000"/>
        </w:rPr>
        <w:t>at</w:t>
      </w:r>
      <w:proofErr w:type="spellEnd"/>
      <w:r>
        <w:rPr>
          <w:rStyle w:val="HTML"/>
          <w:rFonts w:eastAsia="Arial"/>
          <w:color w:val="DD0000"/>
        </w:rPr>
        <w:t> </w:t>
      </w:r>
      <w:proofErr w:type="spellStart"/>
      <w:r>
        <w:rPr>
          <w:rStyle w:val="HTML"/>
          <w:rFonts w:eastAsia="Arial"/>
          <w:color w:val="DD0000"/>
        </w:rPr>
        <w:t>the</w:t>
      </w:r>
      <w:proofErr w:type="spellEnd"/>
      <w:r>
        <w:rPr>
          <w:rStyle w:val="HTML"/>
          <w:rFonts w:eastAsia="Arial"/>
          <w:color w:val="DD0000"/>
        </w:rPr>
        <w:t> </w:t>
      </w:r>
      <w:proofErr w:type="spellStart"/>
      <w:r>
        <w:rPr>
          <w:rStyle w:val="HTML"/>
          <w:rFonts w:eastAsia="Arial"/>
          <w:color w:val="DD0000"/>
        </w:rPr>
        <w:t>sea</w:t>
      </w:r>
      <w:proofErr w:type="spellEnd"/>
      <w:r>
        <w:rPr>
          <w:rStyle w:val="HTML"/>
          <w:rFonts w:eastAsia="Arial"/>
          <w:color w:val="DD0000"/>
        </w:rPr>
        <w:t>'</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proofErr w:type="spellStart"/>
      <w:r>
        <w:rPr>
          <w:rStyle w:val="HTML"/>
          <w:rFonts w:eastAsia="Arial"/>
          <w:color w:val="0000BB"/>
        </w:rPr>
        <w:t>strlen</w:t>
      </w:r>
      <w:proofErr w:type="spellEnd"/>
      <w:r>
        <w:rPr>
          <w:rStyle w:val="HTML"/>
          <w:rFonts w:eastAsia="Arial"/>
          <w:color w:val="007700"/>
        </w:rPr>
        <w:t>(</w:t>
      </w:r>
      <w:r>
        <w:rPr>
          <w:rStyle w:val="HTML"/>
          <w:rFonts w:eastAsia="Arial"/>
          <w:color w:val="0000BB"/>
        </w:rPr>
        <w:t>$</w:t>
      </w:r>
      <w:proofErr w:type="spellStart"/>
      <w:r>
        <w:rPr>
          <w:rStyle w:val="HTML"/>
          <w:rFonts w:eastAsia="Arial"/>
          <w:color w:val="0000BB"/>
        </w:rPr>
        <w:t>str</w:t>
      </w:r>
      <w:proofErr w:type="spellEnd"/>
      <w:r>
        <w:rPr>
          <w:rStyle w:val="HTML"/>
          <w:rFonts w:eastAsia="Arial"/>
          <w:color w:val="007700"/>
        </w:rPr>
        <w:t>)-</w:t>
      </w:r>
      <w:r>
        <w:rPr>
          <w:rStyle w:val="HTML"/>
          <w:rFonts w:eastAsia="Arial"/>
          <w:color w:val="0000BB"/>
        </w:rPr>
        <w:t>1</w:t>
      </w:r>
      <w:r>
        <w:rPr>
          <w:rStyle w:val="HTML"/>
          <w:rFonts w:eastAsia="Arial"/>
          <w:color w:val="007700"/>
        </w:rPr>
        <w:t>] = </w:t>
      </w:r>
      <w:r>
        <w:rPr>
          <w:rStyle w:val="HTML"/>
          <w:rFonts w:eastAsia="Arial"/>
          <w:color w:val="DD0000"/>
        </w:rPr>
        <w:t>'e'</w:t>
      </w:r>
      <w:r>
        <w:rPr>
          <w:rStyle w:val="HTML"/>
          <w:rFonts w:eastAsia="Arial"/>
          <w:color w:val="007700"/>
        </w:rPr>
        <w:t>;</w:t>
      </w:r>
      <w:r>
        <w:rPr>
          <w:rFonts w:ascii="Courier New" w:hAnsi="Courier New" w:cs="Courier New"/>
          <w:color w:val="007700"/>
          <w:sz w:val="20"/>
          <w:szCs w:val="20"/>
        </w:rPr>
        <w:br/>
      </w:r>
      <w:r>
        <w:rPr>
          <w:rFonts w:ascii="Courier New" w:hAnsi="Courier New" w:cs="Courier New"/>
          <w:color w:val="007700"/>
          <w:sz w:val="20"/>
          <w:szCs w:val="20"/>
        </w:rPr>
        <w:br/>
      </w:r>
      <w:r>
        <w:rPr>
          <w:rStyle w:val="HTML"/>
          <w:rFonts w:eastAsia="Arial"/>
          <w:color w:val="0000BB"/>
        </w:rPr>
        <w:t>?&gt;</w:t>
      </w:r>
    </w:p>
    <w:p w14:paraId="41367974"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Смещение в строке должно задаваться либо целым числом, либо строкой, содержащей цифры, иначе будет выдаваться предупреждение.</w:t>
      </w:r>
    </w:p>
    <w:p w14:paraId="2FEF2B61" w14:textId="77777777" w:rsidR="009578D7"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63.Опишите особенности приоритетности операторов в PHP. Что такое ассоциативность операторов. </w:t>
      </w:r>
    </w:p>
    <w:p w14:paraId="6AF7C294" w14:textId="77777777" w:rsidR="009578D7" w:rsidRDefault="009578D7" w:rsidP="009578D7">
      <w:pPr>
        <w:pStyle w:val="2"/>
        <w:shd w:val="clear" w:color="auto" w:fill="F2F2F2"/>
        <w:rPr>
          <w:rFonts w:ascii="Helvetica" w:hAnsi="Helvetica" w:cs="Helvetica"/>
          <w:color w:val="793862"/>
        </w:rPr>
      </w:pPr>
      <w:r>
        <w:rPr>
          <w:rFonts w:ascii="Helvetica" w:hAnsi="Helvetica" w:cs="Helvetica"/>
          <w:b/>
          <w:bCs/>
          <w:color w:val="793862"/>
        </w:rPr>
        <w:t>Приоритет оператора</w:t>
      </w:r>
      <w:hyperlink r:id="rId84" w:anchor="language.operators.precedence" w:history="1">
        <w:r>
          <w:rPr>
            <w:rStyle w:val="a8"/>
            <w:rFonts w:ascii="Helvetica" w:hAnsi="Helvetica" w:cs="Helvetica"/>
            <w:b/>
            <w:bCs/>
            <w:bdr w:val="none" w:sz="0" w:space="0" w:color="auto" w:frame="1"/>
          </w:rPr>
          <w:t> ¶</w:t>
        </w:r>
      </w:hyperlink>
    </w:p>
    <w:p w14:paraId="3DF0898C"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Приоритет оператора определяет, насколько "тесно" он связывает между собой два выражения. Например, выражение </w:t>
      </w:r>
      <w:r>
        <w:rPr>
          <w:rStyle w:val="HTML"/>
          <w:color w:val="333333"/>
        </w:rPr>
        <w:t>1 + 5 * 3</w:t>
      </w:r>
      <w:r>
        <w:rPr>
          <w:rFonts w:ascii="Helvetica" w:hAnsi="Helvetica" w:cs="Helvetica"/>
          <w:color w:val="333333"/>
        </w:rPr>
        <w:t> вычисляется как </w:t>
      </w:r>
      <w:r>
        <w:rPr>
          <w:rStyle w:val="HTML"/>
          <w:color w:val="333333"/>
        </w:rPr>
        <w:t>16</w:t>
      </w:r>
      <w:r>
        <w:rPr>
          <w:rFonts w:ascii="Helvetica" w:hAnsi="Helvetica" w:cs="Helvetica"/>
          <w:color w:val="333333"/>
        </w:rPr>
        <w:t>, а не </w:t>
      </w:r>
      <w:r>
        <w:rPr>
          <w:rStyle w:val="HTML"/>
          <w:color w:val="333333"/>
        </w:rPr>
        <w:t>18</w:t>
      </w:r>
      <w:r>
        <w:rPr>
          <w:rFonts w:ascii="Helvetica" w:hAnsi="Helvetica" w:cs="Helvetica"/>
          <w:color w:val="333333"/>
        </w:rPr>
        <w:t>, поскольку оператор умножения ("*") имеет более высокий приоритет, чем оператор сложения ("+"). Круглые скобки могут использоваться для принудительного указания порядка выполнения операторов. Например, выражение </w:t>
      </w:r>
      <w:r>
        <w:rPr>
          <w:rStyle w:val="HTML"/>
          <w:color w:val="333333"/>
        </w:rPr>
        <w:t>(1 + 5) * 3</w:t>
      </w:r>
      <w:r>
        <w:rPr>
          <w:rFonts w:ascii="Helvetica" w:hAnsi="Helvetica" w:cs="Helvetica"/>
          <w:color w:val="333333"/>
        </w:rPr>
        <w:t> вычисляется как </w:t>
      </w:r>
      <w:r>
        <w:rPr>
          <w:rStyle w:val="HTML"/>
          <w:color w:val="333333"/>
        </w:rPr>
        <w:t>18</w:t>
      </w:r>
      <w:r>
        <w:rPr>
          <w:rFonts w:ascii="Helvetica" w:hAnsi="Helvetica" w:cs="Helvetica"/>
          <w:color w:val="333333"/>
        </w:rPr>
        <w:t>.</w:t>
      </w:r>
    </w:p>
    <w:p w14:paraId="4FD99B59"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Если операторы имеют равный приоритет, то будут ли они выполняться справа налево или слева направо определяется их ассоциативностью. К примеру, "-" является лево-ассоциативным оператором. Следовательно </w:t>
      </w:r>
      <w:r>
        <w:rPr>
          <w:rStyle w:val="HTML"/>
          <w:color w:val="333333"/>
        </w:rPr>
        <w:t>1 - 2 - 3</w:t>
      </w:r>
      <w:r>
        <w:rPr>
          <w:rFonts w:ascii="Helvetica" w:hAnsi="Helvetica" w:cs="Helvetica"/>
          <w:color w:val="333333"/>
        </w:rPr>
        <w:t> сгруппируется как </w:t>
      </w:r>
      <w:r>
        <w:rPr>
          <w:rStyle w:val="HTML"/>
          <w:color w:val="333333"/>
        </w:rPr>
        <w:t>(1 - 2) - 3</w:t>
      </w:r>
      <w:r>
        <w:rPr>
          <w:rFonts w:ascii="Helvetica" w:hAnsi="Helvetica" w:cs="Helvetica"/>
          <w:color w:val="333333"/>
        </w:rPr>
        <w:t xml:space="preserve"> и </w:t>
      </w:r>
      <w:proofErr w:type="spellStart"/>
      <w:r>
        <w:rPr>
          <w:rFonts w:ascii="Helvetica" w:hAnsi="Helvetica" w:cs="Helvetica"/>
          <w:color w:val="333333"/>
        </w:rPr>
        <w:t>пересчитается</w:t>
      </w:r>
      <w:proofErr w:type="spellEnd"/>
      <w:r>
        <w:rPr>
          <w:rFonts w:ascii="Helvetica" w:hAnsi="Helvetica" w:cs="Helvetica"/>
          <w:color w:val="333333"/>
        </w:rPr>
        <w:t xml:space="preserve"> в </w:t>
      </w:r>
      <w:r>
        <w:rPr>
          <w:rStyle w:val="HTML"/>
          <w:color w:val="333333"/>
        </w:rPr>
        <w:t>-4</w:t>
      </w:r>
      <w:r>
        <w:rPr>
          <w:rFonts w:ascii="Helvetica" w:hAnsi="Helvetica" w:cs="Helvetica"/>
          <w:color w:val="333333"/>
        </w:rPr>
        <w:t>. С другой стороны "=" - право-ассоциативный оператор, так что </w:t>
      </w:r>
      <w:r>
        <w:rPr>
          <w:rStyle w:val="HTML"/>
          <w:color w:val="333333"/>
        </w:rPr>
        <w:t>$a = $b = $c</w:t>
      </w:r>
      <w:r>
        <w:rPr>
          <w:rFonts w:ascii="Helvetica" w:hAnsi="Helvetica" w:cs="Helvetica"/>
          <w:color w:val="333333"/>
        </w:rPr>
        <w:t> сгруппируется как </w:t>
      </w:r>
      <w:r>
        <w:rPr>
          <w:rStyle w:val="HTML"/>
          <w:color w:val="333333"/>
        </w:rPr>
        <w:t>$a = ($b = $c)</w:t>
      </w:r>
      <w:r>
        <w:rPr>
          <w:rFonts w:ascii="Helvetica" w:hAnsi="Helvetica" w:cs="Helvetica"/>
          <w:color w:val="333333"/>
        </w:rPr>
        <w:t>.</w:t>
      </w:r>
    </w:p>
    <w:p w14:paraId="6A2976DA" w14:textId="77777777" w:rsidR="009578D7" w:rsidRDefault="009578D7" w:rsidP="009578D7">
      <w:pPr>
        <w:pStyle w:val="para"/>
        <w:shd w:val="clear" w:color="auto" w:fill="F2F2F2"/>
        <w:rPr>
          <w:rFonts w:ascii="Helvetica" w:hAnsi="Helvetica" w:cs="Helvetica"/>
          <w:color w:val="333333"/>
        </w:rPr>
      </w:pPr>
      <w:proofErr w:type="spellStart"/>
      <w:r>
        <w:rPr>
          <w:rFonts w:ascii="Helvetica" w:hAnsi="Helvetica" w:cs="Helvetica"/>
          <w:color w:val="333333"/>
        </w:rPr>
        <w:t>Неассоциативные</w:t>
      </w:r>
      <w:proofErr w:type="spellEnd"/>
      <w:r>
        <w:rPr>
          <w:rFonts w:ascii="Helvetica" w:hAnsi="Helvetica" w:cs="Helvetica"/>
          <w:color w:val="333333"/>
        </w:rPr>
        <w:t xml:space="preserve"> операторы с одинаковым приоритетом не могут использоваться совместно. К примеру </w:t>
      </w:r>
      <w:r>
        <w:rPr>
          <w:rStyle w:val="HTML"/>
          <w:color w:val="333333"/>
        </w:rPr>
        <w:t xml:space="preserve">1 </w:t>
      </w:r>
      <w:proofErr w:type="gramStart"/>
      <w:r>
        <w:rPr>
          <w:rStyle w:val="HTML"/>
          <w:color w:val="333333"/>
        </w:rPr>
        <w:t>&lt; 2</w:t>
      </w:r>
      <w:proofErr w:type="gramEnd"/>
      <w:r>
        <w:rPr>
          <w:rStyle w:val="HTML"/>
          <w:color w:val="333333"/>
        </w:rPr>
        <w:t xml:space="preserve"> &gt; 1</w:t>
      </w:r>
      <w:r>
        <w:rPr>
          <w:rFonts w:ascii="Helvetica" w:hAnsi="Helvetica" w:cs="Helvetica"/>
          <w:color w:val="333333"/>
        </w:rPr>
        <w:t> не будет работать в PHP. Выражение </w:t>
      </w:r>
      <w:r>
        <w:rPr>
          <w:rStyle w:val="HTML"/>
          <w:color w:val="333333"/>
        </w:rPr>
        <w:t>1 &lt;= 1 == 1</w:t>
      </w:r>
      <w:r>
        <w:rPr>
          <w:rFonts w:ascii="Helvetica" w:hAnsi="Helvetica" w:cs="Helvetica"/>
          <w:color w:val="333333"/>
        </w:rPr>
        <w:t>, с другой стороны, будет, поскольку </w:t>
      </w:r>
      <w:r>
        <w:rPr>
          <w:rStyle w:val="HTML"/>
          <w:color w:val="333333"/>
        </w:rPr>
        <w:t>==</w:t>
      </w:r>
      <w:r>
        <w:rPr>
          <w:rFonts w:ascii="Helvetica" w:hAnsi="Helvetica" w:cs="Helvetica"/>
          <w:color w:val="333333"/>
        </w:rPr>
        <w:t> имеет более низкий приоритет чем </w:t>
      </w:r>
      <w:r>
        <w:rPr>
          <w:rStyle w:val="HTML"/>
          <w:color w:val="333333"/>
        </w:rPr>
        <w:t>&lt;=</w:t>
      </w:r>
      <w:r>
        <w:rPr>
          <w:rFonts w:ascii="Helvetica" w:hAnsi="Helvetica" w:cs="Helvetica"/>
          <w:color w:val="333333"/>
        </w:rPr>
        <w:t>.</w:t>
      </w:r>
    </w:p>
    <w:p w14:paraId="53C17B03"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lastRenderedPageBreak/>
        <w:t>Ассоциативность имеет смысл только для двоичных (и тернарных) операторов. Унарные операторы являются префиксными или постфиксными, поэтому это понятие не применимо. Например, </w:t>
      </w:r>
      <w:r>
        <w:rPr>
          <w:rStyle w:val="HTML"/>
          <w:color w:val="333333"/>
        </w:rPr>
        <w:t>!!$a</w:t>
      </w:r>
      <w:r>
        <w:rPr>
          <w:rFonts w:ascii="Helvetica" w:hAnsi="Helvetica" w:cs="Helvetica"/>
          <w:color w:val="333333"/>
        </w:rPr>
        <w:t xml:space="preserve"> можно сгруппировать только </w:t>
      </w:r>
      <w:proofErr w:type="gramStart"/>
      <w:r>
        <w:rPr>
          <w:rFonts w:ascii="Helvetica" w:hAnsi="Helvetica" w:cs="Helvetica"/>
          <w:color w:val="333333"/>
        </w:rPr>
        <w:t>как </w:t>
      </w:r>
      <w:r>
        <w:rPr>
          <w:rStyle w:val="HTML"/>
          <w:color w:val="333333"/>
        </w:rPr>
        <w:t>!</w:t>
      </w:r>
      <w:proofErr w:type="gramEnd"/>
      <w:r>
        <w:rPr>
          <w:rStyle w:val="HTML"/>
          <w:color w:val="333333"/>
        </w:rPr>
        <w:t>(!$a)</w:t>
      </w:r>
      <w:r>
        <w:rPr>
          <w:rFonts w:ascii="Helvetica" w:hAnsi="Helvetica" w:cs="Helvetica"/>
          <w:color w:val="333333"/>
        </w:rPr>
        <w:t>.</w:t>
      </w:r>
    </w:p>
    <w:p w14:paraId="4098F88F"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 xml:space="preserve">Использование скобок, кроме </w:t>
      </w:r>
      <w:proofErr w:type="gramStart"/>
      <w:r>
        <w:rPr>
          <w:rFonts w:ascii="Helvetica" w:hAnsi="Helvetica" w:cs="Helvetica"/>
          <w:color w:val="333333"/>
        </w:rPr>
        <w:t>случаев</w:t>
      </w:r>
      <w:proofErr w:type="gramEnd"/>
      <w:r>
        <w:rPr>
          <w:rFonts w:ascii="Helvetica" w:hAnsi="Helvetica" w:cs="Helvetica"/>
          <w:color w:val="333333"/>
        </w:rPr>
        <w:t xml:space="preserve"> когда они строго необходимы, может улучшить читаемость кода, группируя явно, а не полагаясь на приоритеты и ассоциативность.</w:t>
      </w:r>
    </w:p>
    <w:p w14:paraId="478450F4"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 xml:space="preserve">В следующей таблице приведён список операторов, отсортированный по убыванию их приоритетов. Операторы, размещённые </w:t>
      </w:r>
      <w:proofErr w:type="gramStart"/>
      <w:r>
        <w:rPr>
          <w:rFonts w:ascii="Helvetica" w:hAnsi="Helvetica" w:cs="Helvetica"/>
          <w:color w:val="333333"/>
        </w:rPr>
        <w:t>в одной строке</w:t>
      </w:r>
      <w:proofErr w:type="gramEnd"/>
      <w:r>
        <w:rPr>
          <w:rFonts w:ascii="Helvetica" w:hAnsi="Helvetica" w:cs="Helvetica"/>
          <w:color w:val="333333"/>
        </w:rPr>
        <w:t xml:space="preserve"> имеют одинаковый приоритет и порядок их выполнения определяется исходя из их ассоциативности.</w:t>
      </w:r>
    </w:p>
    <w:p w14:paraId="3A2273A9" w14:textId="77777777" w:rsidR="009578D7" w:rsidRDefault="009578D7" w:rsidP="009578D7">
      <w:pPr>
        <w:pStyle w:val="a6"/>
        <w:shd w:val="clear" w:color="auto" w:fill="F2F2F2"/>
        <w:rPr>
          <w:rFonts w:ascii="Helvetica" w:hAnsi="Helvetica" w:cs="Helvetica"/>
          <w:color w:val="333333"/>
        </w:rPr>
      </w:pPr>
      <w:r>
        <w:rPr>
          <w:noProof/>
        </w:rPr>
        <w:drawing>
          <wp:inline distT="0" distB="0" distL="0" distR="0" wp14:anchorId="2BB39129" wp14:editId="22D4AE5C">
            <wp:extent cx="5733415" cy="5325110"/>
            <wp:effectExtent l="0" t="0" r="63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5325110"/>
                    </a:xfrm>
                    <a:prstGeom prst="rect">
                      <a:avLst/>
                    </a:prstGeom>
                  </pic:spPr>
                </pic:pic>
              </a:graphicData>
            </a:graphic>
          </wp:inline>
        </w:drawing>
      </w:r>
      <w:r>
        <w:rPr>
          <w:rStyle w:val="a7"/>
          <w:rFonts w:ascii="Helvetica" w:hAnsi="Helvetica" w:cs="Helvetica"/>
          <w:b w:val="0"/>
          <w:bCs w:val="0"/>
          <w:color w:val="333333"/>
        </w:rPr>
        <w:t xml:space="preserve"> Пример #1 Ассоциативность</w:t>
      </w:r>
    </w:p>
    <w:p w14:paraId="56BBFE1F" w14:textId="77777777" w:rsidR="009578D7" w:rsidRPr="000B141F" w:rsidRDefault="009578D7" w:rsidP="009578D7">
      <w:pPr>
        <w:shd w:val="clear" w:color="auto" w:fill="FFFFFF"/>
        <w:rPr>
          <w:rFonts w:ascii="Helvetica" w:hAnsi="Helvetica" w:cs="Helvetica"/>
          <w:color w:val="333333"/>
          <w:lang w:val="en-US"/>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 </w:t>
      </w:r>
      <w:r>
        <w:rPr>
          <w:rStyle w:val="HTML"/>
          <w:rFonts w:eastAsia="Arial"/>
          <w:color w:val="007700"/>
        </w:rPr>
        <w:t>= </w:t>
      </w:r>
      <w:r>
        <w:rPr>
          <w:rStyle w:val="HTML"/>
          <w:rFonts w:eastAsia="Arial"/>
          <w:color w:val="0000BB"/>
        </w:rPr>
        <w:t>3 </w:t>
      </w:r>
      <w:r>
        <w:rPr>
          <w:rStyle w:val="HTML"/>
          <w:rFonts w:eastAsia="Arial"/>
          <w:color w:val="007700"/>
        </w:rPr>
        <w:t>* </w:t>
      </w:r>
      <w:r>
        <w:rPr>
          <w:rStyle w:val="HTML"/>
          <w:rFonts w:eastAsia="Arial"/>
          <w:color w:val="0000BB"/>
        </w:rPr>
        <w:t>3 </w:t>
      </w:r>
      <w:r>
        <w:rPr>
          <w:rStyle w:val="HTML"/>
          <w:rFonts w:eastAsia="Arial"/>
          <w:color w:val="007700"/>
        </w:rPr>
        <w:t>% </w:t>
      </w:r>
      <w:r>
        <w:rPr>
          <w:rStyle w:val="HTML"/>
          <w:rFonts w:eastAsia="Arial"/>
          <w:color w:val="0000BB"/>
        </w:rPr>
        <w:t>5</w:t>
      </w:r>
      <w:r>
        <w:rPr>
          <w:rStyle w:val="HTML"/>
          <w:rFonts w:eastAsia="Arial"/>
          <w:color w:val="007700"/>
        </w:rPr>
        <w:t>; </w:t>
      </w:r>
      <w:r>
        <w:rPr>
          <w:rStyle w:val="HTML"/>
          <w:rFonts w:eastAsia="Arial"/>
          <w:color w:val="FF8000"/>
        </w:rPr>
        <w:t>// (3 * 3) % 5 = 4</w:t>
      </w:r>
      <w:r>
        <w:rPr>
          <w:rFonts w:ascii="Courier New" w:hAnsi="Courier New" w:cs="Courier New"/>
          <w:color w:val="FF8000"/>
          <w:sz w:val="20"/>
          <w:szCs w:val="20"/>
        </w:rPr>
        <w:br/>
      </w:r>
      <w:r>
        <w:rPr>
          <w:rStyle w:val="HTML"/>
          <w:rFonts w:eastAsia="Arial"/>
          <w:color w:val="FF8000"/>
        </w:rPr>
        <w:t>// ассоциативность тернарных операторов отличается от C/C++</w:t>
      </w:r>
      <w:r>
        <w:rPr>
          <w:rFonts w:ascii="Courier New" w:hAnsi="Courier New" w:cs="Courier New"/>
          <w:color w:val="FF8000"/>
          <w:sz w:val="20"/>
          <w:szCs w:val="20"/>
        </w:rPr>
        <w:br/>
      </w:r>
      <w:r>
        <w:rPr>
          <w:rStyle w:val="HTML"/>
          <w:rFonts w:eastAsia="Arial"/>
          <w:color w:val="0000BB"/>
        </w:rPr>
        <w:t>$a </w:t>
      </w:r>
      <w:r>
        <w:rPr>
          <w:rStyle w:val="HTML"/>
          <w:rFonts w:eastAsia="Arial"/>
          <w:color w:val="007700"/>
        </w:rPr>
        <w:t>= </w:t>
      </w:r>
      <w:proofErr w:type="spellStart"/>
      <w:proofErr w:type="gramStart"/>
      <w:r>
        <w:rPr>
          <w:rStyle w:val="HTML"/>
          <w:rFonts w:eastAsia="Arial"/>
          <w:color w:val="0000BB"/>
        </w:rPr>
        <w:t>true</w:t>
      </w:r>
      <w:proofErr w:type="spellEnd"/>
      <w:r>
        <w:rPr>
          <w:rStyle w:val="HTML"/>
          <w:rFonts w:eastAsia="Arial"/>
          <w:color w:val="0000BB"/>
        </w:rPr>
        <w:t> </w:t>
      </w:r>
      <w:r>
        <w:rPr>
          <w:rStyle w:val="HTML"/>
          <w:rFonts w:eastAsia="Arial"/>
          <w:color w:val="007700"/>
        </w:rPr>
        <w:t>?</w:t>
      </w:r>
      <w:proofErr w:type="gramEnd"/>
      <w:r>
        <w:rPr>
          <w:rStyle w:val="HTML"/>
          <w:rFonts w:eastAsia="Arial"/>
          <w:color w:val="007700"/>
        </w:rPr>
        <w:t> </w:t>
      </w:r>
      <w:proofErr w:type="gramStart"/>
      <w:r w:rsidRPr="000B141F">
        <w:rPr>
          <w:rStyle w:val="HTML"/>
          <w:rFonts w:eastAsia="Arial"/>
          <w:color w:val="0000BB"/>
          <w:lang w:val="en-US"/>
        </w:rPr>
        <w:t>0 </w:t>
      </w:r>
      <w:r w:rsidRPr="000B141F">
        <w:rPr>
          <w:rStyle w:val="HTML"/>
          <w:rFonts w:eastAsia="Arial"/>
          <w:color w:val="007700"/>
          <w:lang w:val="en-US"/>
        </w:rPr>
        <w:t>:</w:t>
      </w:r>
      <w:proofErr w:type="gramEnd"/>
      <w:r w:rsidRPr="000B141F">
        <w:rPr>
          <w:rStyle w:val="HTML"/>
          <w:rFonts w:eastAsia="Arial"/>
          <w:color w:val="007700"/>
          <w:lang w:val="en-US"/>
        </w:rPr>
        <w:t> </w:t>
      </w:r>
      <w:r w:rsidRPr="000B141F">
        <w:rPr>
          <w:rStyle w:val="HTML"/>
          <w:rFonts w:eastAsia="Arial"/>
          <w:color w:val="0000BB"/>
          <w:lang w:val="en-US"/>
        </w:rPr>
        <w:t>true </w:t>
      </w:r>
      <w:r w:rsidRPr="000B141F">
        <w:rPr>
          <w:rStyle w:val="HTML"/>
          <w:rFonts w:eastAsia="Arial"/>
          <w:color w:val="007700"/>
          <w:lang w:val="en-US"/>
        </w:rPr>
        <w:t>? </w:t>
      </w:r>
      <w:proofErr w:type="gramStart"/>
      <w:r w:rsidRPr="000B141F">
        <w:rPr>
          <w:rStyle w:val="HTML"/>
          <w:rFonts w:eastAsia="Arial"/>
          <w:color w:val="0000BB"/>
          <w:lang w:val="en-US"/>
        </w:rPr>
        <w:t>1 </w:t>
      </w:r>
      <w:r w:rsidRPr="000B141F">
        <w:rPr>
          <w:rStyle w:val="HTML"/>
          <w:rFonts w:eastAsia="Arial"/>
          <w:color w:val="007700"/>
          <w:lang w:val="en-US"/>
        </w:rPr>
        <w:t>:</w:t>
      </w:r>
      <w:proofErr w:type="gramEnd"/>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 </w:t>
      </w:r>
      <w:r w:rsidRPr="000B141F">
        <w:rPr>
          <w:rStyle w:val="HTML"/>
          <w:rFonts w:eastAsia="Arial"/>
          <w:color w:val="FF8000"/>
          <w:lang w:val="en-US"/>
        </w:rPr>
        <w:t>// (true ? </w:t>
      </w:r>
      <w:proofErr w:type="gramStart"/>
      <w:r w:rsidRPr="000B141F">
        <w:rPr>
          <w:rStyle w:val="HTML"/>
          <w:rFonts w:eastAsia="Arial"/>
          <w:color w:val="FF8000"/>
          <w:lang w:val="en-US"/>
        </w:rPr>
        <w:t>0 :</w:t>
      </w:r>
      <w:proofErr w:type="gramEnd"/>
      <w:r w:rsidRPr="000B141F">
        <w:rPr>
          <w:rStyle w:val="HTML"/>
          <w:rFonts w:eastAsia="Arial"/>
          <w:color w:val="FF8000"/>
          <w:lang w:val="en-US"/>
        </w:rPr>
        <w:t> true) ? </w:t>
      </w:r>
      <w:proofErr w:type="gramStart"/>
      <w:r w:rsidRPr="000B141F">
        <w:rPr>
          <w:rStyle w:val="HTML"/>
          <w:rFonts w:eastAsia="Arial"/>
          <w:color w:val="FF8000"/>
          <w:lang w:val="en-US"/>
        </w:rPr>
        <w:t>1 :</w:t>
      </w:r>
      <w:proofErr w:type="gramEnd"/>
      <w:r w:rsidRPr="000B141F">
        <w:rPr>
          <w:rStyle w:val="HTML"/>
          <w:rFonts w:eastAsia="Arial"/>
          <w:color w:val="FF8000"/>
          <w:lang w:val="en-US"/>
        </w:rPr>
        <w:t> 2 = 2 (</w:t>
      </w:r>
      <w:r>
        <w:rPr>
          <w:rStyle w:val="HTML"/>
          <w:rFonts w:eastAsia="Arial"/>
          <w:color w:val="FF8000"/>
        </w:rPr>
        <w:t>до</w:t>
      </w:r>
      <w:r w:rsidRPr="000B141F">
        <w:rPr>
          <w:rStyle w:val="HTML"/>
          <w:rFonts w:eastAsia="Arial"/>
          <w:color w:val="FF8000"/>
          <w:lang w:val="en-US"/>
        </w:rPr>
        <w:t> PHP 8.0.0)</w:t>
      </w:r>
      <w:r w:rsidRPr="000B141F">
        <w:rPr>
          <w:rFonts w:ascii="Courier New" w:hAnsi="Courier New" w:cs="Courier New"/>
          <w:color w:val="FF8000"/>
          <w:sz w:val="20"/>
          <w:szCs w:val="20"/>
          <w:lang w:val="en-US"/>
        </w:rPr>
        <w:br/>
      </w:r>
      <w:r w:rsidRPr="000B141F">
        <w:rPr>
          <w:rFonts w:ascii="Courier New" w:hAnsi="Courier New" w:cs="Courier New"/>
          <w:color w:val="FF8000"/>
          <w:sz w:val="20"/>
          <w:szCs w:val="20"/>
          <w:lang w:val="en-US"/>
        </w:rPr>
        <w:lastRenderedPageBreak/>
        <w:br/>
      </w:r>
      <w:r w:rsidRPr="000B141F">
        <w:rPr>
          <w:rStyle w:val="HTML"/>
          <w:rFonts w:eastAsia="Arial"/>
          <w:color w:val="0000BB"/>
          <w:lang w:val="en-US"/>
        </w:rPr>
        <w:t>$a </w:t>
      </w:r>
      <w:r w:rsidRPr="000B141F">
        <w:rPr>
          <w:rStyle w:val="HTML"/>
          <w:rFonts w:eastAsia="Arial"/>
          <w:color w:val="007700"/>
          <w:lang w:val="en-US"/>
        </w:rPr>
        <w:t>= </w:t>
      </w:r>
      <w:r w:rsidRPr="000B141F">
        <w:rPr>
          <w:rStyle w:val="HTML"/>
          <w:rFonts w:eastAsia="Arial"/>
          <w:color w:val="0000BB"/>
          <w:lang w:val="en-US"/>
        </w:rPr>
        <w:t>1</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$b </w:t>
      </w:r>
      <w:r w:rsidRPr="000B141F">
        <w:rPr>
          <w:rStyle w:val="HTML"/>
          <w:rFonts w:eastAsia="Arial"/>
          <w:color w:val="007700"/>
          <w:lang w:val="en-US"/>
        </w:rPr>
        <w:t>= </w:t>
      </w:r>
      <w:r w:rsidRPr="000B141F">
        <w:rPr>
          <w:rStyle w:val="HTML"/>
          <w:rFonts w:eastAsia="Arial"/>
          <w:color w:val="0000BB"/>
          <w:lang w:val="en-US"/>
        </w:rPr>
        <w:t>2</w:t>
      </w:r>
      <w:r w:rsidRPr="000B141F">
        <w:rPr>
          <w:rStyle w:val="HTML"/>
          <w:rFonts w:eastAsia="Arial"/>
          <w:color w:val="007700"/>
          <w:lang w:val="en-US"/>
        </w:rPr>
        <w:t>;</w:t>
      </w:r>
      <w:r w:rsidRPr="000B141F">
        <w:rPr>
          <w:rFonts w:ascii="Courier New" w:hAnsi="Courier New" w:cs="Courier New"/>
          <w:color w:val="007700"/>
          <w:sz w:val="20"/>
          <w:szCs w:val="20"/>
          <w:lang w:val="en-US"/>
        </w:rPr>
        <w:br/>
      </w:r>
      <w:r w:rsidRPr="000B141F">
        <w:rPr>
          <w:rStyle w:val="HTML"/>
          <w:rFonts w:eastAsia="Arial"/>
          <w:color w:val="0000BB"/>
          <w:lang w:val="en-US"/>
        </w:rPr>
        <w:t>$a </w:t>
      </w:r>
      <w:r w:rsidRPr="000B141F">
        <w:rPr>
          <w:rStyle w:val="HTML"/>
          <w:rFonts w:eastAsia="Arial"/>
          <w:color w:val="007700"/>
          <w:lang w:val="en-US"/>
        </w:rPr>
        <w:t>= </w:t>
      </w:r>
      <w:r w:rsidRPr="000B141F">
        <w:rPr>
          <w:rStyle w:val="HTML"/>
          <w:rFonts w:eastAsia="Arial"/>
          <w:color w:val="0000BB"/>
          <w:lang w:val="en-US"/>
        </w:rPr>
        <w:t>$b </w:t>
      </w:r>
      <w:r w:rsidRPr="000B141F">
        <w:rPr>
          <w:rStyle w:val="HTML"/>
          <w:rFonts w:eastAsia="Arial"/>
          <w:color w:val="007700"/>
          <w:lang w:val="en-US"/>
        </w:rPr>
        <w:t>+= </w:t>
      </w:r>
      <w:r w:rsidRPr="000B141F">
        <w:rPr>
          <w:rStyle w:val="HTML"/>
          <w:rFonts w:eastAsia="Arial"/>
          <w:color w:val="0000BB"/>
          <w:lang w:val="en-US"/>
        </w:rPr>
        <w:t>3</w:t>
      </w:r>
      <w:r w:rsidRPr="000B141F">
        <w:rPr>
          <w:rStyle w:val="HTML"/>
          <w:rFonts w:eastAsia="Arial"/>
          <w:color w:val="007700"/>
          <w:lang w:val="en-US"/>
        </w:rPr>
        <w:t>; </w:t>
      </w:r>
      <w:r w:rsidRPr="000B141F">
        <w:rPr>
          <w:rStyle w:val="HTML"/>
          <w:rFonts w:eastAsia="Arial"/>
          <w:color w:val="FF8000"/>
          <w:lang w:val="en-US"/>
        </w:rPr>
        <w:t>// $a = ($b += 3) -&gt; $a = 5, $b = 5</w:t>
      </w:r>
      <w:r w:rsidRPr="000B141F">
        <w:rPr>
          <w:rFonts w:ascii="Courier New" w:hAnsi="Courier New" w:cs="Courier New"/>
          <w:color w:val="FF8000"/>
          <w:sz w:val="20"/>
          <w:szCs w:val="20"/>
          <w:lang w:val="en-US"/>
        </w:rPr>
        <w:br/>
      </w:r>
      <w:r w:rsidRPr="000B141F">
        <w:rPr>
          <w:rStyle w:val="HTML"/>
          <w:rFonts w:eastAsia="Arial"/>
          <w:color w:val="0000BB"/>
          <w:lang w:val="en-US"/>
        </w:rPr>
        <w:t>?&gt;</w:t>
      </w:r>
    </w:p>
    <w:p w14:paraId="0510E267" w14:textId="77777777" w:rsidR="009578D7" w:rsidRDefault="009578D7" w:rsidP="009578D7">
      <w:pPr>
        <w:pStyle w:val="para"/>
        <w:shd w:val="clear" w:color="auto" w:fill="F2F2F2"/>
        <w:rPr>
          <w:rFonts w:ascii="Helvetica" w:hAnsi="Helvetica" w:cs="Helvetica"/>
          <w:color w:val="333333"/>
        </w:rPr>
      </w:pPr>
      <w:r>
        <w:rPr>
          <w:rFonts w:ascii="Helvetica" w:hAnsi="Helvetica" w:cs="Helvetica"/>
          <w:color w:val="333333"/>
        </w:rPr>
        <w:t xml:space="preserve">Приоритет и ассоциативность оператора определяет только то, как группируется выражение, а не порядок его вычисления. Обычно PHP не указывает, в каком порядке вычисляются выражения и кода, который предполагает специфичный порядок вычисления следует </w:t>
      </w:r>
      <w:proofErr w:type="gramStart"/>
      <w:r>
        <w:rPr>
          <w:rFonts w:ascii="Helvetica" w:hAnsi="Helvetica" w:cs="Helvetica"/>
          <w:color w:val="333333"/>
        </w:rPr>
        <w:t>избегать, потому, что</w:t>
      </w:r>
      <w:proofErr w:type="gramEnd"/>
      <w:r>
        <w:rPr>
          <w:rFonts w:ascii="Helvetica" w:hAnsi="Helvetica" w:cs="Helvetica"/>
          <w:color w:val="333333"/>
        </w:rPr>
        <w:t xml:space="preserve"> поведение может меняться в разных версиях PHP или в зависимости от окружающего кода.</w:t>
      </w:r>
    </w:p>
    <w:p w14:paraId="73CA358C" w14:textId="77777777" w:rsidR="009578D7" w:rsidRDefault="009578D7" w:rsidP="009578D7">
      <w:pPr>
        <w:pStyle w:val="a6"/>
        <w:shd w:val="clear" w:color="auto" w:fill="F2F2F2"/>
        <w:rPr>
          <w:rFonts w:ascii="Helvetica" w:hAnsi="Helvetica" w:cs="Helvetica"/>
          <w:color w:val="333333"/>
        </w:rPr>
      </w:pPr>
      <w:r>
        <w:rPr>
          <w:rStyle w:val="a7"/>
          <w:rFonts w:ascii="Helvetica" w:hAnsi="Helvetica" w:cs="Helvetica"/>
          <w:b w:val="0"/>
          <w:bCs w:val="0"/>
          <w:color w:val="333333"/>
        </w:rPr>
        <w:t>Пример #2 Неопределённый порядок вычисления</w:t>
      </w:r>
    </w:p>
    <w:p w14:paraId="2F753B8A" w14:textId="77777777" w:rsidR="009578D7" w:rsidRDefault="009578D7" w:rsidP="009578D7">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$a </w:t>
      </w:r>
      <w:r>
        <w:rPr>
          <w:rStyle w:val="HTML"/>
          <w:rFonts w:eastAsia="Arial"/>
          <w:color w:val="007700"/>
        </w:rPr>
        <w:t>=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$a </w:t>
      </w:r>
      <w:r>
        <w:rPr>
          <w:rStyle w:val="HTML"/>
          <w:rFonts w:eastAsia="Arial"/>
          <w:color w:val="007700"/>
        </w:rPr>
        <w:t>+ </w:t>
      </w:r>
      <w:r>
        <w:rPr>
          <w:rStyle w:val="HTML"/>
          <w:rFonts w:eastAsia="Arial"/>
          <w:color w:val="0000BB"/>
        </w:rPr>
        <w:t>$a</w:t>
      </w:r>
      <w:r>
        <w:rPr>
          <w:rStyle w:val="HTML"/>
          <w:rFonts w:eastAsia="Arial"/>
          <w:color w:val="007700"/>
        </w:rPr>
        <w:t>++; </w:t>
      </w:r>
      <w:r>
        <w:rPr>
          <w:rStyle w:val="HTML"/>
          <w:rFonts w:eastAsia="Arial"/>
          <w:color w:val="FF8000"/>
        </w:rPr>
        <w:t>// может вывести как </w:t>
      </w:r>
      <w:proofErr w:type="gramStart"/>
      <w:r>
        <w:rPr>
          <w:rStyle w:val="HTML"/>
          <w:rFonts w:eastAsia="Arial"/>
          <w:color w:val="FF8000"/>
        </w:rPr>
        <w:t>2</w:t>
      </w:r>
      <w:proofErr w:type="gramEnd"/>
      <w:r>
        <w:rPr>
          <w:rStyle w:val="HTML"/>
          <w:rFonts w:eastAsia="Arial"/>
          <w:color w:val="FF8000"/>
        </w:rPr>
        <w:t> так и 3</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$i </w:t>
      </w:r>
      <w:r>
        <w:rPr>
          <w:rStyle w:val="HTML"/>
          <w:rFonts w:eastAsia="Arial"/>
          <w:color w:val="007700"/>
        </w:rPr>
        <w:t>= </w:t>
      </w:r>
      <w:r>
        <w:rPr>
          <w:rStyle w:val="HTML"/>
          <w:rFonts w:eastAsia="Arial"/>
          <w:color w:val="0000BB"/>
        </w:rPr>
        <w:t>1</w:t>
      </w:r>
      <w:r>
        <w:rPr>
          <w:rStyle w:val="HTML"/>
          <w:rFonts w:eastAsia="Arial"/>
          <w:color w:val="007700"/>
        </w:rPr>
        <w:t>;</w:t>
      </w:r>
      <w:r>
        <w:rPr>
          <w:rFonts w:ascii="Courier New" w:hAnsi="Courier New" w:cs="Courier New"/>
          <w:color w:val="007700"/>
          <w:sz w:val="20"/>
          <w:szCs w:val="20"/>
        </w:rPr>
        <w:br/>
      </w:r>
      <w:r>
        <w:rPr>
          <w:rStyle w:val="HTML"/>
          <w:rFonts w:eastAsia="Arial"/>
          <w:color w:val="0000BB"/>
        </w:rPr>
        <w:t>$</w:t>
      </w:r>
      <w:proofErr w:type="spellStart"/>
      <w:r>
        <w:rPr>
          <w:rStyle w:val="HTML"/>
          <w:rFonts w:eastAsia="Arial"/>
          <w:color w:val="0000BB"/>
        </w:rPr>
        <w:t>array</w:t>
      </w:r>
      <w:proofErr w:type="spellEnd"/>
      <w:r>
        <w:rPr>
          <w:rStyle w:val="HTML"/>
          <w:rFonts w:eastAsia="Arial"/>
          <w:color w:val="007700"/>
        </w:rPr>
        <w:t>[</w:t>
      </w:r>
      <w:r>
        <w:rPr>
          <w:rStyle w:val="HTML"/>
          <w:rFonts w:eastAsia="Arial"/>
          <w:color w:val="0000BB"/>
        </w:rPr>
        <w:t>$i</w:t>
      </w:r>
      <w:r>
        <w:rPr>
          <w:rStyle w:val="HTML"/>
          <w:rFonts w:eastAsia="Arial"/>
          <w:color w:val="007700"/>
        </w:rPr>
        <w:t>] = </w:t>
      </w:r>
      <w:r>
        <w:rPr>
          <w:rStyle w:val="HTML"/>
          <w:rFonts w:eastAsia="Arial"/>
          <w:color w:val="0000BB"/>
        </w:rPr>
        <w:t>$i</w:t>
      </w:r>
      <w:r>
        <w:rPr>
          <w:rStyle w:val="HTML"/>
          <w:rFonts w:eastAsia="Arial"/>
          <w:color w:val="007700"/>
        </w:rPr>
        <w:t>++; </w:t>
      </w:r>
      <w:r>
        <w:rPr>
          <w:rStyle w:val="HTML"/>
          <w:rFonts w:eastAsia="Arial"/>
          <w:color w:val="FF8000"/>
        </w:rPr>
        <w:t>// может установить индекс как 1, так 2</w:t>
      </w:r>
      <w:r>
        <w:rPr>
          <w:rFonts w:ascii="Courier New" w:hAnsi="Courier New" w:cs="Courier New"/>
          <w:color w:val="FF8000"/>
          <w:sz w:val="20"/>
          <w:szCs w:val="20"/>
        </w:rPr>
        <w:br/>
      </w:r>
      <w:r>
        <w:rPr>
          <w:rStyle w:val="HTML"/>
          <w:rFonts w:eastAsia="Arial"/>
          <w:color w:val="0000BB"/>
        </w:rPr>
        <w:t>?&gt;</w:t>
      </w:r>
    </w:p>
    <w:p w14:paraId="3F79E464" w14:textId="77777777" w:rsidR="009578D7" w:rsidRDefault="009578D7" w:rsidP="009578D7">
      <w:pPr>
        <w:pStyle w:val="a6"/>
        <w:shd w:val="clear" w:color="auto" w:fill="F2F2F2"/>
        <w:rPr>
          <w:rFonts w:ascii="Helvetica" w:hAnsi="Helvetica" w:cs="Helvetica"/>
          <w:color w:val="333333"/>
        </w:rPr>
      </w:pPr>
      <w:r>
        <w:rPr>
          <w:rStyle w:val="a7"/>
          <w:rFonts w:ascii="Helvetica" w:hAnsi="Helvetica" w:cs="Helvetica"/>
          <w:b w:val="0"/>
          <w:bCs w:val="0"/>
          <w:color w:val="333333"/>
        </w:rPr>
        <w:t>Пример #3 </w:t>
      </w:r>
      <w:r>
        <w:rPr>
          <w:rStyle w:val="HTML"/>
          <w:color w:val="333333"/>
        </w:rPr>
        <w:t>+</w:t>
      </w:r>
      <w:r>
        <w:rPr>
          <w:rStyle w:val="a7"/>
          <w:rFonts w:ascii="Helvetica" w:hAnsi="Helvetica" w:cs="Helvetica"/>
          <w:b w:val="0"/>
          <w:bCs w:val="0"/>
          <w:color w:val="333333"/>
        </w:rPr>
        <w:t>, </w:t>
      </w:r>
      <w:r>
        <w:rPr>
          <w:rStyle w:val="HTML"/>
          <w:color w:val="333333"/>
        </w:rPr>
        <w:t>-</w:t>
      </w:r>
      <w:r>
        <w:rPr>
          <w:rStyle w:val="a7"/>
          <w:rFonts w:ascii="Helvetica" w:hAnsi="Helvetica" w:cs="Helvetica"/>
          <w:b w:val="0"/>
          <w:bCs w:val="0"/>
          <w:color w:val="333333"/>
        </w:rPr>
        <w:t> </w:t>
      </w:r>
      <w:proofErr w:type="gramStart"/>
      <w:r>
        <w:rPr>
          <w:rStyle w:val="a7"/>
          <w:rFonts w:ascii="Helvetica" w:hAnsi="Helvetica" w:cs="Helvetica"/>
          <w:b w:val="0"/>
          <w:bCs w:val="0"/>
          <w:color w:val="333333"/>
        </w:rPr>
        <w:t>и </w:t>
      </w:r>
      <w:r>
        <w:rPr>
          <w:rStyle w:val="HTML"/>
          <w:color w:val="333333"/>
        </w:rPr>
        <w:t>.</w:t>
      </w:r>
      <w:proofErr w:type="gramEnd"/>
      <w:r>
        <w:rPr>
          <w:rStyle w:val="a7"/>
          <w:rFonts w:ascii="Helvetica" w:hAnsi="Helvetica" w:cs="Helvetica"/>
          <w:b w:val="0"/>
          <w:bCs w:val="0"/>
          <w:color w:val="333333"/>
        </w:rPr>
        <w:t> имеют одинаковый приоритет (до PHP 8.0.0)</w:t>
      </w:r>
    </w:p>
    <w:p w14:paraId="423BA034" w14:textId="77777777" w:rsidR="009578D7" w:rsidRDefault="009578D7" w:rsidP="009578D7">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Style w:val="HTML"/>
          <w:rFonts w:eastAsia="Arial"/>
          <w:color w:val="0000BB"/>
        </w:rPr>
        <w:t>$x </w:t>
      </w:r>
      <w:r>
        <w:rPr>
          <w:rStyle w:val="HTML"/>
          <w:rFonts w:eastAsia="Arial"/>
          <w:color w:val="007700"/>
        </w:rPr>
        <w:t>= </w:t>
      </w:r>
      <w:r>
        <w:rPr>
          <w:rStyle w:val="HTML"/>
          <w:rFonts w:eastAsia="Arial"/>
          <w:color w:val="0000BB"/>
        </w:rPr>
        <w:t>4</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следующий код может выдать неожиданный результат:</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1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w:t>
      </w:r>
      <w:proofErr w:type="gramStart"/>
      <w:r>
        <w:rPr>
          <w:rStyle w:val="HTML"/>
          <w:rFonts w:eastAsia="Arial"/>
          <w:color w:val="0000BB"/>
        </w:rPr>
        <w:t>1 </w:t>
      </w:r>
      <w:r>
        <w:rPr>
          <w:rStyle w:val="HTML"/>
          <w:rFonts w:eastAsia="Arial"/>
          <w:color w:val="007700"/>
        </w:rPr>
        <w:t>.</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поскольку он вычисляется таким образом (до PHP 8.0.0):</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один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 - </w:t>
      </w:r>
      <w:r>
        <w:rPr>
          <w:rStyle w:val="HTML"/>
          <w:rFonts w:eastAsia="Arial"/>
          <w:color w:val="0000BB"/>
        </w:rPr>
        <w:t>1</w:t>
      </w:r>
      <w:proofErr w:type="gramStart"/>
      <w:r>
        <w:rPr>
          <w:rStyle w:val="HTML"/>
          <w:rFonts w:eastAsia="Arial"/>
          <w:color w:val="007700"/>
        </w:rPr>
        <w:t>) .</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FF8000"/>
        </w:rPr>
        <w:t>// требуемый приоритет следует задать скобками:</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DD0000"/>
        </w:rPr>
        <w:t>"x минус 1 равно </w:t>
      </w:r>
      <w:proofErr w:type="gramStart"/>
      <w:r>
        <w:rPr>
          <w:rStyle w:val="HTML"/>
          <w:rFonts w:eastAsia="Arial"/>
          <w:color w:val="DD0000"/>
        </w:rPr>
        <w:t>" </w:t>
      </w:r>
      <w:r>
        <w:rPr>
          <w:rStyle w:val="HTML"/>
          <w:rFonts w:eastAsia="Arial"/>
          <w:color w:val="007700"/>
        </w:rPr>
        <w:t>.</w:t>
      </w:r>
      <w:proofErr w:type="gramEnd"/>
      <w:r>
        <w:rPr>
          <w:rStyle w:val="HTML"/>
          <w:rFonts w:eastAsia="Arial"/>
          <w:color w:val="007700"/>
        </w:rPr>
        <w:t> (</w:t>
      </w:r>
      <w:r>
        <w:rPr>
          <w:rStyle w:val="HTML"/>
          <w:rFonts w:eastAsia="Arial"/>
          <w:color w:val="0000BB"/>
        </w:rPr>
        <w:t>$x</w:t>
      </w:r>
      <w:r>
        <w:rPr>
          <w:rStyle w:val="HTML"/>
          <w:rFonts w:eastAsia="Arial"/>
          <w:color w:val="007700"/>
        </w:rPr>
        <w:t>-</w:t>
      </w:r>
      <w:r>
        <w:rPr>
          <w:rStyle w:val="HTML"/>
          <w:rFonts w:eastAsia="Arial"/>
          <w:color w:val="0000BB"/>
        </w:rPr>
        <w:t>1</w:t>
      </w:r>
      <w:proofErr w:type="gramStart"/>
      <w:r>
        <w:rPr>
          <w:rStyle w:val="HTML"/>
          <w:rFonts w:eastAsia="Arial"/>
          <w:color w:val="007700"/>
        </w:rPr>
        <w:t>) .</w:t>
      </w:r>
      <w:proofErr w:type="gramEnd"/>
      <w:r>
        <w:rPr>
          <w:rStyle w:val="HTML"/>
          <w:rFonts w:eastAsia="Arial"/>
          <w:color w:val="007700"/>
        </w:rPr>
        <w:t> </w:t>
      </w:r>
      <w:r>
        <w:rPr>
          <w:rStyle w:val="HTML"/>
          <w:rFonts w:eastAsia="Arial"/>
          <w:color w:val="DD0000"/>
        </w:rPr>
        <w:t>", ну я надеюсь\n"</w:t>
      </w:r>
      <w:r>
        <w:rPr>
          <w:rStyle w:val="HTML"/>
          <w:rFonts w:eastAsia="Arial"/>
          <w:color w:val="007700"/>
        </w:rPr>
        <w:t>;</w:t>
      </w:r>
      <w:r>
        <w:rPr>
          <w:rFonts w:ascii="Courier New" w:hAnsi="Courier New" w:cs="Courier New"/>
          <w:color w:val="007700"/>
          <w:sz w:val="20"/>
          <w:szCs w:val="20"/>
        </w:rPr>
        <w:br/>
      </w:r>
      <w:r>
        <w:rPr>
          <w:rStyle w:val="HTML"/>
          <w:rFonts w:eastAsia="Arial"/>
          <w:color w:val="0000BB"/>
        </w:rPr>
        <w:t>?&gt;</w:t>
      </w:r>
    </w:p>
    <w:p w14:paraId="047DB67F" w14:textId="77777777" w:rsidR="009578D7" w:rsidRDefault="009578D7" w:rsidP="009578D7">
      <w:pPr>
        <w:pStyle w:val="a6"/>
        <w:shd w:val="clear" w:color="auto" w:fill="F2F2F2"/>
        <w:rPr>
          <w:rFonts w:ascii="Helvetica" w:hAnsi="Helvetica" w:cs="Helvetica"/>
          <w:color w:val="333333"/>
        </w:rPr>
      </w:pPr>
      <w:r>
        <w:rPr>
          <w:rFonts w:ascii="Helvetica" w:hAnsi="Helvetica" w:cs="Helvetica"/>
          <w:color w:val="333333"/>
        </w:rPr>
        <w:t>Результат выполнения данного примера:</w:t>
      </w:r>
    </w:p>
    <w:p w14:paraId="65CEE42D" w14:textId="77777777" w:rsidR="009578D7" w:rsidRDefault="009578D7" w:rsidP="009578D7">
      <w:pPr>
        <w:pStyle w:val="HTML0"/>
        <w:shd w:val="clear" w:color="auto" w:fill="FFFFFF"/>
        <w:rPr>
          <w:color w:val="333333"/>
        </w:rPr>
      </w:pPr>
      <w:r>
        <w:rPr>
          <w:color w:val="333333"/>
        </w:rPr>
        <w:t>-1, ну я надеюсь</w:t>
      </w:r>
    </w:p>
    <w:p w14:paraId="4D147B79" w14:textId="77777777" w:rsidR="009578D7" w:rsidRDefault="009578D7" w:rsidP="009578D7">
      <w:pPr>
        <w:pStyle w:val="HTML0"/>
        <w:shd w:val="clear" w:color="auto" w:fill="FFFFFF"/>
        <w:rPr>
          <w:color w:val="333333"/>
        </w:rPr>
      </w:pPr>
      <w:r>
        <w:rPr>
          <w:color w:val="333333"/>
        </w:rPr>
        <w:t>-1, ну я надеюсь</w:t>
      </w:r>
    </w:p>
    <w:p w14:paraId="25D1A4BB" w14:textId="77777777" w:rsidR="009578D7" w:rsidRDefault="009578D7" w:rsidP="009578D7">
      <w:pPr>
        <w:pStyle w:val="HTML0"/>
        <w:shd w:val="clear" w:color="auto" w:fill="FFFFFF"/>
        <w:rPr>
          <w:color w:val="333333"/>
        </w:rPr>
      </w:pPr>
      <w:r>
        <w:rPr>
          <w:color w:val="333333"/>
        </w:rPr>
        <w:t>x минус один равно 3, ну я надеюсь</w:t>
      </w:r>
    </w:p>
    <w:p w14:paraId="76A95041" w14:textId="77777777" w:rsidR="009578D7" w:rsidRDefault="009578D7" w:rsidP="009578D7">
      <w:pPr>
        <w:pStyle w:val="a6"/>
        <w:shd w:val="clear" w:color="auto" w:fill="E6E6E6"/>
        <w:spacing w:before="0" w:beforeAutospacing="0" w:after="0" w:afterAutospacing="0"/>
        <w:rPr>
          <w:rFonts w:ascii="Helvetica" w:hAnsi="Helvetica" w:cs="Helvetica"/>
          <w:color w:val="333333"/>
        </w:rPr>
      </w:pPr>
      <w:r>
        <w:rPr>
          <w:rStyle w:val="a7"/>
          <w:rFonts w:ascii="Helvetica" w:hAnsi="Helvetica" w:cs="Helvetica"/>
          <w:b w:val="0"/>
          <w:bCs w:val="0"/>
          <w:color w:val="333333"/>
        </w:rPr>
        <w:t>Замечание</w:t>
      </w:r>
      <w:r>
        <w:rPr>
          <w:rFonts w:ascii="Helvetica" w:hAnsi="Helvetica" w:cs="Helvetica"/>
          <w:color w:val="333333"/>
        </w:rPr>
        <w:t>:</w:t>
      </w:r>
    </w:p>
    <w:p w14:paraId="5878C1E7" w14:textId="77777777" w:rsidR="009578D7" w:rsidRDefault="009578D7" w:rsidP="009578D7">
      <w:pPr>
        <w:pStyle w:val="para"/>
        <w:shd w:val="clear" w:color="auto" w:fill="E6E6E6"/>
        <w:spacing w:before="0" w:beforeAutospacing="0" w:after="0" w:afterAutospacing="0"/>
        <w:rPr>
          <w:rFonts w:ascii="Helvetica" w:hAnsi="Helvetica" w:cs="Helvetica"/>
          <w:color w:val="333333"/>
        </w:rPr>
      </w:pPr>
      <w:r>
        <w:rPr>
          <w:rFonts w:ascii="Helvetica" w:hAnsi="Helvetica" w:cs="Helvetica"/>
          <w:color w:val="333333"/>
        </w:rPr>
        <w:t>Несмотря на то, что </w:t>
      </w:r>
      <w:r>
        <w:rPr>
          <w:rStyle w:val="HTML"/>
          <w:color w:val="333333"/>
        </w:rPr>
        <w:t>=</w:t>
      </w:r>
      <w:r>
        <w:rPr>
          <w:rFonts w:ascii="Helvetica" w:hAnsi="Helvetica" w:cs="Helvetica"/>
          <w:color w:val="333333"/>
        </w:rPr>
        <w:t> имеет более низкий приоритет, чем большинство других операторов, PHP всё же позволяет делать так: </w:t>
      </w:r>
      <w:proofErr w:type="spellStart"/>
      <w:r>
        <w:rPr>
          <w:rStyle w:val="HTML"/>
          <w:color w:val="333333"/>
        </w:rPr>
        <w:t>if</w:t>
      </w:r>
      <w:proofErr w:type="spellEnd"/>
      <w:r>
        <w:rPr>
          <w:rStyle w:val="HTML"/>
          <w:color w:val="333333"/>
        </w:rPr>
        <w:t xml:space="preserve"> </w:t>
      </w:r>
      <w:proofErr w:type="gramStart"/>
      <w:r>
        <w:rPr>
          <w:rStyle w:val="HTML"/>
          <w:color w:val="333333"/>
        </w:rPr>
        <w:t>(!$</w:t>
      </w:r>
      <w:proofErr w:type="gramEnd"/>
      <w:r>
        <w:rPr>
          <w:rStyle w:val="HTML"/>
          <w:color w:val="333333"/>
        </w:rPr>
        <w:t xml:space="preserve">a = </w:t>
      </w:r>
      <w:proofErr w:type="spellStart"/>
      <w:r>
        <w:rPr>
          <w:rStyle w:val="HTML"/>
          <w:color w:val="333333"/>
        </w:rPr>
        <w:t>foo</w:t>
      </w:r>
      <w:proofErr w:type="spellEnd"/>
      <w:r>
        <w:rPr>
          <w:rStyle w:val="HTML"/>
          <w:color w:val="333333"/>
        </w:rPr>
        <w:t>())</w:t>
      </w:r>
      <w:r>
        <w:rPr>
          <w:rFonts w:ascii="Helvetica" w:hAnsi="Helvetica" w:cs="Helvetica"/>
          <w:color w:val="333333"/>
        </w:rPr>
        <w:t>, в этом примере результат выполнения </w:t>
      </w:r>
      <w:proofErr w:type="spellStart"/>
      <w:r>
        <w:rPr>
          <w:rStyle w:val="HTML"/>
          <w:color w:val="333333"/>
        </w:rPr>
        <w:t>foo</w:t>
      </w:r>
      <w:proofErr w:type="spellEnd"/>
      <w:r>
        <w:rPr>
          <w:rStyle w:val="HTML"/>
          <w:color w:val="333333"/>
        </w:rPr>
        <w:t>()</w:t>
      </w:r>
      <w:r>
        <w:rPr>
          <w:rFonts w:ascii="Helvetica" w:hAnsi="Helvetica" w:cs="Helvetica"/>
          <w:color w:val="333333"/>
        </w:rPr>
        <w:t> будет присвоен </w:t>
      </w:r>
      <w:r>
        <w:rPr>
          <w:rStyle w:val="HTML2"/>
          <w:rFonts w:ascii="Courier New" w:hAnsi="Courier New" w:cs="Courier New"/>
          <w:color w:val="333333"/>
          <w:sz w:val="21"/>
          <w:szCs w:val="21"/>
          <w:shd w:val="clear" w:color="auto" w:fill="E6E6E6"/>
        </w:rPr>
        <w:t>$a</w:t>
      </w:r>
      <w:r>
        <w:rPr>
          <w:rFonts w:ascii="Helvetica" w:hAnsi="Helvetica" w:cs="Helvetica"/>
          <w:color w:val="333333"/>
        </w:rPr>
        <w:t>.</w:t>
      </w:r>
    </w:p>
    <w:p w14:paraId="4E569548" w14:textId="77777777" w:rsidR="009578D7" w:rsidRPr="009578D7" w:rsidRDefault="009578D7" w:rsidP="008B438E">
      <w:pPr>
        <w:rPr>
          <w:rFonts w:ascii="Times New Roman" w:hAnsi="Times New Roman" w:cs="Times New Roman"/>
          <w:sz w:val="24"/>
          <w:szCs w:val="24"/>
          <w:lang w:val="ru-RU"/>
        </w:rPr>
      </w:pPr>
    </w:p>
    <w:p w14:paraId="779CC320" w14:textId="343ACC46" w:rsidR="001F3AA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64.Опишите особенности арифметических операторов в PHP. Как работает автоматическое преобразование из строки в число и когда? </w:t>
      </w:r>
    </w:p>
    <w:p w14:paraId="005193B5" w14:textId="77777777" w:rsidR="001F3AA8" w:rsidRDefault="001F3AA8" w:rsidP="001F3AA8">
      <w:pPr>
        <w:pStyle w:val="2"/>
        <w:shd w:val="clear" w:color="auto" w:fill="F2F2F2"/>
        <w:rPr>
          <w:rFonts w:ascii="Helvetica" w:hAnsi="Helvetica" w:cs="Helvetica"/>
          <w:color w:val="793862"/>
        </w:rPr>
      </w:pPr>
      <w:r>
        <w:rPr>
          <w:rFonts w:ascii="Helvetica" w:hAnsi="Helvetica" w:cs="Helvetica"/>
          <w:b/>
          <w:bCs/>
          <w:color w:val="793862"/>
        </w:rPr>
        <w:lastRenderedPageBreak/>
        <w:t>Арифметические операторы</w:t>
      </w:r>
      <w:hyperlink r:id="rId85" w:anchor="language.operators.arithmetic" w:history="1">
        <w:r>
          <w:rPr>
            <w:rStyle w:val="a8"/>
            <w:rFonts w:ascii="Helvetica" w:hAnsi="Helvetica" w:cs="Helvetica"/>
            <w:b/>
            <w:bCs/>
            <w:bdr w:val="none" w:sz="0" w:space="0" w:color="auto" w:frame="1"/>
          </w:rPr>
          <w:t> ¶</w:t>
        </w:r>
      </w:hyperlink>
    </w:p>
    <w:p w14:paraId="549C306A" w14:textId="77777777" w:rsidR="001F3AA8" w:rsidRDefault="001F3AA8" w:rsidP="001F3AA8">
      <w:pPr>
        <w:pStyle w:val="simpara"/>
        <w:shd w:val="clear" w:color="auto" w:fill="F2F2F2"/>
        <w:rPr>
          <w:rFonts w:ascii="Helvetica" w:hAnsi="Helvetica" w:cs="Helvetica"/>
          <w:color w:val="333333"/>
        </w:rPr>
      </w:pPr>
      <w:r>
        <w:rPr>
          <w:rFonts w:ascii="Helvetica" w:hAnsi="Helvetica" w:cs="Helvetica"/>
          <w:color w:val="333333"/>
        </w:rPr>
        <w:t>Помните школьные основы арифметики? Описанные ниже операторы работают так же.</w:t>
      </w:r>
    </w:p>
    <w:tbl>
      <w:tblPr>
        <w:tblW w:w="15420" w:type="dxa"/>
        <w:tblInd w:w="-1276" w:type="dxa"/>
        <w:shd w:val="clear" w:color="auto" w:fill="F2F2F2"/>
        <w:tblCellMar>
          <w:top w:w="15" w:type="dxa"/>
          <w:left w:w="15" w:type="dxa"/>
          <w:bottom w:w="15" w:type="dxa"/>
          <w:right w:w="15" w:type="dxa"/>
        </w:tblCellMar>
        <w:tblLook w:val="04A0" w:firstRow="1" w:lastRow="0" w:firstColumn="1" w:lastColumn="0" w:noHBand="0" w:noVBand="1"/>
      </w:tblPr>
      <w:tblGrid>
        <w:gridCol w:w="1603"/>
        <w:gridCol w:w="4210"/>
        <w:gridCol w:w="9607"/>
      </w:tblGrid>
      <w:tr w:rsidR="001F3AA8" w14:paraId="4678B2E8" w14:textId="77777777" w:rsidTr="001F3AA8">
        <w:trPr>
          <w:tblHeader/>
        </w:trPr>
        <w:tc>
          <w:tcPr>
            <w:tcW w:w="0" w:type="auto"/>
            <w:gridSpan w:val="3"/>
            <w:tcBorders>
              <w:top w:val="nil"/>
              <w:left w:val="nil"/>
              <w:bottom w:val="nil"/>
              <w:right w:val="nil"/>
            </w:tcBorders>
            <w:shd w:val="clear" w:color="auto" w:fill="C4C9DF"/>
            <w:vAlign w:val="center"/>
            <w:hideMark/>
          </w:tcPr>
          <w:p w14:paraId="06FA2C0D" w14:textId="77777777" w:rsidR="001F3AA8" w:rsidRDefault="001F3AA8">
            <w:pPr>
              <w:jc w:val="center"/>
              <w:rPr>
                <w:rFonts w:ascii="Helvetica" w:hAnsi="Helvetica" w:cs="Helvetica"/>
                <w:color w:val="333333"/>
                <w:sz w:val="24"/>
                <w:szCs w:val="24"/>
              </w:rPr>
            </w:pPr>
            <w:r>
              <w:rPr>
                <w:rStyle w:val="a7"/>
                <w:rFonts w:ascii="Helvetica" w:hAnsi="Helvetica" w:cs="Helvetica"/>
                <w:color w:val="333333"/>
              </w:rPr>
              <w:t>Арифметические операции</w:t>
            </w:r>
          </w:p>
        </w:tc>
      </w:tr>
      <w:tr w:rsidR="001F3AA8" w14:paraId="200EDA9F" w14:textId="77777777" w:rsidTr="001F3AA8">
        <w:trPr>
          <w:tblHeader/>
        </w:trPr>
        <w:tc>
          <w:tcPr>
            <w:tcW w:w="0" w:type="auto"/>
            <w:shd w:val="clear" w:color="auto" w:fill="C4C9DF"/>
            <w:vAlign w:val="center"/>
            <w:hideMark/>
          </w:tcPr>
          <w:p w14:paraId="1F74535D" w14:textId="77777777" w:rsidR="001F3AA8" w:rsidRDefault="001F3AA8">
            <w:pPr>
              <w:rPr>
                <w:rFonts w:ascii="Helvetica" w:hAnsi="Helvetica" w:cs="Helvetica"/>
                <w:b/>
                <w:bCs/>
                <w:color w:val="333333"/>
              </w:rPr>
            </w:pPr>
            <w:r>
              <w:rPr>
                <w:rFonts w:ascii="Helvetica" w:hAnsi="Helvetica" w:cs="Helvetica"/>
                <w:b/>
                <w:bCs/>
                <w:color w:val="333333"/>
              </w:rPr>
              <w:t>Пример</w:t>
            </w:r>
          </w:p>
        </w:tc>
        <w:tc>
          <w:tcPr>
            <w:tcW w:w="0" w:type="auto"/>
            <w:shd w:val="clear" w:color="auto" w:fill="C4C9DF"/>
            <w:vAlign w:val="center"/>
            <w:hideMark/>
          </w:tcPr>
          <w:p w14:paraId="4CAECB89" w14:textId="77777777" w:rsidR="001F3AA8" w:rsidRDefault="001F3AA8">
            <w:pPr>
              <w:rPr>
                <w:rFonts w:ascii="Helvetica" w:hAnsi="Helvetica" w:cs="Helvetica"/>
                <w:b/>
                <w:bCs/>
                <w:color w:val="333333"/>
              </w:rPr>
            </w:pPr>
            <w:r>
              <w:rPr>
                <w:rFonts w:ascii="Helvetica" w:hAnsi="Helvetica" w:cs="Helvetica"/>
                <w:b/>
                <w:bCs/>
                <w:color w:val="333333"/>
              </w:rPr>
              <w:t>Название</w:t>
            </w:r>
          </w:p>
        </w:tc>
        <w:tc>
          <w:tcPr>
            <w:tcW w:w="0" w:type="auto"/>
            <w:shd w:val="clear" w:color="auto" w:fill="C4C9DF"/>
            <w:vAlign w:val="center"/>
            <w:hideMark/>
          </w:tcPr>
          <w:p w14:paraId="68C31BD0" w14:textId="77777777" w:rsidR="001F3AA8" w:rsidRDefault="001F3AA8">
            <w:pPr>
              <w:rPr>
                <w:rFonts w:ascii="Helvetica" w:hAnsi="Helvetica" w:cs="Helvetica"/>
                <w:b/>
                <w:bCs/>
                <w:color w:val="333333"/>
              </w:rPr>
            </w:pPr>
            <w:r>
              <w:rPr>
                <w:rFonts w:ascii="Helvetica" w:hAnsi="Helvetica" w:cs="Helvetica"/>
                <w:b/>
                <w:bCs/>
                <w:color w:val="333333"/>
              </w:rPr>
              <w:t>Результат</w:t>
            </w:r>
          </w:p>
        </w:tc>
      </w:tr>
      <w:tr w:rsidR="001F3AA8" w14:paraId="526AFB6A" w14:textId="77777777" w:rsidTr="001F3AA8">
        <w:tc>
          <w:tcPr>
            <w:tcW w:w="0" w:type="auto"/>
            <w:shd w:val="clear" w:color="auto" w:fill="FFFFFF"/>
            <w:hideMark/>
          </w:tcPr>
          <w:p w14:paraId="74E5DA5A" w14:textId="77777777" w:rsidR="001F3AA8" w:rsidRDefault="001F3AA8">
            <w:pPr>
              <w:rPr>
                <w:rFonts w:ascii="Helvetica" w:hAnsi="Helvetica" w:cs="Helvetica"/>
                <w:color w:val="333333"/>
              </w:rPr>
            </w:pPr>
            <w:r>
              <w:rPr>
                <w:rFonts w:ascii="Helvetica" w:hAnsi="Helvetica" w:cs="Helvetica"/>
                <w:color w:val="333333"/>
              </w:rPr>
              <w:t>+$a</w:t>
            </w:r>
          </w:p>
        </w:tc>
        <w:tc>
          <w:tcPr>
            <w:tcW w:w="0" w:type="auto"/>
            <w:shd w:val="clear" w:color="auto" w:fill="FFFFFF"/>
            <w:hideMark/>
          </w:tcPr>
          <w:p w14:paraId="30F6B1AC" w14:textId="77777777" w:rsidR="001F3AA8" w:rsidRDefault="001F3AA8">
            <w:pPr>
              <w:rPr>
                <w:rFonts w:ascii="Helvetica" w:hAnsi="Helvetica" w:cs="Helvetica"/>
                <w:color w:val="333333"/>
              </w:rPr>
            </w:pPr>
            <w:r>
              <w:rPr>
                <w:rFonts w:ascii="Helvetica" w:hAnsi="Helvetica" w:cs="Helvetica"/>
                <w:color w:val="333333"/>
              </w:rPr>
              <w:t>Идентичность</w:t>
            </w:r>
          </w:p>
        </w:tc>
        <w:tc>
          <w:tcPr>
            <w:tcW w:w="0" w:type="auto"/>
            <w:shd w:val="clear" w:color="auto" w:fill="FFFFFF"/>
            <w:hideMark/>
          </w:tcPr>
          <w:p w14:paraId="030ADA72" w14:textId="77777777" w:rsidR="001F3AA8" w:rsidRDefault="001F3AA8">
            <w:pPr>
              <w:rPr>
                <w:rFonts w:ascii="Helvetica" w:hAnsi="Helvetica" w:cs="Helvetica"/>
                <w:color w:val="333333"/>
              </w:rPr>
            </w:pPr>
            <w:r>
              <w:rPr>
                <w:rFonts w:ascii="Helvetica" w:hAnsi="Helvetica" w:cs="Helvetica"/>
                <w:color w:val="333333"/>
              </w:rPr>
              <w:t>Конвертация </w:t>
            </w:r>
            <w:r>
              <w:rPr>
                <w:rStyle w:val="HTML2"/>
                <w:rFonts w:ascii="Helvetica" w:hAnsi="Helvetica" w:cs="Helvetica"/>
                <w:color w:val="333333"/>
              </w:rPr>
              <w:t>$a</w:t>
            </w:r>
            <w:r>
              <w:rPr>
                <w:rFonts w:ascii="Helvetica" w:hAnsi="Helvetica" w:cs="Helvetica"/>
                <w:color w:val="333333"/>
              </w:rPr>
              <w:t> в </w:t>
            </w:r>
            <w:proofErr w:type="spellStart"/>
            <w:r>
              <w:rPr>
                <w:rStyle w:val="type"/>
                <w:rFonts w:ascii="Helvetica" w:hAnsi="Helvetica" w:cs="Helvetica"/>
                <w:color w:val="333333"/>
              </w:rPr>
              <w:t>int</w:t>
            </w:r>
            <w:proofErr w:type="spellEnd"/>
            <w:r>
              <w:rPr>
                <w:rFonts w:ascii="Helvetica" w:hAnsi="Helvetica" w:cs="Helvetica"/>
                <w:color w:val="333333"/>
              </w:rPr>
              <w:t> или </w:t>
            </w:r>
            <w:proofErr w:type="spellStart"/>
            <w:r>
              <w:rPr>
                <w:rStyle w:val="type"/>
                <w:rFonts w:ascii="Helvetica" w:hAnsi="Helvetica" w:cs="Helvetica"/>
                <w:color w:val="333333"/>
              </w:rPr>
              <w:t>float</w:t>
            </w:r>
            <w:proofErr w:type="spellEnd"/>
            <w:r>
              <w:rPr>
                <w:rFonts w:ascii="Helvetica" w:hAnsi="Helvetica" w:cs="Helvetica"/>
                <w:color w:val="333333"/>
              </w:rPr>
              <w:t>, что более подходит.</w:t>
            </w:r>
          </w:p>
        </w:tc>
      </w:tr>
      <w:tr w:rsidR="001F3AA8" w14:paraId="0FF69EBB" w14:textId="77777777" w:rsidTr="001F3AA8">
        <w:tc>
          <w:tcPr>
            <w:tcW w:w="0" w:type="auto"/>
            <w:shd w:val="clear" w:color="auto" w:fill="E6E6E6"/>
            <w:hideMark/>
          </w:tcPr>
          <w:p w14:paraId="6D3BED98" w14:textId="77777777" w:rsidR="001F3AA8" w:rsidRDefault="001F3AA8">
            <w:pPr>
              <w:rPr>
                <w:rFonts w:ascii="Helvetica" w:hAnsi="Helvetica" w:cs="Helvetica"/>
                <w:color w:val="333333"/>
              </w:rPr>
            </w:pPr>
            <w:r>
              <w:rPr>
                <w:rFonts w:ascii="Helvetica" w:hAnsi="Helvetica" w:cs="Helvetica"/>
                <w:color w:val="333333"/>
              </w:rPr>
              <w:t>-$a</w:t>
            </w:r>
          </w:p>
        </w:tc>
        <w:tc>
          <w:tcPr>
            <w:tcW w:w="0" w:type="auto"/>
            <w:shd w:val="clear" w:color="auto" w:fill="E6E6E6"/>
            <w:hideMark/>
          </w:tcPr>
          <w:p w14:paraId="2F16DA21" w14:textId="77777777" w:rsidR="001F3AA8" w:rsidRDefault="001F3AA8">
            <w:pPr>
              <w:rPr>
                <w:rFonts w:ascii="Helvetica" w:hAnsi="Helvetica" w:cs="Helvetica"/>
                <w:color w:val="333333"/>
              </w:rPr>
            </w:pPr>
            <w:r>
              <w:rPr>
                <w:rFonts w:ascii="Helvetica" w:hAnsi="Helvetica" w:cs="Helvetica"/>
                <w:color w:val="333333"/>
              </w:rPr>
              <w:t>Отрицание</w:t>
            </w:r>
          </w:p>
        </w:tc>
        <w:tc>
          <w:tcPr>
            <w:tcW w:w="0" w:type="auto"/>
            <w:shd w:val="clear" w:color="auto" w:fill="E6E6E6"/>
            <w:hideMark/>
          </w:tcPr>
          <w:p w14:paraId="1ABAEBD9" w14:textId="77777777" w:rsidR="001F3AA8" w:rsidRDefault="001F3AA8">
            <w:pPr>
              <w:rPr>
                <w:rFonts w:ascii="Helvetica" w:hAnsi="Helvetica" w:cs="Helvetica"/>
                <w:color w:val="333333"/>
              </w:rPr>
            </w:pPr>
            <w:r>
              <w:rPr>
                <w:rFonts w:ascii="Helvetica" w:hAnsi="Helvetica" w:cs="Helvetica"/>
                <w:color w:val="333333"/>
              </w:rPr>
              <w:t>Смена знака </w:t>
            </w:r>
            <w:r>
              <w:rPr>
                <w:rStyle w:val="HTML2"/>
                <w:rFonts w:ascii="Helvetica" w:hAnsi="Helvetica" w:cs="Helvetica"/>
                <w:color w:val="333333"/>
              </w:rPr>
              <w:t>$a</w:t>
            </w:r>
            <w:r>
              <w:rPr>
                <w:rFonts w:ascii="Helvetica" w:hAnsi="Helvetica" w:cs="Helvetica"/>
                <w:color w:val="333333"/>
              </w:rPr>
              <w:t>.</w:t>
            </w:r>
          </w:p>
        </w:tc>
      </w:tr>
      <w:tr w:rsidR="001F3AA8" w14:paraId="6919FFB8" w14:textId="77777777" w:rsidTr="001F3AA8">
        <w:tc>
          <w:tcPr>
            <w:tcW w:w="0" w:type="auto"/>
            <w:shd w:val="clear" w:color="auto" w:fill="FFFFFF"/>
            <w:hideMark/>
          </w:tcPr>
          <w:p w14:paraId="03341692"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FFFFFF"/>
            <w:hideMark/>
          </w:tcPr>
          <w:p w14:paraId="0052A015" w14:textId="77777777" w:rsidR="001F3AA8" w:rsidRDefault="001F3AA8">
            <w:pPr>
              <w:rPr>
                <w:rFonts w:ascii="Helvetica" w:hAnsi="Helvetica" w:cs="Helvetica"/>
                <w:color w:val="333333"/>
              </w:rPr>
            </w:pPr>
            <w:r>
              <w:rPr>
                <w:rFonts w:ascii="Helvetica" w:hAnsi="Helvetica" w:cs="Helvetica"/>
                <w:color w:val="333333"/>
              </w:rPr>
              <w:t>Сложение</w:t>
            </w:r>
          </w:p>
        </w:tc>
        <w:tc>
          <w:tcPr>
            <w:tcW w:w="0" w:type="auto"/>
            <w:shd w:val="clear" w:color="auto" w:fill="FFFFFF"/>
            <w:hideMark/>
          </w:tcPr>
          <w:p w14:paraId="7CD3EC37" w14:textId="77777777" w:rsidR="001F3AA8" w:rsidRDefault="001F3AA8">
            <w:pPr>
              <w:rPr>
                <w:rFonts w:ascii="Helvetica" w:hAnsi="Helvetica" w:cs="Helvetica"/>
                <w:color w:val="333333"/>
              </w:rPr>
            </w:pPr>
            <w:r>
              <w:rPr>
                <w:rFonts w:ascii="Helvetica" w:hAnsi="Helvetica" w:cs="Helvetica"/>
                <w:color w:val="333333"/>
              </w:rPr>
              <w:t>Сумма </w:t>
            </w:r>
            <w:r>
              <w:rPr>
                <w:rStyle w:val="HTML2"/>
                <w:rFonts w:ascii="Helvetica" w:hAnsi="Helvetica" w:cs="Helvetica"/>
                <w:color w:val="333333"/>
              </w:rPr>
              <w:t>$a</w:t>
            </w:r>
            <w:r>
              <w:rPr>
                <w:rFonts w:ascii="Helvetica" w:hAnsi="Helvetica" w:cs="Helvetica"/>
                <w:color w:val="333333"/>
              </w:rPr>
              <w:t> и </w:t>
            </w:r>
            <w:r>
              <w:rPr>
                <w:rStyle w:val="HTML2"/>
                <w:rFonts w:ascii="Helvetica" w:hAnsi="Helvetica" w:cs="Helvetica"/>
                <w:color w:val="333333"/>
              </w:rPr>
              <w:t>$b</w:t>
            </w:r>
            <w:r>
              <w:rPr>
                <w:rFonts w:ascii="Helvetica" w:hAnsi="Helvetica" w:cs="Helvetica"/>
                <w:color w:val="333333"/>
              </w:rPr>
              <w:t>.</w:t>
            </w:r>
          </w:p>
        </w:tc>
      </w:tr>
      <w:tr w:rsidR="001F3AA8" w14:paraId="3458F60A" w14:textId="77777777" w:rsidTr="001F3AA8">
        <w:tc>
          <w:tcPr>
            <w:tcW w:w="0" w:type="auto"/>
            <w:shd w:val="clear" w:color="auto" w:fill="E6E6E6"/>
            <w:hideMark/>
          </w:tcPr>
          <w:p w14:paraId="25742EB4"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E6E6E6"/>
            <w:hideMark/>
          </w:tcPr>
          <w:p w14:paraId="753088B4" w14:textId="77777777" w:rsidR="001F3AA8" w:rsidRDefault="001F3AA8">
            <w:pPr>
              <w:rPr>
                <w:rFonts w:ascii="Helvetica" w:hAnsi="Helvetica" w:cs="Helvetica"/>
                <w:color w:val="333333"/>
              </w:rPr>
            </w:pPr>
            <w:r>
              <w:rPr>
                <w:rFonts w:ascii="Helvetica" w:hAnsi="Helvetica" w:cs="Helvetica"/>
                <w:color w:val="333333"/>
              </w:rPr>
              <w:t>Вычитание</w:t>
            </w:r>
          </w:p>
        </w:tc>
        <w:tc>
          <w:tcPr>
            <w:tcW w:w="0" w:type="auto"/>
            <w:shd w:val="clear" w:color="auto" w:fill="E6E6E6"/>
            <w:hideMark/>
          </w:tcPr>
          <w:p w14:paraId="61F94F02" w14:textId="77777777" w:rsidR="001F3AA8" w:rsidRDefault="001F3AA8">
            <w:pPr>
              <w:rPr>
                <w:rFonts w:ascii="Helvetica" w:hAnsi="Helvetica" w:cs="Helvetica"/>
                <w:color w:val="333333"/>
              </w:rPr>
            </w:pPr>
            <w:r>
              <w:rPr>
                <w:rFonts w:ascii="Helvetica" w:hAnsi="Helvetica" w:cs="Helvetica"/>
                <w:color w:val="333333"/>
              </w:rPr>
              <w:t>Разность </w:t>
            </w:r>
            <w:r>
              <w:rPr>
                <w:rStyle w:val="HTML2"/>
                <w:rFonts w:ascii="Helvetica" w:hAnsi="Helvetica" w:cs="Helvetica"/>
                <w:color w:val="333333"/>
              </w:rPr>
              <w:t>$a</w:t>
            </w:r>
            <w:r>
              <w:rPr>
                <w:rFonts w:ascii="Helvetica" w:hAnsi="Helvetica" w:cs="Helvetica"/>
                <w:color w:val="333333"/>
              </w:rPr>
              <w:t> и </w:t>
            </w:r>
            <w:r>
              <w:rPr>
                <w:rStyle w:val="HTML2"/>
                <w:rFonts w:ascii="Helvetica" w:hAnsi="Helvetica" w:cs="Helvetica"/>
                <w:color w:val="333333"/>
              </w:rPr>
              <w:t>$b</w:t>
            </w:r>
            <w:r>
              <w:rPr>
                <w:rFonts w:ascii="Helvetica" w:hAnsi="Helvetica" w:cs="Helvetica"/>
                <w:color w:val="333333"/>
              </w:rPr>
              <w:t>.</w:t>
            </w:r>
          </w:p>
        </w:tc>
      </w:tr>
      <w:tr w:rsidR="001F3AA8" w14:paraId="05C6F54D" w14:textId="77777777" w:rsidTr="001F3AA8">
        <w:tc>
          <w:tcPr>
            <w:tcW w:w="0" w:type="auto"/>
            <w:shd w:val="clear" w:color="auto" w:fill="FFFFFF"/>
            <w:hideMark/>
          </w:tcPr>
          <w:p w14:paraId="53E3B034"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FFFFFF"/>
            <w:hideMark/>
          </w:tcPr>
          <w:p w14:paraId="60EB9B2C" w14:textId="77777777" w:rsidR="001F3AA8" w:rsidRDefault="001F3AA8">
            <w:pPr>
              <w:rPr>
                <w:rFonts w:ascii="Helvetica" w:hAnsi="Helvetica" w:cs="Helvetica"/>
                <w:color w:val="333333"/>
              </w:rPr>
            </w:pPr>
            <w:r>
              <w:rPr>
                <w:rFonts w:ascii="Helvetica" w:hAnsi="Helvetica" w:cs="Helvetica"/>
                <w:color w:val="333333"/>
              </w:rPr>
              <w:t>Умножение</w:t>
            </w:r>
          </w:p>
        </w:tc>
        <w:tc>
          <w:tcPr>
            <w:tcW w:w="0" w:type="auto"/>
            <w:shd w:val="clear" w:color="auto" w:fill="FFFFFF"/>
            <w:hideMark/>
          </w:tcPr>
          <w:p w14:paraId="49ACD07C" w14:textId="77777777" w:rsidR="001F3AA8" w:rsidRDefault="001F3AA8">
            <w:pPr>
              <w:rPr>
                <w:rFonts w:ascii="Helvetica" w:hAnsi="Helvetica" w:cs="Helvetica"/>
                <w:color w:val="333333"/>
              </w:rPr>
            </w:pPr>
            <w:r>
              <w:rPr>
                <w:rFonts w:ascii="Helvetica" w:hAnsi="Helvetica" w:cs="Helvetica"/>
                <w:color w:val="333333"/>
              </w:rPr>
              <w:t>Произведение </w:t>
            </w:r>
            <w:r>
              <w:rPr>
                <w:rStyle w:val="HTML2"/>
                <w:rFonts w:ascii="Helvetica" w:hAnsi="Helvetica" w:cs="Helvetica"/>
                <w:color w:val="333333"/>
              </w:rPr>
              <w:t>$a</w:t>
            </w:r>
            <w:r>
              <w:rPr>
                <w:rFonts w:ascii="Helvetica" w:hAnsi="Helvetica" w:cs="Helvetica"/>
                <w:color w:val="333333"/>
              </w:rPr>
              <w:t> и </w:t>
            </w:r>
            <w:r>
              <w:rPr>
                <w:rStyle w:val="HTML2"/>
                <w:rFonts w:ascii="Helvetica" w:hAnsi="Helvetica" w:cs="Helvetica"/>
                <w:color w:val="333333"/>
              </w:rPr>
              <w:t>$b</w:t>
            </w:r>
            <w:r>
              <w:rPr>
                <w:rFonts w:ascii="Helvetica" w:hAnsi="Helvetica" w:cs="Helvetica"/>
                <w:color w:val="333333"/>
              </w:rPr>
              <w:t>.</w:t>
            </w:r>
          </w:p>
        </w:tc>
      </w:tr>
      <w:tr w:rsidR="001F3AA8" w14:paraId="2DCC0BCB" w14:textId="77777777" w:rsidTr="001F3AA8">
        <w:tc>
          <w:tcPr>
            <w:tcW w:w="0" w:type="auto"/>
            <w:shd w:val="clear" w:color="auto" w:fill="E6E6E6"/>
            <w:hideMark/>
          </w:tcPr>
          <w:p w14:paraId="3CBD2CB1"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E6E6E6"/>
            <w:hideMark/>
          </w:tcPr>
          <w:p w14:paraId="4068521A" w14:textId="77777777" w:rsidR="001F3AA8" w:rsidRDefault="001F3AA8">
            <w:pPr>
              <w:rPr>
                <w:rFonts w:ascii="Helvetica" w:hAnsi="Helvetica" w:cs="Helvetica"/>
                <w:color w:val="333333"/>
              </w:rPr>
            </w:pPr>
            <w:r>
              <w:rPr>
                <w:rFonts w:ascii="Helvetica" w:hAnsi="Helvetica" w:cs="Helvetica"/>
                <w:color w:val="333333"/>
              </w:rPr>
              <w:t>Деление</w:t>
            </w:r>
          </w:p>
        </w:tc>
        <w:tc>
          <w:tcPr>
            <w:tcW w:w="0" w:type="auto"/>
            <w:shd w:val="clear" w:color="auto" w:fill="E6E6E6"/>
            <w:hideMark/>
          </w:tcPr>
          <w:p w14:paraId="7D227414" w14:textId="77777777" w:rsidR="001F3AA8" w:rsidRDefault="001F3AA8">
            <w:pPr>
              <w:rPr>
                <w:rFonts w:ascii="Helvetica" w:hAnsi="Helvetica" w:cs="Helvetica"/>
                <w:color w:val="333333"/>
              </w:rPr>
            </w:pPr>
            <w:r>
              <w:rPr>
                <w:rFonts w:ascii="Helvetica" w:hAnsi="Helvetica" w:cs="Helvetica"/>
                <w:color w:val="333333"/>
              </w:rPr>
              <w:t>Частное от деления </w:t>
            </w:r>
            <w:r>
              <w:rPr>
                <w:rStyle w:val="HTML2"/>
                <w:rFonts w:ascii="Helvetica" w:hAnsi="Helvetica" w:cs="Helvetica"/>
                <w:color w:val="333333"/>
              </w:rPr>
              <w:t>$a</w:t>
            </w:r>
            <w:r>
              <w:rPr>
                <w:rFonts w:ascii="Helvetica" w:hAnsi="Helvetica" w:cs="Helvetica"/>
                <w:color w:val="333333"/>
              </w:rPr>
              <w:t> на </w:t>
            </w:r>
            <w:r>
              <w:rPr>
                <w:rStyle w:val="HTML2"/>
                <w:rFonts w:ascii="Helvetica" w:hAnsi="Helvetica" w:cs="Helvetica"/>
                <w:color w:val="333333"/>
              </w:rPr>
              <w:t>$b</w:t>
            </w:r>
            <w:r>
              <w:rPr>
                <w:rFonts w:ascii="Helvetica" w:hAnsi="Helvetica" w:cs="Helvetica"/>
                <w:color w:val="333333"/>
              </w:rPr>
              <w:t>.</w:t>
            </w:r>
          </w:p>
        </w:tc>
      </w:tr>
      <w:tr w:rsidR="001F3AA8" w14:paraId="66050344" w14:textId="77777777" w:rsidTr="001F3AA8">
        <w:tc>
          <w:tcPr>
            <w:tcW w:w="0" w:type="auto"/>
            <w:shd w:val="clear" w:color="auto" w:fill="FFFFFF"/>
            <w:hideMark/>
          </w:tcPr>
          <w:p w14:paraId="07ED2D36"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FFFFFF"/>
            <w:hideMark/>
          </w:tcPr>
          <w:p w14:paraId="30EC2884" w14:textId="77777777" w:rsidR="001F3AA8" w:rsidRDefault="001F3AA8">
            <w:pPr>
              <w:rPr>
                <w:rFonts w:ascii="Helvetica" w:hAnsi="Helvetica" w:cs="Helvetica"/>
                <w:color w:val="333333"/>
              </w:rPr>
            </w:pPr>
            <w:r>
              <w:rPr>
                <w:rFonts w:ascii="Helvetica" w:hAnsi="Helvetica" w:cs="Helvetica"/>
                <w:color w:val="333333"/>
              </w:rPr>
              <w:t>Деление по модулю</w:t>
            </w:r>
          </w:p>
        </w:tc>
        <w:tc>
          <w:tcPr>
            <w:tcW w:w="0" w:type="auto"/>
            <w:shd w:val="clear" w:color="auto" w:fill="FFFFFF"/>
            <w:hideMark/>
          </w:tcPr>
          <w:p w14:paraId="6EDB16C2" w14:textId="77777777" w:rsidR="001F3AA8" w:rsidRDefault="001F3AA8">
            <w:pPr>
              <w:rPr>
                <w:rFonts w:ascii="Helvetica" w:hAnsi="Helvetica" w:cs="Helvetica"/>
                <w:color w:val="333333"/>
              </w:rPr>
            </w:pPr>
            <w:r>
              <w:rPr>
                <w:rFonts w:ascii="Helvetica" w:hAnsi="Helvetica" w:cs="Helvetica"/>
                <w:color w:val="333333"/>
              </w:rPr>
              <w:t>Целочисленный остаток от деления </w:t>
            </w:r>
            <w:r>
              <w:rPr>
                <w:rStyle w:val="HTML2"/>
                <w:rFonts w:ascii="Helvetica" w:hAnsi="Helvetica" w:cs="Helvetica"/>
                <w:color w:val="333333"/>
              </w:rPr>
              <w:t>$a</w:t>
            </w:r>
            <w:r>
              <w:rPr>
                <w:rFonts w:ascii="Helvetica" w:hAnsi="Helvetica" w:cs="Helvetica"/>
                <w:color w:val="333333"/>
              </w:rPr>
              <w:t> на </w:t>
            </w:r>
            <w:r>
              <w:rPr>
                <w:rStyle w:val="HTML2"/>
                <w:rFonts w:ascii="Helvetica" w:hAnsi="Helvetica" w:cs="Helvetica"/>
                <w:color w:val="333333"/>
              </w:rPr>
              <w:t>$b</w:t>
            </w:r>
            <w:r>
              <w:rPr>
                <w:rFonts w:ascii="Helvetica" w:hAnsi="Helvetica" w:cs="Helvetica"/>
                <w:color w:val="333333"/>
              </w:rPr>
              <w:t>.</w:t>
            </w:r>
          </w:p>
        </w:tc>
      </w:tr>
      <w:tr w:rsidR="001F3AA8" w14:paraId="0E7657B5" w14:textId="77777777" w:rsidTr="001F3AA8">
        <w:tc>
          <w:tcPr>
            <w:tcW w:w="0" w:type="auto"/>
            <w:shd w:val="clear" w:color="auto" w:fill="E6E6E6"/>
            <w:hideMark/>
          </w:tcPr>
          <w:p w14:paraId="695B2C08" w14:textId="77777777" w:rsidR="001F3AA8" w:rsidRDefault="001F3AA8">
            <w:pPr>
              <w:rPr>
                <w:rFonts w:ascii="Helvetica" w:hAnsi="Helvetica" w:cs="Helvetica"/>
                <w:color w:val="333333"/>
              </w:rPr>
            </w:pPr>
            <w:r>
              <w:rPr>
                <w:rFonts w:ascii="Helvetica" w:hAnsi="Helvetica" w:cs="Helvetica"/>
                <w:color w:val="333333"/>
              </w:rPr>
              <w:t>$a ** $b</w:t>
            </w:r>
          </w:p>
        </w:tc>
        <w:tc>
          <w:tcPr>
            <w:tcW w:w="0" w:type="auto"/>
            <w:shd w:val="clear" w:color="auto" w:fill="E6E6E6"/>
            <w:hideMark/>
          </w:tcPr>
          <w:p w14:paraId="69B5110F" w14:textId="77777777" w:rsidR="001F3AA8" w:rsidRDefault="001F3AA8">
            <w:pPr>
              <w:rPr>
                <w:rFonts w:ascii="Helvetica" w:hAnsi="Helvetica" w:cs="Helvetica"/>
                <w:color w:val="333333"/>
              </w:rPr>
            </w:pPr>
            <w:r>
              <w:rPr>
                <w:rFonts w:ascii="Helvetica" w:hAnsi="Helvetica" w:cs="Helvetica"/>
                <w:color w:val="333333"/>
              </w:rPr>
              <w:t>Возведение в степень</w:t>
            </w:r>
          </w:p>
        </w:tc>
        <w:tc>
          <w:tcPr>
            <w:tcW w:w="0" w:type="auto"/>
            <w:shd w:val="clear" w:color="auto" w:fill="E6E6E6"/>
            <w:hideMark/>
          </w:tcPr>
          <w:p w14:paraId="625C6AB4" w14:textId="77777777" w:rsidR="001F3AA8" w:rsidRDefault="001F3AA8">
            <w:pPr>
              <w:rPr>
                <w:rFonts w:ascii="Helvetica" w:hAnsi="Helvetica" w:cs="Helvetica"/>
                <w:color w:val="333333"/>
              </w:rPr>
            </w:pPr>
            <w:r>
              <w:rPr>
                <w:rFonts w:ascii="Helvetica" w:hAnsi="Helvetica" w:cs="Helvetica"/>
                <w:color w:val="333333"/>
              </w:rPr>
              <w:t>Возведение </w:t>
            </w:r>
            <w:r>
              <w:rPr>
                <w:rStyle w:val="HTML2"/>
                <w:rFonts w:ascii="Helvetica" w:hAnsi="Helvetica" w:cs="Helvetica"/>
                <w:color w:val="333333"/>
              </w:rPr>
              <w:t>$a</w:t>
            </w:r>
            <w:r>
              <w:rPr>
                <w:rFonts w:ascii="Helvetica" w:hAnsi="Helvetica" w:cs="Helvetica"/>
                <w:color w:val="333333"/>
              </w:rPr>
              <w:t> в степень </w:t>
            </w:r>
            <w:r>
              <w:rPr>
                <w:rStyle w:val="HTML2"/>
                <w:rFonts w:ascii="Helvetica" w:hAnsi="Helvetica" w:cs="Helvetica"/>
                <w:color w:val="333333"/>
              </w:rPr>
              <w:t>$b</w:t>
            </w:r>
            <w:r>
              <w:rPr>
                <w:rFonts w:ascii="Helvetica" w:hAnsi="Helvetica" w:cs="Helvetica"/>
                <w:color w:val="333333"/>
              </w:rPr>
              <w:t>.</w:t>
            </w:r>
          </w:p>
        </w:tc>
      </w:tr>
    </w:tbl>
    <w:p w14:paraId="6D0F65D6" w14:textId="77777777" w:rsidR="001F3AA8" w:rsidRDefault="001F3AA8" w:rsidP="001F3AA8">
      <w:pPr>
        <w:pStyle w:val="simpara"/>
        <w:shd w:val="clear" w:color="auto" w:fill="F2F2F2"/>
        <w:rPr>
          <w:rFonts w:ascii="Helvetica" w:hAnsi="Helvetica" w:cs="Helvetica"/>
          <w:color w:val="333333"/>
        </w:rPr>
      </w:pPr>
      <w:r>
        <w:rPr>
          <w:rFonts w:ascii="Helvetica" w:hAnsi="Helvetica" w:cs="Helvetica"/>
          <w:color w:val="333333"/>
        </w:rPr>
        <w:t>Операция деления ("/") возвращает число с плавающей точкой, кроме случая, когда оба значения являются целыми числами (или строками, которые преобразуются в целые числа), которые делятся нацело - в этом случае возвращается целое значение. Для целочисленного деления используйте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"https://www.php.net/manual/ru/function.intdiv.php"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intdiv</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02C2AD98" w14:textId="77777777" w:rsidR="001F3AA8" w:rsidRDefault="001F3AA8" w:rsidP="001F3AA8">
      <w:pPr>
        <w:pStyle w:val="simpara"/>
        <w:shd w:val="clear" w:color="auto" w:fill="F2F2F2"/>
        <w:rPr>
          <w:rFonts w:ascii="Helvetica" w:hAnsi="Helvetica" w:cs="Helvetica"/>
          <w:color w:val="333333"/>
        </w:rPr>
      </w:pPr>
      <w:r>
        <w:rPr>
          <w:rFonts w:ascii="Helvetica" w:hAnsi="Helvetica" w:cs="Helvetica"/>
          <w:color w:val="333333"/>
        </w:rPr>
        <w:t>При делении по модулю операнды преобразуются в целые числа (</w:t>
      </w:r>
      <w:proofErr w:type="spellStart"/>
      <w:r>
        <w:rPr>
          <w:rStyle w:val="type"/>
          <w:rFonts w:ascii="Helvetica" w:hAnsi="Helvetica" w:cs="Helvetica"/>
          <w:color w:val="333333"/>
        </w:rPr>
        <w:t>int</w:t>
      </w:r>
      <w:proofErr w:type="spellEnd"/>
      <w:r>
        <w:rPr>
          <w:rFonts w:ascii="Helvetica" w:hAnsi="Helvetica" w:cs="Helvetica"/>
          <w:color w:val="333333"/>
        </w:rPr>
        <w:t>) (путём удаления дробной части) до начала операции. Для деления по модулю чисел с плавающей точкой используйте </w:t>
      </w:r>
      <w:proofErr w:type="spellStart"/>
      <w:r>
        <w:rPr>
          <w:rStyle w:val="function"/>
          <w:rFonts w:ascii="Helvetica" w:hAnsi="Helvetica" w:cs="Helvetica"/>
          <w:color w:val="333333"/>
        </w:rPr>
        <w:fldChar w:fldCharType="begin"/>
      </w:r>
      <w:r>
        <w:rPr>
          <w:rStyle w:val="function"/>
          <w:rFonts w:ascii="Helvetica" w:hAnsi="Helvetica" w:cs="Helvetica"/>
          <w:color w:val="333333"/>
        </w:rPr>
        <w:instrText xml:space="preserve"> HYPERLINK "https://www.php.net/manual/ru/function.fmod.php" </w:instrText>
      </w:r>
      <w:r>
        <w:rPr>
          <w:rStyle w:val="function"/>
          <w:rFonts w:ascii="Helvetica" w:hAnsi="Helvetica" w:cs="Helvetica"/>
          <w:color w:val="333333"/>
        </w:rPr>
        <w:fldChar w:fldCharType="separate"/>
      </w:r>
      <w:proofErr w:type="gramStart"/>
      <w:r>
        <w:rPr>
          <w:rStyle w:val="a8"/>
          <w:rFonts w:ascii="Helvetica" w:hAnsi="Helvetica" w:cs="Helvetica"/>
          <w:color w:val="336699"/>
        </w:rPr>
        <w:t>fmod</w:t>
      </w:r>
      <w:proofErr w:type="spellEnd"/>
      <w:r>
        <w:rPr>
          <w:rStyle w:val="a8"/>
          <w:rFonts w:ascii="Helvetica" w:hAnsi="Helvetica" w:cs="Helvetica"/>
          <w:color w:val="336699"/>
        </w:rPr>
        <w:t>(</w:t>
      </w:r>
      <w:proofErr w:type="gramEnd"/>
      <w:r>
        <w:rPr>
          <w:rStyle w:val="a8"/>
          <w:rFonts w:ascii="Helvetica" w:hAnsi="Helvetica" w:cs="Helvetica"/>
          <w:color w:val="336699"/>
        </w:rPr>
        <w:t>)</w:t>
      </w:r>
      <w:r>
        <w:rPr>
          <w:rStyle w:val="function"/>
          <w:rFonts w:ascii="Helvetica" w:hAnsi="Helvetica" w:cs="Helvetica"/>
          <w:color w:val="333333"/>
        </w:rPr>
        <w:fldChar w:fldCharType="end"/>
      </w:r>
      <w:r>
        <w:rPr>
          <w:rFonts w:ascii="Helvetica" w:hAnsi="Helvetica" w:cs="Helvetica"/>
          <w:color w:val="333333"/>
        </w:rPr>
        <w:t>.</w:t>
      </w:r>
    </w:p>
    <w:p w14:paraId="018A5499" w14:textId="77777777" w:rsidR="001F3AA8" w:rsidRDefault="001F3AA8" w:rsidP="001F3AA8">
      <w:pPr>
        <w:pStyle w:val="para"/>
        <w:shd w:val="clear" w:color="auto" w:fill="F2F2F2"/>
        <w:rPr>
          <w:rFonts w:ascii="Helvetica" w:hAnsi="Helvetica" w:cs="Helvetica"/>
          <w:color w:val="333333"/>
        </w:rPr>
      </w:pPr>
      <w:r>
        <w:rPr>
          <w:rFonts w:ascii="Helvetica" w:hAnsi="Helvetica" w:cs="Helvetica"/>
          <w:color w:val="333333"/>
        </w:rPr>
        <w:t>Результат операции остатка от деления </w:t>
      </w:r>
      <w:r>
        <w:rPr>
          <w:rStyle w:val="HTML"/>
          <w:color w:val="333333"/>
        </w:rPr>
        <w:t>%</w:t>
      </w:r>
      <w:r>
        <w:rPr>
          <w:rFonts w:ascii="Helvetica" w:hAnsi="Helvetica" w:cs="Helvetica"/>
          <w:color w:val="333333"/>
        </w:rPr>
        <w:t> будет иметь тот же знак, что и делимое — то есть, результат </w:t>
      </w:r>
      <w:r>
        <w:rPr>
          <w:rStyle w:val="HTML"/>
          <w:color w:val="333333"/>
        </w:rPr>
        <w:t>$a % $b</w:t>
      </w:r>
      <w:r>
        <w:rPr>
          <w:rFonts w:ascii="Helvetica" w:hAnsi="Helvetica" w:cs="Helvetica"/>
          <w:color w:val="333333"/>
        </w:rPr>
        <w:t> будет иметь тот же знак, что и </w:t>
      </w:r>
      <w:r>
        <w:rPr>
          <w:rStyle w:val="HTML2"/>
          <w:rFonts w:ascii="Courier New" w:hAnsi="Courier New" w:cs="Courier New"/>
          <w:color w:val="333333"/>
          <w:sz w:val="21"/>
          <w:szCs w:val="21"/>
          <w:shd w:val="clear" w:color="auto" w:fill="E6E6E6"/>
        </w:rPr>
        <w:t>$a</w:t>
      </w:r>
      <w:r>
        <w:rPr>
          <w:rFonts w:ascii="Helvetica" w:hAnsi="Helvetica" w:cs="Helvetica"/>
          <w:color w:val="333333"/>
        </w:rPr>
        <w:t>. Например:</w:t>
      </w:r>
    </w:p>
    <w:p w14:paraId="32DC23CA" w14:textId="77777777" w:rsidR="001F3AA8" w:rsidRDefault="001F3AA8" w:rsidP="001F3AA8">
      <w:pPr>
        <w:shd w:val="clear" w:color="auto" w:fill="FFFFFF"/>
        <w:rPr>
          <w:rFonts w:ascii="Helvetica" w:hAnsi="Helvetica" w:cs="Helvetica"/>
          <w:color w:val="333333"/>
        </w:rPr>
      </w:pPr>
      <w:r>
        <w:rPr>
          <w:rStyle w:val="HTML"/>
          <w:rFonts w:eastAsia="Arial"/>
          <w:color w:val="0000BB"/>
        </w:rPr>
        <w:t>&lt;?</w:t>
      </w:r>
      <w:proofErr w:type="spellStart"/>
      <w:r>
        <w:rPr>
          <w:rStyle w:val="HTML"/>
          <w:rFonts w:eastAsia="Arial"/>
          <w:color w:val="0000BB"/>
        </w:rPr>
        <w:t>php</w:t>
      </w:r>
      <w:proofErr w:type="spellEnd"/>
      <w:r>
        <w:rPr>
          <w:rFonts w:ascii="Courier New" w:hAnsi="Courier New" w:cs="Courier New"/>
          <w:color w:val="0000BB"/>
          <w:sz w:val="20"/>
          <w:szCs w:val="20"/>
        </w:rPr>
        <w:br/>
      </w:r>
      <w:r>
        <w:rPr>
          <w:rFonts w:ascii="Courier New" w:hAnsi="Courier New" w:cs="Courier New"/>
          <w:color w:val="0000BB"/>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5 </w:t>
      </w:r>
      <w:r>
        <w:rPr>
          <w:rStyle w:val="HTML"/>
          <w:rFonts w:eastAsia="Arial"/>
          <w:color w:val="007700"/>
        </w:rPr>
        <w:t>% </w:t>
      </w:r>
      <w:r>
        <w:rPr>
          <w:rStyle w:val="HTML"/>
          <w:rFonts w:eastAsia="Arial"/>
          <w:color w:val="0000BB"/>
        </w:rPr>
        <w:t>3</w:t>
      </w:r>
      <w:r>
        <w:rPr>
          <w:rStyle w:val="HTML"/>
          <w:rFonts w:eastAsia="Arial"/>
          <w:color w:val="007700"/>
        </w:rPr>
        <w:t>).</w:t>
      </w:r>
      <w:r>
        <w:rPr>
          <w:rStyle w:val="HTML"/>
          <w:rFonts w:eastAsia="Arial"/>
          <w:color w:val="DD0000"/>
        </w:rPr>
        <w:t>"\n</w:t>
      </w:r>
      <w:proofErr w:type="gramStart"/>
      <w:r>
        <w:rPr>
          <w:rStyle w:val="HTML"/>
          <w:rFonts w:eastAsia="Arial"/>
          <w:color w:val="DD0000"/>
        </w:rPr>
        <w:t>"</w:t>
      </w:r>
      <w:r>
        <w:rPr>
          <w:rStyle w:val="HTML"/>
          <w:rFonts w:eastAsia="Arial"/>
          <w:color w:val="007700"/>
        </w:rPr>
        <w:t>;   </w:t>
      </w:r>
      <w:proofErr w:type="gramEnd"/>
      <w:r>
        <w:rPr>
          <w:rStyle w:val="HTML"/>
          <w:rFonts w:eastAsia="Arial"/>
          <w:color w:val="007700"/>
        </w:rPr>
        <w:t>        </w:t>
      </w:r>
      <w:r>
        <w:rPr>
          <w:rStyle w:val="HTML"/>
          <w:rFonts w:eastAsia="Arial"/>
          <w:color w:val="FF8000"/>
        </w:rPr>
        <w:t>// выводит 2</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5 </w:t>
      </w:r>
      <w:r>
        <w:rPr>
          <w:rStyle w:val="HTML"/>
          <w:rFonts w:eastAsia="Arial"/>
          <w:color w:val="007700"/>
        </w:rPr>
        <w:t>% -</w:t>
      </w:r>
      <w:r>
        <w:rPr>
          <w:rStyle w:val="HTML"/>
          <w:rFonts w:eastAsia="Arial"/>
          <w:color w:val="0000BB"/>
        </w:rPr>
        <w:t>3</w:t>
      </w:r>
      <w:r>
        <w:rPr>
          <w:rStyle w:val="HTML"/>
          <w:rFonts w:eastAsia="Arial"/>
          <w:color w:val="007700"/>
        </w:rPr>
        <w:t>).</w:t>
      </w:r>
      <w:r>
        <w:rPr>
          <w:rStyle w:val="HTML"/>
          <w:rFonts w:eastAsia="Arial"/>
          <w:color w:val="DD0000"/>
        </w:rPr>
        <w:t>"\n"</w:t>
      </w:r>
      <w:r>
        <w:rPr>
          <w:rStyle w:val="HTML"/>
          <w:rFonts w:eastAsia="Arial"/>
          <w:color w:val="007700"/>
        </w:rPr>
        <w:t>;          </w:t>
      </w:r>
      <w:r>
        <w:rPr>
          <w:rStyle w:val="HTML"/>
          <w:rFonts w:eastAsia="Arial"/>
          <w:color w:val="FF8000"/>
        </w:rPr>
        <w:t>// выводит 2</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5 </w:t>
      </w:r>
      <w:r>
        <w:rPr>
          <w:rStyle w:val="HTML"/>
          <w:rFonts w:eastAsia="Arial"/>
          <w:color w:val="007700"/>
        </w:rPr>
        <w:t>% </w:t>
      </w:r>
      <w:r>
        <w:rPr>
          <w:rStyle w:val="HTML"/>
          <w:rFonts w:eastAsia="Arial"/>
          <w:color w:val="0000BB"/>
        </w:rPr>
        <w:t>3</w:t>
      </w:r>
      <w:r>
        <w:rPr>
          <w:rStyle w:val="HTML"/>
          <w:rFonts w:eastAsia="Arial"/>
          <w:color w:val="007700"/>
        </w:rPr>
        <w:t>).</w:t>
      </w:r>
      <w:r>
        <w:rPr>
          <w:rStyle w:val="HTML"/>
          <w:rFonts w:eastAsia="Arial"/>
          <w:color w:val="DD0000"/>
        </w:rPr>
        <w:t>"\n"</w:t>
      </w:r>
      <w:r>
        <w:rPr>
          <w:rStyle w:val="HTML"/>
          <w:rFonts w:eastAsia="Arial"/>
          <w:color w:val="007700"/>
        </w:rPr>
        <w:t>;          </w:t>
      </w:r>
      <w:r>
        <w:rPr>
          <w:rStyle w:val="HTML"/>
          <w:rFonts w:eastAsia="Arial"/>
          <w:color w:val="FF8000"/>
        </w:rPr>
        <w:t>// выводит -2</w:t>
      </w:r>
      <w:r>
        <w:rPr>
          <w:rFonts w:ascii="Courier New" w:hAnsi="Courier New" w:cs="Courier New"/>
          <w:color w:val="FF8000"/>
          <w:sz w:val="20"/>
          <w:szCs w:val="20"/>
        </w:rPr>
        <w:br/>
      </w:r>
      <w:proofErr w:type="spellStart"/>
      <w:r>
        <w:rPr>
          <w:rStyle w:val="HTML"/>
          <w:rFonts w:eastAsia="Arial"/>
          <w:color w:val="007700"/>
        </w:rPr>
        <w:t>echo</w:t>
      </w:r>
      <w:proofErr w:type="spellEnd"/>
      <w:r>
        <w:rPr>
          <w:rStyle w:val="HTML"/>
          <w:rFonts w:eastAsia="Arial"/>
          <w:color w:val="007700"/>
        </w:rPr>
        <w:t> (-</w:t>
      </w:r>
      <w:r>
        <w:rPr>
          <w:rStyle w:val="HTML"/>
          <w:rFonts w:eastAsia="Arial"/>
          <w:color w:val="0000BB"/>
        </w:rPr>
        <w:t>5 </w:t>
      </w:r>
      <w:r>
        <w:rPr>
          <w:rStyle w:val="HTML"/>
          <w:rFonts w:eastAsia="Arial"/>
          <w:color w:val="007700"/>
        </w:rPr>
        <w:t>% -</w:t>
      </w:r>
      <w:r>
        <w:rPr>
          <w:rStyle w:val="HTML"/>
          <w:rFonts w:eastAsia="Arial"/>
          <w:color w:val="0000BB"/>
        </w:rPr>
        <w:t>3</w:t>
      </w:r>
      <w:r>
        <w:rPr>
          <w:rStyle w:val="HTML"/>
          <w:rFonts w:eastAsia="Arial"/>
          <w:color w:val="007700"/>
        </w:rPr>
        <w:t>).</w:t>
      </w:r>
      <w:r>
        <w:rPr>
          <w:rStyle w:val="HTML"/>
          <w:rFonts w:eastAsia="Arial"/>
          <w:color w:val="DD0000"/>
        </w:rPr>
        <w:t>"\n"</w:t>
      </w:r>
      <w:r>
        <w:rPr>
          <w:rStyle w:val="HTML"/>
          <w:rFonts w:eastAsia="Arial"/>
          <w:color w:val="007700"/>
        </w:rPr>
        <w:t>;         </w:t>
      </w:r>
      <w:r>
        <w:rPr>
          <w:rStyle w:val="HTML"/>
          <w:rFonts w:eastAsia="Arial"/>
          <w:color w:val="FF8000"/>
        </w:rPr>
        <w:t>// выводит -2</w:t>
      </w:r>
      <w:r>
        <w:rPr>
          <w:rFonts w:ascii="Courier New" w:hAnsi="Courier New" w:cs="Courier New"/>
          <w:color w:val="FF8000"/>
          <w:sz w:val="20"/>
          <w:szCs w:val="20"/>
        </w:rPr>
        <w:br/>
      </w:r>
      <w:r>
        <w:rPr>
          <w:rFonts w:ascii="Courier New" w:hAnsi="Courier New" w:cs="Courier New"/>
          <w:color w:val="FF8000"/>
          <w:sz w:val="20"/>
          <w:szCs w:val="20"/>
        </w:rPr>
        <w:br/>
      </w:r>
      <w:r>
        <w:rPr>
          <w:rStyle w:val="HTML"/>
          <w:rFonts w:eastAsia="Arial"/>
          <w:color w:val="0000BB"/>
        </w:rPr>
        <w:t>?&gt;</w:t>
      </w:r>
    </w:p>
    <w:p w14:paraId="4EBB7A50" w14:textId="50EDE57F" w:rsidR="001F3AA8" w:rsidRDefault="001F3AA8" w:rsidP="008B438E">
      <w:pPr>
        <w:rPr>
          <w:rFonts w:ascii="Times New Roman" w:hAnsi="Times New Roman" w:cs="Times New Roman"/>
          <w:sz w:val="24"/>
          <w:szCs w:val="24"/>
        </w:rPr>
      </w:pPr>
    </w:p>
    <w:p w14:paraId="518A2A0E" w14:textId="59164BB5" w:rsidR="001F3AA8" w:rsidRDefault="001F3AA8" w:rsidP="008B438E">
      <w:pPr>
        <w:rPr>
          <w:rFonts w:ascii="Times New Roman" w:hAnsi="Times New Roman" w:cs="Times New Roman"/>
          <w:sz w:val="24"/>
          <w:szCs w:val="24"/>
        </w:rPr>
      </w:pPr>
      <w:r>
        <w:rPr>
          <w:b/>
          <w:bCs/>
          <w:color w:val="333333"/>
          <w:shd w:val="clear" w:color="auto" w:fill="FFFFFF"/>
        </w:rPr>
        <w:t>Преобразование</w:t>
      </w:r>
      <w:r>
        <w:rPr>
          <w:color w:val="333333"/>
          <w:shd w:val="clear" w:color="auto" w:fill="FFFFFF"/>
        </w:rPr>
        <w:t> типов переменных </w:t>
      </w:r>
      <w:r>
        <w:rPr>
          <w:b/>
          <w:bCs/>
          <w:color w:val="333333"/>
          <w:shd w:val="clear" w:color="auto" w:fill="FFFFFF"/>
        </w:rPr>
        <w:t>в</w:t>
      </w:r>
      <w:r>
        <w:rPr>
          <w:color w:val="333333"/>
          <w:shd w:val="clear" w:color="auto" w:fill="FFFFFF"/>
        </w:rPr>
        <w:t> </w:t>
      </w:r>
      <w:r>
        <w:rPr>
          <w:b/>
          <w:bCs/>
          <w:color w:val="333333"/>
          <w:shd w:val="clear" w:color="auto" w:fill="FFFFFF"/>
        </w:rPr>
        <w:t>PHP</w:t>
      </w:r>
      <w:r>
        <w:rPr>
          <w:color w:val="333333"/>
          <w:shd w:val="clear" w:color="auto" w:fill="FFFFFF"/>
        </w:rPr>
        <w:t> происходит в зависимости от контекста. Когда использовали </w:t>
      </w:r>
      <w:r>
        <w:rPr>
          <w:b/>
          <w:bCs/>
          <w:color w:val="333333"/>
          <w:shd w:val="clear" w:color="auto" w:fill="FFFFFF"/>
        </w:rPr>
        <w:t>арифметический</w:t>
      </w:r>
      <w:r>
        <w:rPr>
          <w:color w:val="333333"/>
          <w:shd w:val="clear" w:color="auto" w:fill="FFFFFF"/>
        </w:rPr>
        <w:t> </w:t>
      </w:r>
      <w:r>
        <w:rPr>
          <w:b/>
          <w:bCs/>
          <w:color w:val="333333"/>
          <w:shd w:val="clear" w:color="auto" w:fill="FFFFFF"/>
        </w:rPr>
        <w:t>оператор</w:t>
      </w:r>
      <w:r>
        <w:rPr>
          <w:color w:val="333333"/>
          <w:shd w:val="clear" w:color="auto" w:fill="FFFFFF"/>
        </w:rPr>
        <w:t>, предназначенный для работы с </w:t>
      </w:r>
      <w:r>
        <w:rPr>
          <w:b/>
          <w:bCs/>
          <w:color w:val="333333"/>
          <w:shd w:val="clear" w:color="auto" w:fill="FFFFFF"/>
        </w:rPr>
        <w:t>числами</w:t>
      </w:r>
      <w:r>
        <w:rPr>
          <w:color w:val="333333"/>
          <w:shd w:val="clear" w:color="auto" w:fill="FFFFFF"/>
        </w:rPr>
        <w:t>, строковую переменную </w:t>
      </w:r>
      <w:r>
        <w:rPr>
          <w:b/>
          <w:bCs/>
          <w:color w:val="333333"/>
          <w:shd w:val="clear" w:color="auto" w:fill="FFFFFF"/>
        </w:rPr>
        <w:t>PHP</w:t>
      </w:r>
      <w:r>
        <w:rPr>
          <w:color w:val="333333"/>
          <w:shd w:val="clear" w:color="auto" w:fill="FFFFFF"/>
        </w:rPr>
        <w:t> </w:t>
      </w:r>
      <w:r>
        <w:rPr>
          <w:b/>
          <w:bCs/>
          <w:color w:val="333333"/>
          <w:shd w:val="clear" w:color="auto" w:fill="FFFFFF"/>
        </w:rPr>
        <w:t>автоматически</w:t>
      </w:r>
      <w:r>
        <w:rPr>
          <w:color w:val="333333"/>
          <w:shd w:val="clear" w:color="auto" w:fill="FFFFFF"/>
        </w:rPr>
        <w:t> преобразовал </w:t>
      </w:r>
      <w:r>
        <w:rPr>
          <w:b/>
          <w:bCs/>
          <w:color w:val="333333"/>
          <w:shd w:val="clear" w:color="auto" w:fill="FFFFFF"/>
        </w:rPr>
        <w:t>в</w:t>
      </w:r>
      <w:r>
        <w:rPr>
          <w:color w:val="333333"/>
          <w:shd w:val="clear" w:color="auto" w:fill="FFFFFF"/>
        </w:rPr>
        <w:t> </w:t>
      </w:r>
      <w:r>
        <w:rPr>
          <w:b/>
          <w:bCs/>
          <w:color w:val="333333"/>
          <w:shd w:val="clear" w:color="auto" w:fill="FFFFFF"/>
        </w:rPr>
        <w:t>число</w:t>
      </w:r>
      <w:r>
        <w:rPr>
          <w:color w:val="333333"/>
          <w:shd w:val="clear" w:color="auto" w:fill="FFFFFF"/>
        </w:rPr>
        <w:t>. При использовании </w:t>
      </w:r>
      <w:r>
        <w:rPr>
          <w:b/>
          <w:bCs/>
          <w:color w:val="333333"/>
          <w:shd w:val="clear" w:color="auto" w:fill="FFFFFF"/>
        </w:rPr>
        <w:t>оператора</w:t>
      </w:r>
      <w:r>
        <w:rPr>
          <w:color w:val="333333"/>
          <w:shd w:val="clear" w:color="auto" w:fill="FFFFFF"/>
        </w:rPr>
        <w:t> конкатенации </w:t>
      </w:r>
      <w:r>
        <w:rPr>
          <w:b/>
          <w:bCs/>
          <w:color w:val="333333"/>
          <w:shd w:val="clear" w:color="auto" w:fill="FFFFFF"/>
        </w:rPr>
        <w:t>строк</w:t>
      </w:r>
      <w:r>
        <w:rPr>
          <w:color w:val="333333"/>
          <w:shd w:val="clear" w:color="auto" w:fill="FFFFFF"/>
        </w:rPr>
        <w:t> </w:t>
      </w:r>
      <w:r>
        <w:rPr>
          <w:b/>
          <w:bCs/>
          <w:color w:val="333333"/>
          <w:shd w:val="clear" w:color="auto" w:fill="FFFFFF"/>
        </w:rPr>
        <w:t>число</w:t>
      </w:r>
      <w:r>
        <w:rPr>
          <w:color w:val="333333"/>
          <w:shd w:val="clear" w:color="auto" w:fill="FFFFFF"/>
        </w:rPr>
        <w:t> было </w:t>
      </w:r>
      <w:r>
        <w:rPr>
          <w:b/>
          <w:bCs/>
          <w:color w:val="333333"/>
          <w:shd w:val="clear" w:color="auto" w:fill="FFFFFF"/>
        </w:rPr>
        <w:t>автоматически</w:t>
      </w:r>
      <w:r>
        <w:rPr>
          <w:color w:val="333333"/>
          <w:shd w:val="clear" w:color="auto" w:fill="FFFFFF"/>
        </w:rPr>
        <w:t> преобразовано в </w:t>
      </w:r>
      <w:r>
        <w:rPr>
          <w:b/>
          <w:bCs/>
          <w:color w:val="333333"/>
          <w:shd w:val="clear" w:color="auto" w:fill="FFFFFF"/>
        </w:rPr>
        <w:t>строку</w:t>
      </w:r>
      <w:r>
        <w:rPr>
          <w:color w:val="333333"/>
          <w:shd w:val="clear" w:color="auto" w:fill="FFFFFF"/>
        </w:rPr>
        <w:t>.</w:t>
      </w:r>
    </w:p>
    <w:p w14:paraId="027D6B7E" w14:textId="531FD364" w:rsidR="001F3AA8" w:rsidRDefault="001F3AA8">
      <w:pPr>
        <w:rPr>
          <w:rFonts w:ascii="Times New Roman" w:hAnsi="Times New Roman" w:cs="Times New Roman"/>
          <w:sz w:val="24"/>
          <w:szCs w:val="24"/>
        </w:rPr>
      </w:pPr>
      <w:r>
        <w:rPr>
          <w:rFonts w:ascii="Times New Roman" w:hAnsi="Times New Roman" w:cs="Times New Roman"/>
          <w:sz w:val="24"/>
          <w:szCs w:val="24"/>
        </w:rPr>
        <w:br w:type="page"/>
      </w:r>
    </w:p>
    <w:p w14:paraId="70290FFF" w14:textId="77777777" w:rsidR="001F3AA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65.Что такое веб-сервер? </w:t>
      </w:r>
    </w:p>
    <w:p w14:paraId="45AA2C55" w14:textId="77777777" w:rsidR="001F3AA8" w:rsidRDefault="001F3AA8" w:rsidP="008B438E">
      <w:pPr>
        <w:rPr>
          <w:rFonts w:ascii="Times New Roman" w:hAnsi="Times New Roman" w:cs="Times New Roman"/>
          <w:sz w:val="24"/>
          <w:szCs w:val="24"/>
        </w:rPr>
      </w:pPr>
      <w:r>
        <w:t xml:space="preserve">Веб-сервер — это сервер, принимающий HTTP-запросы от клиентов, обычно </w:t>
      </w:r>
      <w:proofErr w:type="spellStart"/>
      <w:r>
        <w:t>веббраузеров</w:t>
      </w:r>
      <w:proofErr w:type="spellEnd"/>
      <w:r>
        <w:t>, и выдающий им HTTP-ответы, как правило, вместе с HTML-страницей, изображением, файлом, медиа-потоком или другими данными. Веб-сервером называют как программное обеспечение, выполняющее функции веб-сервера, так и непосредственно компьютер.</w:t>
      </w:r>
      <w:r w:rsidRPr="00C115D8">
        <w:rPr>
          <w:rFonts w:ascii="Times New Roman" w:hAnsi="Times New Roman" w:cs="Times New Roman"/>
          <w:sz w:val="24"/>
          <w:szCs w:val="24"/>
        </w:rPr>
        <w:t xml:space="preserve"> </w:t>
      </w:r>
      <w:r w:rsidR="005D6D4C" w:rsidRPr="00C115D8">
        <w:rPr>
          <w:rFonts w:ascii="Times New Roman" w:hAnsi="Times New Roman" w:cs="Times New Roman"/>
          <w:sz w:val="24"/>
          <w:szCs w:val="24"/>
        </w:rPr>
        <w:t xml:space="preserve">66.Что такое сервер приложения и чем он отличается от веб-сервера? </w:t>
      </w:r>
    </w:p>
    <w:p w14:paraId="1A76FDFB" w14:textId="77777777" w:rsidR="001F3AA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67.Кратко опишите историю развития интернета в рамках развития веб-серверов. </w:t>
      </w:r>
    </w:p>
    <w:p w14:paraId="1084B11C" w14:textId="77777777"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Первый сервер ARPANET был установлен 1 сентября 1969 года в Калифорнийском университете в Лос-Анджелесе. Компьютер </w:t>
      </w:r>
      <w:proofErr w:type="spellStart"/>
      <w:r w:rsidRPr="00935AA8">
        <w:rPr>
          <w:rFonts w:ascii="Times New Roman" w:hAnsi="Times New Roman" w:cs="Times New Roman"/>
          <w:sz w:val="28"/>
          <w:szCs w:val="28"/>
        </w:rPr>
        <w:t>Honeywell</w:t>
      </w:r>
      <w:proofErr w:type="spellEnd"/>
      <w:r w:rsidRPr="00935AA8">
        <w:rPr>
          <w:rFonts w:ascii="Times New Roman" w:hAnsi="Times New Roman" w:cs="Times New Roman"/>
          <w:sz w:val="28"/>
          <w:szCs w:val="28"/>
        </w:rPr>
        <w:t xml:space="preserve"> DP-516 имел 24 Кб оперативной памяти.</w:t>
      </w:r>
    </w:p>
    <w:p w14:paraId="4D8B34F8" w14:textId="77777777"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29 октября 1969 года в 21:00 между двумя первыми узлами сети ARPANET, находящимися на расстоянии в 640 км — в Калифорнийском университете Лос-Анджелеса (UCLA) и в Стэнфордском исследовательском институте (SRI) — провели сеанс связи. Чарли </w:t>
      </w:r>
      <w:proofErr w:type="spellStart"/>
      <w:r w:rsidRPr="00935AA8">
        <w:rPr>
          <w:rFonts w:ascii="Times New Roman" w:hAnsi="Times New Roman" w:cs="Times New Roman"/>
          <w:sz w:val="28"/>
          <w:szCs w:val="28"/>
        </w:rPr>
        <w:t>Клайн</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Charley</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Kline</w:t>
      </w:r>
      <w:proofErr w:type="spellEnd"/>
      <w:r w:rsidRPr="00935AA8">
        <w:rPr>
          <w:rFonts w:ascii="Times New Roman" w:hAnsi="Times New Roman" w:cs="Times New Roman"/>
          <w:sz w:val="28"/>
          <w:szCs w:val="28"/>
        </w:rPr>
        <w:t xml:space="preserve">) пытался выполнить удалённое подключение к компьютеру в SRI. Успешную передачу каждого введённого символа его коллега Билл </w:t>
      </w:r>
      <w:proofErr w:type="spellStart"/>
      <w:r w:rsidRPr="00935AA8">
        <w:rPr>
          <w:rFonts w:ascii="Times New Roman" w:hAnsi="Times New Roman" w:cs="Times New Roman"/>
          <w:sz w:val="28"/>
          <w:szCs w:val="28"/>
        </w:rPr>
        <w:t>Дювалль</w:t>
      </w:r>
      <w:proofErr w:type="spellEnd"/>
      <w:r w:rsidRPr="00935AA8">
        <w:rPr>
          <w:rFonts w:ascii="Times New Roman" w:hAnsi="Times New Roman" w:cs="Times New Roman"/>
          <w:sz w:val="28"/>
          <w:szCs w:val="28"/>
        </w:rPr>
        <w:t xml:space="preserve"> (Bill </w:t>
      </w:r>
      <w:proofErr w:type="spellStart"/>
      <w:r w:rsidRPr="00935AA8">
        <w:rPr>
          <w:rFonts w:ascii="Times New Roman" w:hAnsi="Times New Roman" w:cs="Times New Roman"/>
          <w:sz w:val="28"/>
          <w:szCs w:val="28"/>
        </w:rPr>
        <w:t>Duvall</w:t>
      </w:r>
      <w:proofErr w:type="spellEnd"/>
      <w:r w:rsidRPr="00935AA8">
        <w:rPr>
          <w:rFonts w:ascii="Times New Roman" w:hAnsi="Times New Roman" w:cs="Times New Roman"/>
          <w:sz w:val="28"/>
          <w:szCs w:val="28"/>
        </w:rPr>
        <w:t>) из SRI подтверждал по телефону.</w:t>
      </w:r>
    </w:p>
    <w:p w14:paraId="5EE4B1D2" w14:textId="167848CB"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В первый раз удалось отправить всего три символа «LOG», после чего сеть перестала функционировать. LOG должно было быть словом LOGON (команда входа в систему). В рабочее состояние систему вернули уже к </w:t>
      </w:r>
      <w:proofErr w:type="gramStart"/>
      <w:r w:rsidRPr="00935AA8">
        <w:rPr>
          <w:rFonts w:ascii="Times New Roman" w:hAnsi="Times New Roman" w:cs="Times New Roman"/>
          <w:sz w:val="28"/>
          <w:szCs w:val="28"/>
        </w:rPr>
        <w:t>22:30</w:t>
      </w:r>
      <w:proofErr w:type="gramEnd"/>
      <w:r w:rsidRPr="00935AA8">
        <w:rPr>
          <w:rFonts w:ascii="Times New Roman" w:hAnsi="Times New Roman" w:cs="Times New Roman"/>
          <w:sz w:val="28"/>
          <w:szCs w:val="28"/>
        </w:rPr>
        <w:t xml:space="preserve"> и следующая попытка оказалась успешной. Именно эту дату можно считать днём рождения Интернета. К 1971 году была разработана первая программа для отправки электронной почты по сети. Эта программа сразу стала очень популярна. В 1973 году к сети были подключены через трансатлантический телефонный кабель первые иностранные организации из Великобритании и Норвегии, сеть стала международной. В 1970-х годах сеть в основном использовалась для пересылки электронной почты, тогда же появились первые списки почтовой рассылки, новостные группы и доски объявлений. Однако в то время сеть ещё не могла легко взаимодействовать с другими сетями, построенными на других </w:t>
      </w:r>
      <w:r w:rsidRPr="00935AA8">
        <w:rPr>
          <w:rFonts w:ascii="Times New Roman" w:hAnsi="Times New Roman" w:cs="Times New Roman"/>
          <w:sz w:val="28"/>
          <w:szCs w:val="28"/>
        </w:rPr>
        <w:lastRenderedPageBreak/>
        <w:t xml:space="preserve">технических стандартах. К концу 1970-х годов начали бурно развиваться протоколы передачи данных, которые были стандартизированы в 1982—83 годах. Активную роль в разработке и стандартизации сетевых протоколов играл Джон </w:t>
      </w:r>
      <w:proofErr w:type="spellStart"/>
      <w:r w:rsidRPr="00935AA8">
        <w:rPr>
          <w:rFonts w:ascii="Times New Roman" w:hAnsi="Times New Roman" w:cs="Times New Roman"/>
          <w:sz w:val="28"/>
          <w:szCs w:val="28"/>
        </w:rPr>
        <w:t>Постел</w:t>
      </w:r>
      <w:proofErr w:type="spellEnd"/>
      <w:r w:rsidRPr="00935AA8">
        <w:rPr>
          <w:rFonts w:ascii="Times New Roman" w:hAnsi="Times New Roman" w:cs="Times New Roman"/>
          <w:sz w:val="28"/>
          <w:szCs w:val="28"/>
        </w:rPr>
        <w:t>. 1 января 1983 года сеть ARPANET перешла с протокола NCP на TCP/IP, который успешно применяется до сих пор для объединения (или, как ещё говорят, «наслоения») сетей. Именно в 1983 году термин «Интернет» закрепился за сетью ARPANET. В 1984 году была разработана система доменных имён (англ. Domain Name System, DNS).</w:t>
      </w:r>
    </w:p>
    <w:p w14:paraId="06869F22" w14:textId="2BB4B2AC" w:rsidR="001F3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В 1984 году у сети ARPANET появился серьёзный соперник: Национальный научный фонд США (NSF) основал обширную межуниверситетскую сеть </w:t>
      </w:r>
      <w:proofErr w:type="spellStart"/>
      <w:r w:rsidRPr="00935AA8">
        <w:rPr>
          <w:rFonts w:ascii="Times New Roman" w:hAnsi="Times New Roman" w:cs="Times New Roman"/>
          <w:sz w:val="28"/>
          <w:szCs w:val="28"/>
        </w:rPr>
        <w:t>NSFNet</w:t>
      </w:r>
      <w:proofErr w:type="spellEnd"/>
      <w:r w:rsidRPr="00935AA8">
        <w:rPr>
          <w:rFonts w:ascii="Times New Roman" w:hAnsi="Times New Roman" w:cs="Times New Roman"/>
          <w:sz w:val="28"/>
          <w:szCs w:val="28"/>
        </w:rPr>
        <w:t xml:space="preserve"> (англ. National Science Foundation Network), которая была составлена из более мелких сетей (включая известные тогда сети </w:t>
      </w:r>
      <w:proofErr w:type="spellStart"/>
      <w:r w:rsidRPr="00935AA8">
        <w:rPr>
          <w:rFonts w:ascii="Times New Roman" w:hAnsi="Times New Roman" w:cs="Times New Roman"/>
          <w:sz w:val="28"/>
          <w:szCs w:val="28"/>
        </w:rPr>
        <w:t>Usenet</w:t>
      </w:r>
      <w:proofErr w:type="spellEnd"/>
      <w:r w:rsidRPr="00935AA8">
        <w:rPr>
          <w:rFonts w:ascii="Times New Roman" w:hAnsi="Times New Roman" w:cs="Times New Roman"/>
          <w:sz w:val="28"/>
          <w:szCs w:val="28"/>
        </w:rPr>
        <w:t xml:space="preserve"> и </w:t>
      </w:r>
      <w:proofErr w:type="spellStart"/>
      <w:r w:rsidRPr="00935AA8">
        <w:rPr>
          <w:rFonts w:ascii="Times New Roman" w:hAnsi="Times New Roman" w:cs="Times New Roman"/>
          <w:sz w:val="28"/>
          <w:szCs w:val="28"/>
        </w:rPr>
        <w:t>Bitnet</w:t>
      </w:r>
      <w:proofErr w:type="spellEnd"/>
      <w:r w:rsidRPr="00935AA8">
        <w:rPr>
          <w:rFonts w:ascii="Times New Roman" w:hAnsi="Times New Roman" w:cs="Times New Roman"/>
          <w:sz w:val="28"/>
          <w:szCs w:val="28"/>
        </w:rPr>
        <w:t xml:space="preserve">) и имела гораздо </w:t>
      </w:r>
      <w:proofErr w:type="spellStart"/>
      <w:r w:rsidRPr="00935AA8">
        <w:rPr>
          <w:rFonts w:ascii="Times New Roman" w:hAnsi="Times New Roman" w:cs="Times New Roman"/>
          <w:sz w:val="28"/>
          <w:szCs w:val="28"/>
        </w:rPr>
        <w:t>бо́льшую</w:t>
      </w:r>
      <w:proofErr w:type="spellEnd"/>
      <w:r w:rsidRPr="00935AA8">
        <w:rPr>
          <w:rFonts w:ascii="Times New Roman" w:hAnsi="Times New Roman" w:cs="Times New Roman"/>
          <w:sz w:val="28"/>
          <w:szCs w:val="28"/>
        </w:rPr>
        <w:t xml:space="preserve"> пропускную способность, чем ARPANET. К этой сети за год подключились около 10 тыс. компьютеров, звание «Интернет» начало плавно переходить к </w:t>
      </w:r>
      <w:proofErr w:type="spellStart"/>
      <w:r w:rsidRPr="00935AA8">
        <w:rPr>
          <w:rFonts w:ascii="Times New Roman" w:hAnsi="Times New Roman" w:cs="Times New Roman"/>
          <w:sz w:val="28"/>
          <w:szCs w:val="28"/>
        </w:rPr>
        <w:t>NSFNet</w:t>
      </w:r>
      <w:proofErr w:type="spellEnd"/>
      <w:r w:rsidRPr="00935AA8">
        <w:rPr>
          <w:rFonts w:ascii="Times New Roman" w:hAnsi="Times New Roman" w:cs="Times New Roman"/>
          <w:sz w:val="28"/>
          <w:szCs w:val="28"/>
        </w:rPr>
        <w:t xml:space="preserve">. В 1988 году был разработан протокол Internet </w:t>
      </w:r>
      <w:proofErr w:type="spellStart"/>
      <w:r w:rsidRPr="00935AA8">
        <w:rPr>
          <w:rFonts w:ascii="Times New Roman" w:hAnsi="Times New Roman" w:cs="Times New Roman"/>
          <w:sz w:val="28"/>
          <w:szCs w:val="28"/>
        </w:rPr>
        <w:t>Relay</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Chat</w:t>
      </w:r>
      <w:proofErr w:type="spellEnd"/>
      <w:r w:rsidRPr="00935AA8">
        <w:rPr>
          <w:rFonts w:ascii="Times New Roman" w:hAnsi="Times New Roman" w:cs="Times New Roman"/>
          <w:sz w:val="28"/>
          <w:szCs w:val="28"/>
        </w:rPr>
        <w:t xml:space="preserve"> (IRC), благодаря чему в Интернете стало возможно общение в реальном времени (чат). В 1989 году в Европе, в стенах Европейского совета по ядерным исследованиям (фр. </w:t>
      </w:r>
      <w:proofErr w:type="spellStart"/>
      <w:r w:rsidRPr="00935AA8">
        <w:rPr>
          <w:rFonts w:ascii="Times New Roman" w:hAnsi="Times New Roman" w:cs="Times New Roman"/>
          <w:sz w:val="28"/>
          <w:szCs w:val="28"/>
        </w:rPr>
        <w:t>Conseil</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Européen</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pour</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la</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Recherche</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Nucléaire</w:t>
      </w:r>
      <w:proofErr w:type="spellEnd"/>
      <w:r w:rsidRPr="00935AA8">
        <w:rPr>
          <w:rFonts w:ascii="Times New Roman" w:hAnsi="Times New Roman" w:cs="Times New Roman"/>
          <w:sz w:val="28"/>
          <w:szCs w:val="28"/>
        </w:rPr>
        <w:t xml:space="preserve">, CERN) родилась концепция Всемирной паутины. Её предложил знаменитый британский учёный Тим Бернерс-Ли, он же в течение двух лет разработал протокол HTTP, язык HTML и идентификаторы URI. В 1990 году сеть ARPANET прекратила своё существование, полностью проиграв конкуренцию </w:t>
      </w:r>
      <w:proofErr w:type="spellStart"/>
      <w:r w:rsidRPr="00935AA8">
        <w:rPr>
          <w:rFonts w:ascii="Times New Roman" w:hAnsi="Times New Roman" w:cs="Times New Roman"/>
          <w:sz w:val="28"/>
          <w:szCs w:val="28"/>
        </w:rPr>
        <w:t>NSFNet</w:t>
      </w:r>
      <w:proofErr w:type="spellEnd"/>
      <w:r w:rsidRPr="00935AA8">
        <w:rPr>
          <w:rFonts w:ascii="Times New Roman" w:hAnsi="Times New Roman" w:cs="Times New Roman"/>
          <w:sz w:val="28"/>
          <w:szCs w:val="28"/>
        </w:rPr>
        <w:t>. В том же году было зафиксировано первое подключение к Интернету по телефонной линии (т. н. «</w:t>
      </w:r>
      <w:proofErr w:type="spellStart"/>
      <w:r w:rsidRPr="00935AA8">
        <w:rPr>
          <w:rFonts w:ascii="Times New Roman" w:hAnsi="Times New Roman" w:cs="Times New Roman"/>
          <w:sz w:val="28"/>
          <w:szCs w:val="28"/>
        </w:rPr>
        <w:t>дозво́н</w:t>
      </w:r>
      <w:proofErr w:type="spellEnd"/>
      <w:r w:rsidRPr="00935AA8">
        <w:rPr>
          <w:rFonts w:ascii="Times New Roman" w:hAnsi="Times New Roman" w:cs="Times New Roman"/>
          <w:sz w:val="28"/>
          <w:szCs w:val="28"/>
        </w:rPr>
        <w:t xml:space="preserve">» — англ. </w:t>
      </w:r>
      <w:proofErr w:type="spellStart"/>
      <w:r w:rsidRPr="00935AA8">
        <w:rPr>
          <w:rFonts w:ascii="Times New Roman" w:hAnsi="Times New Roman" w:cs="Times New Roman"/>
          <w:sz w:val="28"/>
          <w:szCs w:val="28"/>
        </w:rPr>
        <w:t>Dialup</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access</w:t>
      </w:r>
      <w:proofErr w:type="spellEnd"/>
      <w:r w:rsidRPr="00935AA8">
        <w:rPr>
          <w:rFonts w:ascii="Times New Roman" w:hAnsi="Times New Roman" w:cs="Times New Roman"/>
          <w:sz w:val="28"/>
          <w:szCs w:val="28"/>
        </w:rPr>
        <w:t xml:space="preserve">). В 1991 году Всемирная паутина стала общедоступна в Интернете, а в 1993 году появился знаменитый веб-браузер NCSA </w:t>
      </w:r>
      <w:proofErr w:type="spellStart"/>
      <w:r w:rsidRPr="00935AA8">
        <w:rPr>
          <w:rFonts w:ascii="Times New Roman" w:hAnsi="Times New Roman" w:cs="Times New Roman"/>
          <w:sz w:val="28"/>
          <w:szCs w:val="28"/>
        </w:rPr>
        <w:t>Mosaic</w:t>
      </w:r>
      <w:proofErr w:type="spellEnd"/>
      <w:r w:rsidRPr="00935AA8">
        <w:rPr>
          <w:rFonts w:ascii="Times New Roman" w:hAnsi="Times New Roman" w:cs="Times New Roman"/>
          <w:sz w:val="28"/>
          <w:szCs w:val="28"/>
        </w:rPr>
        <w:t xml:space="preserve">. Всемирная паутина набирала </w:t>
      </w:r>
      <w:r w:rsidRPr="00935AA8">
        <w:rPr>
          <w:rFonts w:ascii="Times New Roman" w:hAnsi="Times New Roman" w:cs="Times New Roman"/>
          <w:sz w:val="28"/>
          <w:szCs w:val="28"/>
        </w:rPr>
        <w:lastRenderedPageBreak/>
        <w:t xml:space="preserve">популярность. Можно </w:t>
      </w:r>
      <w:proofErr w:type="gramStart"/>
      <w:r w:rsidRPr="00935AA8">
        <w:rPr>
          <w:rFonts w:ascii="Times New Roman" w:hAnsi="Times New Roman" w:cs="Times New Roman"/>
          <w:sz w:val="28"/>
          <w:szCs w:val="28"/>
        </w:rPr>
        <w:t>считать</w:t>
      </w:r>
      <w:proofErr w:type="gramEnd"/>
      <w:r w:rsidRPr="00935AA8">
        <w:rPr>
          <w:rFonts w:ascii="Times New Roman" w:hAnsi="Times New Roman" w:cs="Times New Roman"/>
          <w:sz w:val="28"/>
          <w:szCs w:val="28"/>
        </w:rPr>
        <w:t xml:space="preserve"> что существует две ясно различимые эры в истории Web: [до браузера </w:t>
      </w:r>
      <w:proofErr w:type="spellStart"/>
      <w:r w:rsidRPr="00935AA8">
        <w:rPr>
          <w:rFonts w:ascii="Times New Roman" w:hAnsi="Times New Roman" w:cs="Times New Roman"/>
          <w:sz w:val="28"/>
          <w:szCs w:val="28"/>
        </w:rPr>
        <w:t>Mosaic</w:t>
      </w:r>
      <w:proofErr w:type="spellEnd"/>
      <w:r w:rsidRPr="00935AA8">
        <w:rPr>
          <w:rFonts w:ascii="Times New Roman" w:hAnsi="Times New Roman" w:cs="Times New Roman"/>
          <w:sz w:val="28"/>
          <w:szCs w:val="28"/>
        </w:rPr>
        <w:t xml:space="preserve">] Марка </w:t>
      </w:r>
      <w:proofErr w:type="spellStart"/>
      <w:r w:rsidRPr="00935AA8">
        <w:rPr>
          <w:rFonts w:ascii="Times New Roman" w:hAnsi="Times New Roman" w:cs="Times New Roman"/>
          <w:sz w:val="28"/>
          <w:szCs w:val="28"/>
        </w:rPr>
        <w:t>Андриссена</w:t>
      </w:r>
      <w:proofErr w:type="spellEnd"/>
      <w:r w:rsidRPr="00935AA8">
        <w:rPr>
          <w:rFonts w:ascii="Times New Roman" w:hAnsi="Times New Roman" w:cs="Times New Roman"/>
          <w:sz w:val="28"/>
          <w:szCs w:val="28"/>
        </w:rPr>
        <w:t xml:space="preserve"> и после. Именно сочетание веб-протокола от Тима Бернерс-Ли, который обеспечивал коммуникацию, и браузера (</w:t>
      </w:r>
      <w:proofErr w:type="spellStart"/>
      <w:r w:rsidRPr="00935AA8">
        <w:rPr>
          <w:rFonts w:ascii="Times New Roman" w:hAnsi="Times New Roman" w:cs="Times New Roman"/>
          <w:sz w:val="28"/>
          <w:szCs w:val="28"/>
        </w:rPr>
        <w:t>Mosaic</w:t>
      </w:r>
      <w:proofErr w:type="spellEnd"/>
      <w:r w:rsidRPr="00935AA8">
        <w:rPr>
          <w:rFonts w:ascii="Times New Roman" w:hAnsi="Times New Roman" w:cs="Times New Roman"/>
          <w:sz w:val="28"/>
          <w:szCs w:val="28"/>
        </w:rPr>
        <w:t xml:space="preserve">) от Марка </w:t>
      </w:r>
      <w:proofErr w:type="spellStart"/>
      <w:r w:rsidRPr="00935AA8">
        <w:rPr>
          <w:rFonts w:ascii="Times New Roman" w:hAnsi="Times New Roman" w:cs="Times New Roman"/>
          <w:sz w:val="28"/>
          <w:szCs w:val="28"/>
        </w:rPr>
        <w:t>Андриссена</w:t>
      </w:r>
      <w:proofErr w:type="spellEnd"/>
      <w:r w:rsidRPr="00935AA8">
        <w:rPr>
          <w:rFonts w:ascii="Times New Roman" w:hAnsi="Times New Roman" w:cs="Times New Roman"/>
          <w:sz w:val="28"/>
          <w:szCs w:val="28"/>
        </w:rPr>
        <w:t>, который предоставил функционально совершенный</w:t>
      </w:r>
    </w:p>
    <w:p w14:paraId="759386A8" w14:textId="77777777"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 пользовательский интерфейс, создало условия для наблюдаемого взрыва (интереса к Веб). За первые 24 месяца, истекшие после появления браузера </w:t>
      </w:r>
      <w:proofErr w:type="spellStart"/>
      <w:r w:rsidRPr="00935AA8">
        <w:rPr>
          <w:rFonts w:ascii="Times New Roman" w:hAnsi="Times New Roman" w:cs="Times New Roman"/>
          <w:sz w:val="28"/>
          <w:szCs w:val="28"/>
        </w:rPr>
        <w:t>Моsaic</w:t>
      </w:r>
      <w:proofErr w:type="spellEnd"/>
      <w:r w:rsidRPr="00935AA8">
        <w:rPr>
          <w:rFonts w:ascii="Times New Roman" w:hAnsi="Times New Roman" w:cs="Times New Roman"/>
          <w:sz w:val="28"/>
          <w:szCs w:val="28"/>
        </w:rPr>
        <w:t xml:space="preserve">, Web прошел стадию от полной неизвестности (за пределами считанного числа людей внутри узкой группы ученых и специалистов лишь одного мало кому известного профиля деятельности) до полной и абсолютно везде в мире его распространенности. A </w:t>
      </w:r>
      <w:proofErr w:type="spellStart"/>
      <w:r w:rsidRPr="00935AA8">
        <w:rPr>
          <w:rFonts w:ascii="Times New Roman" w:hAnsi="Times New Roman" w:cs="Times New Roman"/>
          <w:sz w:val="28"/>
          <w:szCs w:val="28"/>
        </w:rPr>
        <w:t>Brief</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History</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of</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Cyberspace</w:t>
      </w:r>
      <w:proofErr w:type="spellEnd"/>
      <w:r w:rsidRPr="00935AA8">
        <w:rPr>
          <w:rFonts w:ascii="Times New Roman" w:hAnsi="Times New Roman" w:cs="Times New Roman"/>
          <w:sz w:val="28"/>
          <w:szCs w:val="28"/>
        </w:rPr>
        <w:t xml:space="preserve">, Mark </w:t>
      </w:r>
      <w:proofErr w:type="spellStart"/>
      <w:r w:rsidRPr="00935AA8">
        <w:rPr>
          <w:rFonts w:ascii="Times New Roman" w:hAnsi="Times New Roman" w:cs="Times New Roman"/>
          <w:sz w:val="28"/>
          <w:szCs w:val="28"/>
        </w:rPr>
        <w:t>Pesce</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ZDNet</w:t>
      </w:r>
      <w:proofErr w:type="spellEnd"/>
      <w:r w:rsidRPr="00935AA8">
        <w:rPr>
          <w:rFonts w:ascii="Times New Roman" w:hAnsi="Times New Roman" w:cs="Times New Roman"/>
          <w:sz w:val="28"/>
          <w:szCs w:val="28"/>
        </w:rPr>
        <w:t xml:space="preserve">, 15 октября 1995В 1995 году </w:t>
      </w:r>
      <w:proofErr w:type="spellStart"/>
      <w:r w:rsidRPr="00935AA8">
        <w:rPr>
          <w:rFonts w:ascii="Times New Roman" w:hAnsi="Times New Roman" w:cs="Times New Roman"/>
          <w:sz w:val="28"/>
          <w:szCs w:val="28"/>
        </w:rPr>
        <w:t>NSFNet</w:t>
      </w:r>
      <w:proofErr w:type="spellEnd"/>
      <w:r w:rsidRPr="00935AA8">
        <w:rPr>
          <w:rFonts w:ascii="Times New Roman" w:hAnsi="Times New Roman" w:cs="Times New Roman"/>
          <w:sz w:val="28"/>
          <w:szCs w:val="28"/>
        </w:rPr>
        <w:t xml:space="preserve"> вернулась к роли исследовательской сети, маршрутизацией всего трафика Интернета теперь занимались сетевые провайдеры, а не суперкомпьютеры Национального научного фонда.</w:t>
      </w:r>
    </w:p>
    <w:p w14:paraId="37A1DAC9" w14:textId="77777777"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В том же 1995 году Всемирная паутина стала основным поставщиком информации в Интернете, обогнав по трафику протокол пересылки файлов FTP. Был образован Консорциум всемирной паутины (W3C). Можно сказать, что Всемирная паутина преобразила Интернет и создала его современный облик. С 1996 года Всемирная паутина почти полностью подменяет собой понятие «Интернет». В 1990-е годы Интернет объединил в себе большинство существовавших тогда сетей (хотя некоторые, как </w:t>
      </w:r>
      <w:proofErr w:type="spellStart"/>
      <w:r w:rsidRPr="00935AA8">
        <w:rPr>
          <w:rFonts w:ascii="Times New Roman" w:hAnsi="Times New Roman" w:cs="Times New Roman"/>
          <w:sz w:val="28"/>
          <w:szCs w:val="28"/>
        </w:rPr>
        <w:t>Фидонет</w:t>
      </w:r>
      <w:proofErr w:type="spellEnd"/>
      <w:r w:rsidRPr="00935AA8">
        <w:rPr>
          <w:rFonts w:ascii="Times New Roman" w:hAnsi="Times New Roman" w:cs="Times New Roman"/>
          <w:sz w:val="28"/>
          <w:szCs w:val="28"/>
        </w:rPr>
        <w:t xml:space="preserve">, остались обособленными). Объединение выглядело привлекательным благодаря отсутствию единого руководства, а также благодаря открытости технических стандартов Интернета, что делало сети независимыми от бизнеса и конкретных компаний. К 1997 году в Интернете насчитывалось уже около 10 млн компьютеров, было зарегистрировано более 1 млн доменных имён. Интернет стал очень популярным средством для обмена информацией. В настоящее время </w:t>
      </w:r>
      <w:r w:rsidRPr="00935AA8">
        <w:rPr>
          <w:rFonts w:ascii="Times New Roman" w:hAnsi="Times New Roman" w:cs="Times New Roman"/>
          <w:sz w:val="28"/>
          <w:szCs w:val="28"/>
        </w:rPr>
        <w:lastRenderedPageBreak/>
        <w:t xml:space="preserve">подключиться к Интернету можно через спутники связи, </w:t>
      </w:r>
      <w:proofErr w:type="gramStart"/>
      <w:r w:rsidRPr="00935AA8">
        <w:rPr>
          <w:rFonts w:ascii="Times New Roman" w:hAnsi="Times New Roman" w:cs="Times New Roman"/>
          <w:sz w:val="28"/>
          <w:szCs w:val="28"/>
        </w:rPr>
        <w:t>радио-каналы</w:t>
      </w:r>
      <w:proofErr w:type="gramEnd"/>
      <w:r w:rsidRPr="00935AA8">
        <w:rPr>
          <w:rFonts w:ascii="Times New Roman" w:hAnsi="Times New Roman" w:cs="Times New Roman"/>
          <w:sz w:val="28"/>
          <w:szCs w:val="28"/>
        </w:rPr>
        <w:t>, кабельное телевидение, телефон, сотовую связь, специальные оптико-волоконные линии или электропровода. Всемирная сеть стала неотъемлемой частью жизни в развитых и развивающихся странах.</w:t>
      </w:r>
    </w:p>
    <w:p w14:paraId="5A3A7AC5" w14:textId="2AE55F83" w:rsidR="001F3AA8" w:rsidRDefault="001F3AA8" w:rsidP="001F3AA8">
      <w:pPr>
        <w:rPr>
          <w:rFonts w:ascii="Times New Roman" w:hAnsi="Times New Roman" w:cs="Times New Roman"/>
          <w:sz w:val="28"/>
          <w:szCs w:val="28"/>
        </w:rPr>
      </w:pPr>
      <w:r w:rsidRPr="00935AA8">
        <w:rPr>
          <w:rFonts w:ascii="Times New Roman" w:hAnsi="Times New Roman" w:cs="Times New Roman"/>
          <w:sz w:val="28"/>
          <w:szCs w:val="28"/>
        </w:rPr>
        <w:t>В течение пяти лет Интернет достиг аудитории свыше 50 миллионов пользователей.</w:t>
      </w:r>
    </w:p>
    <w:p w14:paraId="3C8DEC72" w14:textId="77777777" w:rsidR="001F3AA8" w:rsidRDefault="001F3AA8" w:rsidP="001F3AA8">
      <w:pPr>
        <w:rPr>
          <w:rFonts w:ascii="Times New Roman" w:hAnsi="Times New Roman" w:cs="Times New Roman"/>
          <w:sz w:val="24"/>
          <w:szCs w:val="24"/>
        </w:rPr>
      </w:pPr>
    </w:p>
    <w:p w14:paraId="38D7F316" w14:textId="77777777" w:rsidR="001F3AA8"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68.Кратко опишите протокол HTTP. </w:t>
      </w:r>
    </w:p>
    <w:p w14:paraId="412B2820" w14:textId="77777777" w:rsidR="001F3AA8" w:rsidRPr="00935AA8" w:rsidRDefault="001F3AA8" w:rsidP="001F3AA8">
      <w:pPr>
        <w:spacing w:line="360" w:lineRule="auto"/>
        <w:rPr>
          <w:rFonts w:ascii="Times New Roman" w:hAnsi="Times New Roman" w:cs="Times New Roman"/>
          <w:sz w:val="28"/>
          <w:szCs w:val="28"/>
        </w:rPr>
      </w:pPr>
      <w:r w:rsidRPr="00935AA8">
        <w:rPr>
          <w:rFonts w:ascii="Times New Roman" w:hAnsi="Times New Roman" w:cs="Times New Roman"/>
          <w:sz w:val="28"/>
          <w:szCs w:val="28"/>
        </w:rPr>
        <w:t>HTTP — это протокол, позволяющий получать различные ресурсы, например HTML-документы. Протокол HTTP лежит в основе обмена данными в Интернете. HTTP является протоколом клиент-серверного взаимодействия, что означает инициирование запросов к серверу самим получателем, обычно веб-браузером (</w:t>
      </w:r>
      <w:proofErr w:type="spellStart"/>
      <w:r w:rsidRPr="00935AA8">
        <w:rPr>
          <w:rFonts w:ascii="Times New Roman" w:hAnsi="Times New Roman" w:cs="Times New Roman"/>
          <w:sz w:val="28"/>
          <w:szCs w:val="28"/>
        </w:rPr>
        <w:t>web-browser</w:t>
      </w:r>
      <w:proofErr w:type="spellEnd"/>
      <w:r w:rsidRPr="00935AA8">
        <w:rPr>
          <w:rFonts w:ascii="Times New Roman" w:hAnsi="Times New Roman" w:cs="Times New Roman"/>
          <w:sz w:val="28"/>
          <w:szCs w:val="28"/>
        </w:rPr>
        <w:t>).</w:t>
      </w:r>
    </w:p>
    <w:p w14:paraId="7CEFA409"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69.Опишите механизм взаимодействия HTTP-сервера, HTTP-клиента и пользователя. </w:t>
      </w:r>
    </w:p>
    <w:p w14:paraId="5F03BC96"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Когда пользователь хочет перейти на страницу, браузер отправляет HTTP-запрос GET с указанием URL-адреса его HTML-страницы. Сервер извлекает запрошенный документ из своей файловой системы и возвращает HTTP-ответ, содержащий документ и код состояния HTTP Response </w:t>
      </w:r>
      <w:proofErr w:type="spellStart"/>
      <w:r w:rsidRPr="00935AA8">
        <w:rPr>
          <w:rFonts w:ascii="Times New Roman" w:hAnsi="Times New Roman" w:cs="Times New Roman"/>
          <w:sz w:val="28"/>
          <w:szCs w:val="28"/>
        </w:rPr>
        <w:t>status</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code</w:t>
      </w:r>
      <w:proofErr w:type="spellEnd"/>
      <w:r w:rsidRPr="00935AA8">
        <w:rPr>
          <w:rFonts w:ascii="Times New Roman" w:hAnsi="Times New Roman" w:cs="Times New Roman"/>
          <w:sz w:val="28"/>
          <w:szCs w:val="28"/>
        </w:rPr>
        <w:t xml:space="preserve"> 200 OK (успех). Сервер может вернуть другой код состояния, например, «404 </w:t>
      </w:r>
      <w:proofErr w:type="spellStart"/>
      <w:r w:rsidRPr="00935AA8">
        <w:rPr>
          <w:rFonts w:ascii="Times New Roman" w:hAnsi="Times New Roman" w:cs="Times New Roman"/>
          <w:sz w:val="28"/>
          <w:szCs w:val="28"/>
        </w:rPr>
        <w:t>Not</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Found</w:t>
      </w:r>
      <w:proofErr w:type="spellEnd"/>
      <w:r w:rsidRPr="00935AA8">
        <w:rPr>
          <w:rFonts w:ascii="Times New Roman" w:hAnsi="Times New Roman" w:cs="Times New Roman"/>
          <w:sz w:val="28"/>
          <w:szCs w:val="28"/>
        </w:rPr>
        <w:t xml:space="preserve">», если файл отсутствует на сервере или «301 </w:t>
      </w:r>
      <w:proofErr w:type="spellStart"/>
      <w:r w:rsidRPr="00935AA8">
        <w:rPr>
          <w:rFonts w:ascii="Times New Roman" w:hAnsi="Times New Roman" w:cs="Times New Roman"/>
          <w:sz w:val="28"/>
          <w:szCs w:val="28"/>
        </w:rPr>
        <w:t>Moved</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Permanently</w:t>
      </w:r>
      <w:proofErr w:type="spellEnd"/>
      <w:r w:rsidRPr="00935AA8">
        <w:rPr>
          <w:rFonts w:ascii="Times New Roman" w:hAnsi="Times New Roman" w:cs="Times New Roman"/>
          <w:sz w:val="28"/>
          <w:szCs w:val="28"/>
        </w:rPr>
        <w:t>», если файл существует, но был перемещён в другое место.</w:t>
      </w:r>
    </w:p>
    <w:p w14:paraId="52E61014" w14:textId="77777777" w:rsidR="00EB6232" w:rsidRDefault="00EB6232" w:rsidP="008B438E">
      <w:pPr>
        <w:rPr>
          <w:rFonts w:ascii="Times New Roman" w:hAnsi="Times New Roman" w:cs="Times New Roman"/>
          <w:sz w:val="24"/>
          <w:szCs w:val="24"/>
        </w:rPr>
      </w:pPr>
    </w:p>
    <w:p w14:paraId="5535CDA5"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70.Опишите цели и задачи веб-сервера. </w:t>
      </w:r>
    </w:p>
    <w:p w14:paraId="62D801A0" w14:textId="45F49A77" w:rsidR="00EB6232"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Цель веб-сервера проста - обслуживать одновременно большое количество клиентов, максимально эффективно используя </w:t>
      </w:r>
      <w:proofErr w:type="spellStart"/>
      <w:r w:rsidRPr="00935AA8">
        <w:rPr>
          <w:rFonts w:ascii="Times New Roman" w:hAnsi="Times New Roman" w:cs="Times New Roman"/>
          <w:sz w:val="28"/>
          <w:szCs w:val="28"/>
        </w:rPr>
        <w:t>hardware</w:t>
      </w:r>
      <w:proofErr w:type="spellEnd"/>
      <w:r w:rsidRPr="00935AA8">
        <w:rPr>
          <w:rFonts w:ascii="Times New Roman" w:hAnsi="Times New Roman" w:cs="Times New Roman"/>
          <w:sz w:val="28"/>
          <w:szCs w:val="28"/>
        </w:rPr>
        <w:t xml:space="preserve">. Главная задача веб сервера принимать HTTP-запросы от пользователей, обрабатывать их, переводить в цифровой компьютерный код. Затем выдавать HTTP-ответы, преобразуя их из миллионов нолей и единичек в изображения, медиа-потоки, буквы, HTML </w:t>
      </w:r>
      <w:proofErr w:type="spellStart"/>
      <w:proofErr w:type="gramStart"/>
      <w:r w:rsidRPr="00935AA8">
        <w:rPr>
          <w:rFonts w:ascii="Times New Roman" w:hAnsi="Times New Roman" w:cs="Times New Roman"/>
          <w:sz w:val="28"/>
          <w:szCs w:val="28"/>
        </w:rPr>
        <w:t>страницы.Любой</w:t>
      </w:r>
      <w:proofErr w:type="spellEnd"/>
      <w:proofErr w:type="gramEnd"/>
      <w:r w:rsidRPr="00935AA8">
        <w:rPr>
          <w:rFonts w:ascii="Times New Roman" w:hAnsi="Times New Roman" w:cs="Times New Roman"/>
          <w:sz w:val="28"/>
          <w:szCs w:val="28"/>
        </w:rPr>
        <w:t xml:space="preserve"> веб сервер, для удобства его </w:t>
      </w:r>
      <w:r w:rsidRPr="00935AA8">
        <w:rPr>
          <w:rFonts w:ascii="Times New Roman" w:hAnsi="Times New Roman" w:cs="Times New Roman"/>
          <w:sz w:val="28"/>
          <w:szCs w:val="28"/>
        </w:rPr>
        <w:lastRenderedPageBreak/>
        <w:t xml:space="preserve">использования пользователями, должен иметь удобный веб-браузер. Он передает веб серверу запросы, преобразованные в URL-адреса интернет - </w:t>
      </w:r>
      <w:proofErr w:type="spellStart"/>
      <w:proofErr w:type="gramStart"/>
      <w:r w:rsidRPr="00935AA8">
        <w:rPr>
          <w:rFonts w:ascii="Times New Roman" w:hAnsi="Times New Roman" w:cs="Times New Roman"/>
          <w:sz w:val="28"/>
          <w:szCs w:val="28"/>
        </w:rPr>
        <w:t>ресурсов.Наряду</w:t>
      </w:r>
      <w:proofErr w:type="spellEnd"/>
      <w:proofErr w:type="gramEnd"/>
      <w:r w:rsidRPr="00935AA8">
        <w:rPr>
          <w:rFonts w:ascii="Times New Roman" w:hAnsi="Times New Roman" w:cs="Times New Roman"/>
          <w:sz w:val="28"/>
          <w:szCs w:val="28"/>
        </w:rPr>
        <w:t xml:space="preserve"> со стандартными функциями, некоторые веб серверы имеют дополнительные. Так, к примеру, соответствующее программное обеспечение может фиксировать число обращений пользователей к тому или иному ресурсу, записывать их в отдельный журнал. А еще они могут</w:t>
      </w:r>
    </w:p>
    <w:p w14:paraId="1F95F6AF" w14:textId="13C349D8" w:rsidR="00EB6232" w:rsidRDefault="00EB6232" w:rsidP="00EB6232">
      <w:pPr>
        <w:rPr>
          <w:rFonts w:ascii="Times New Roman" w:hAnsi="Times New Roman" w:cs="Times New Roman"/>
          <w:sz w:val="24"/>
          <w:szCs w:val="24"/>
        </w:rPr>
      </w:pPr>
      <w:r w:rsidRPr="00935AA8">
        <w:rPr>
          <w:rFonts w:ascii="Times New Roman" w:hAnsi="Times New Roman" w:cs="Times New Roman"/>
          <w:sz w:val="28"/>
          <w:szCs w:val="28"/>
        </w:rPr>
        <w:t xml:space="preserve"> поддерживать HTTPS, что не маловажно для защищенного соединения между сайтами и пользователями. Зачастую веб-сервер устанавливается вместе с мейл-сервером. Это позволяет пользователям быстро переходить на страничку почты прямо с сайта, нажав всего лишь на одну гиперссылку.</w:t>
      </w:r>
    </w:p>
    <w:p w14:paraId="648672AF"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71.Опишите технологию SSI. </w:t>
      </w:r>
    </w:p>
    <w:p w14:paraId="14EA9385"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SSI – это простая и удобная технология организации динамических страничек. SSI экономит место на сервере, и одновременно делает администрирование сайта удобней в десятки раз.</w:t>
      </w:r>
    </w:p>
    <w:p w14:paraId="140AEA7D"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72.Что такое система управления контентом? </w:t>
      </w:r>
    </w:p>
    <w:p w14:paraId="01D28618"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Система управления контентом (CMS) — это программное обеспечение, которое работает в вашем браузере. Она позволяет создавать, управлять и изменять веб-сайт и его содержимое, не имея никаких знаний в области программирования. Система управления контентом предоставляет вам графический интерфейс пользователя. В нём вы можете управлять всеми аспектами вашего сайта.</w:t>
      </w:r>
    </w:p>
    <w:p w14:paraId="319AD52A"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73.Верно ли, что сервер приложения умеет работать с протоколом HTTP? </w:t>
      </w:r>
    </w:p>
    <w:p w14:paraId="2F13ACDD"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Верно.</w:t>
      </w:r>
    </w:p>
    <w:p w14:paraId="20DB5BB3"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HTTP-клиентами чаще всего являются браузеры — Google </w:t>
      </w:r>
      <w:proofErr w:type="spellStart"/>
      <w:r w:rsidRPr="00935AA8">
        <w:rPr>
          <w:rFonts w:ascii="Times New Roman" w:hAnsi="Times New Roman" w:cs="Times New Roman"/>
          <w:sz w:val="28"/>
          <w:szCs w:val="28"/>
        </w:rPr>
        <w:t>Chrome</w:t>
      </w:r>
      <w:proofErr w:type="spellEnd"/>
      <w:r w:rsidRPr="00935AA8">
        <w:rPr>
          <w:rFonts w:ascii="Times New Roman" w:hAnsi="Times New Roman" w:cs="Times New Roman"/>
          <w:sz w:val="28"/>
          <w:szCs w:val="28"/>
        </w:rPr>
        <w:t xml:space="preserve">, Mozilla Firefox, Safari, Opera, </w:t>
      </w:r>
      <w:proofErr w:type="spellStart"/>
      <w:r w:rsidRPr="00935AA8">
        <w:rPr>
          <w:rFonts w:ascii="Times New Roman" w:hAnsi="Times New Roman" w:cs="Times New Roman"/>
          <w:sz w:val="28"/>
          <w:szCs w:val="28"/>
        </w:rPr>
        <w:t>Yandex</w:t>
      </w:r>
      <w:proofErr w:type="spellEnd"/>
      <w:r w:rsidRPr="00935AA8">
        <w:rPr>
          <w:rFonts w:ascii="Times New Roman" w:hAnsi="Times New Roman" w:cs="Times New Roman"/>
          <w:sz w:val="28"/>
          <w:szCs w:val="28"/>
        </w:rPr>
        <w:t xml:space="preserve"> </w:t>
      </w:r>
      <w:proofErr w:type="spellStart"/>
      <w:r w:rsidRPr="00935AA8">
        <w:rPr>
          <w:rFonts w:ascii="Times New Roman" w:hAnsi="Times New Roman" w:cs="Times New Roman"/>
          <w:sz w:val="28"/>
          <w:szCs w:val="28"/>
        </w:rPr>
        <w:t>Browser</w:t>
      </w:r>
      <w:proofErr w:type="spellEnd"/>
      <w:r w:rsidRPr="00935AA8">
        <w:rPr>
          <w:rFonts w:ascii="Times New Roman" w:hAnsi="Times New Roman" w:cs="Times New Roman"/>
          <w:sz w:val="28"/>
          <w:szCs w:val="28"/>
        </w:rPr>
        <w:t xml:space="preserve"> и другие. А серверами являются веб-сервера. Вот эта приставка «веб-» и указывает на то, что это не просто какой-то сервер, а сервер, который умеет принимать запросы и отвечать на них по протоколу HTTP.</w:t>
      </w:r>
    </w:p>
    <w:p w14:paraId="70615E1F"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br/>
        <w:t xml:space="preserve">74.Что такое CGI? </w:t>
      </w:r>
    </w:p>
    <w:p w14:paraId="245E60AC" w14:textId="77777777" w:rsidR="00EB6232" w:rsidRDefault="00EB6232" w:rsidP="008B438E">
      <w:pPr>
        <w:rPr>
          <w:rFonts w:ascii="Times New Roman" w:hAnsi="Times New Roman" w:cs="Times New Roman"/>
          <w:sz w:val="28"/>
          <w:szCs w:val="28"/>
        </w:rPr>
      </w:pPr>
      <w:r w:rsidRPr="00935AA8">
        <w:rPr>
          <w:rFonts w:ascii="Times New Roman" w:hAnsi="Times New Roman" w:cs="Times New Roman"/>
          <w:sz w:val="28"/>
          <w:szCs w:val="28"/>
        </w:rPr>
        <w:t>CGI (от англ. Common Gateway Interface — «общий интерфейс шлюза») — стандарт интерфейса, используемого для связи внешней программы с веб-сервером. Программу, которая работает по такому интерфейсу совместно с веб-сервером, принято называть шлюзом</w:t>
      </w:r>
    </w:p>
    <w:p w14:paraId="0B6B2967"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75.Как работает система с использованием интерфейс шлюза - CGI? </w:t>
      </w:r>
    </w:p>
    <w:p w14:paraId="208B5117" w14:textId="77777777" w:rsidR="00EB6232" w:rsidRPr="00935AA8" w:rsidRDefault="00EB6232" w:rsidP="00EB6232">
      <w:pPr>
        <w:spacing w:line="360" w:lineRule="auto"/>
        <w:rPr>
          <w:rFonts w:ascii="Times New Roman" w:hAnsi="Times New Roman" w:cs="Times New Roman"/>
          <w:sz w:val="28"/>
          <w:szCs w:val="28"/>
        </w:rPr>
      </w:pPr>
      <w:r w:rsidRPr="00935AA8">
        <w:rPr>
          <w:rFonts w:ascii="Times New Roman" w:hAnsi="Times New Roman" w:cs="Times New Roman"/>
          <w:sz w:val="28"/>
          <w:szCs w:val="28"/>
        </w:rPr>
        <w:t>Сам интерфейс разработан таким образом, чтобы можно было использовать любой язык программирования, который может работать со стандартными устройствами ввода-вывода. Такими возможностями обладают даже скрипты для встроенных командных интерпретаторов операционных систем, поэтому в простых случаях могут использоваться даже командные скрипты.</w:t>
      </w:r>
    </w:p>
    <w:p w14:paraId="2E83B25C" w14:textId="77777777" w:rsidR="00EB623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76.Назовите достоинства и недостатки CGI. </w:t>
      </w:r>
    </w:p>
    <w:p w14:paraId="3FEA906B"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 xml:space="preserve">CGI не налагает особых условий на платформу и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 - сервер, поэтому работает на всех популярных платформах и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 - серверах. Также технология не привязана к конкретному языку программирования и может быть использована на любом языке, работающем со стандартными потоками ввода/вывода.</w:t>
      </w:r>
    </w:p>
    <w:p w14:paraId="24B33662"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Производительность CGI - программ не высока. Основной причиной этого является то, что при очередном обращении к серверу для работы CGI – программы создается отдельный процесс, что требует большого количества системных ресурсов.</w:t>
      </w:r>
    </w:p>
    <w:p w14:paraId="0A3A1B75"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Встроенных средств масштабируемости технология не предусматривает.</w:t>
      </w:r>
    </w:p>
    <w:p w14:paraId="723C0069"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CGI - программа представляет из себя готовый к исполнению файл, что препятствует легкому расширению системы.</w:t>
      </w:r>
    </w:p>
    <w:p w14:paraId="36912871"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77.Что такое </w:t>
      </w:r>
      <w:proofErr w:type="spellStart"/>
      <w:r w:rsidRPr="00C115D8">
        <w:rPr>
          <w:rFonts w:ascii="Times New Roman" w:hAnsi="Times New Roman" w:cs="Times New Roman"/>
          <w:sz w:val="24"/>
          <w:szCs w:val="24"/>
        </w:rPr>
        <w:t>FastCGI</w:t>
      </w:r>
      <w:proofErr w:type="spellEnd"/>
      <w:r w:rsidRPr="00C115D8">
        <w:rPr>
          <w:rFonts w:ascii="Times New Roman" w:hAnsi="Times New Roman" w:cs="Times New Roman"/>
          <w:sz w:val="24"/>
          <w:szCs w:val="24"/>
        </w:rPr>
        <w:t xml:space="preserve">? </w:t>
      </w:r>
    </w:p>
    <w:p w14:paraId="4FACC886"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lastRenderedPageBreak/>
        <w:t xml:space="preserve">Интерфейс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 клиент-серверный протокол взаимодействия веб-сервера и приложения, дальнейшее развитие технологии CGI. По сравнению с CGI является более производительным и безопасным.</w:t>
      </w:r>
    </w:p>
    <w:p w14:paraId="3854247B" w14:textId="1F8D4B45" w:rsidR="00EC0AB2" w:rsidRDefault="00EC0AB2">
      <w:pPr>
        <w:rPr>
          <w:rFonts w:ascii="Times New Roman" w:hAnsi="Times New Roman" w:cs="Times New Roman"/>
          <w:sz w:val="24"/>
          <w:szCs w:val="24"/>
        </w:rPr>
      </w:pPr>
    </w:p>
    <w:p w14:paraId="1EE1B224"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78.Назовите основные отличия CGI от </w:t>
      </w:r>
      <w:proofErr w:type="spellStart"/>
      <w:r w:rsidRPr="00C115D8">
        <w:rPr>
          <w:rFonts w:ascii="Times New Roman" w:hAnsi="Times New Roman" w:cs="Times New Roman"/>
          <w:sz w:val="24"/>
          <w:szCs w:val="24"/>
        </w:rPr>
        <w:t>FastCGI</w:t>
      </w:r>
      <w:proofErr w:type="spellEnd"/>
      <w:r w:rsidRPr="00C115D8">
        <w:rPr>
          <w:rFonts w:ascii="Times New Roman" w:hAnsi="Times New Roman" w:cs="Times New Roman"/>
          <w:sz w:val="24"/>
          <w:szCs w:val="24"/>
        </w:rPr>
        <w:t xml:space="preserve">. </w:t>
      </w:r>
    </w:p>
    <w:p w14:paraId="53B2DC43"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CGI-программа, запущенная в цикле. Если обычная CGI-программа заново запускается для каждого нового запроса, то в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-программе используется очередь запросов, которые обрабатываются последовательно.</w:t>
      </w:r>
    </w:p>
    <w:p w14:paraId="43C8FBD6"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79.Что такое менеджер процессов? </w:t>
      </w:r>
    </w:p>
    <w:p w14:paraId="026A4F36"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Поток </w:t>
      </w:r>
      <w:proofErr w:type="spellStart"/>
      <w:r w:rsidRPr="00935AA8">
        <w:rPr>
          <w:rFonts w:ascii="Times New Roman" w:hAnsi="Times New Roman" w:cs="Times New Roman"/>
          <w:sz w:val="28"/>
          <w:szCs w:val="28"/>
        </w:rPr>
        <w:t>process_manager</w:t>
      </w:r>
      <w:proofErr w:type="spellEnd"/>
      <w:r w:rsidRPr="00935AA8">
        <w:rPr>
          <w:rFonts w:ascii="Times New Roman" w:hAnsi="Times New Roman" w:cs="Times New Roman"/>
          <w:sz w:val="28"/>
          <w:szCs w:val="28"/>
        </w:rPr>
        <w:t xml:space="preserve"> отвечает за генерацию новых экземпляров процесса, за связь со средой и между экземплярами процесса, а также за выполнение экземпляров процесса.</w:t>
      </w:r>
    </w:p>
    <w:p w14:paraId="5D0673CF"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80.Что такое PHP-FPM? </w:t>
      </w:r>
    </w:p>
    <w:p w14:paraId="1BEF272E"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PHP-FPM — это альтернативная реализация PHP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с несколькими дополнительными возможностями, которые обычно используются для высоконагруженных сайтов.</w:t>
      </w:r>
    </w:p>
    <w:p w14:paraId="0E3C0102"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81.Что такое </w:t>
      </w:r>
      <w:proofErr w:type="spellStart"/>
      <w:r w:rsidRPr="00C115D8">
        <w:rPr>
          <w:rFonts w:ascii="Times New Roman" w:hAnsi="Times New Roman" w:cs="Times New Roman"/>
          <w:sz w:val="24"/>
          <w:szCs w:val="24"/>
        </w:rPr>
        <w:t>Spawn-fcgi</w:t>
      </w:r>
      <w:proofErr w:type="spellEnd"/>
      <w:r w:rsidRPr="00C115D8">
        <w:rPr>
          <w:rFonts w:ascii="Times New Roman" w:hAnsi="Times New Roman" w:cs="Times New Roman"/>
          <w:sz w:val="24"/>
          <w:szCs w:val="24"/>
        </w:rPr>
        <w:t xml:space="preserve">? </w:t>
      </w:r>
    </w:p>
    <w:p w14:paraId="594D74BE" w14:textId="77777777" w:rsidR="00EC0AB2" w:rsidRPr="00935AA8" w:rsidRDefault="00EC0AB2" w:rsidP="00EC0AB2">
      <w:pPr>
        <w:spacing w:line="360" w:lineRule="auto"/>
        <w:rPr>
          <w:rFonts w:ascii="Times New Roman" w:hAnsi="Times New Roman" w:cs="Times New Roman"/>
          <w:sz w:val="28"/>
          <w:szCs w:val="28"/>
        </w:rPr>
      </w:pPr>
      <w:proofErr w:type="spellStart"/>
      <w:r w:rsidRPr="00935AA8">
        <w:rPr>
          <w:rFonts w:ascii="Times New Roman" w:hAnsi="Times New Roman" w:cs="Times New Roman"/>
          <w:sz w:val="28"/>
          <w:szCs w:val="28"/>
        </w:rPr>
        <w:t>spawn-fcgi</w:t>
      </w:r>
      <w:proofErr w:type="spellEnd"/>
      <w:r w:rsidRPr="00935AA8">
        <w:rPr>
          <w:rFonts w:ascii="Times New Roman" w:hAnsi="Times New Roman" w:cs="Times New Roman"/>
          <w:sz w:val="28"/>
          <w:szCs w:val="28"/>
        </w:rPr>
        <w:t xml:space="preserve"> — одна из составных частей проекта </w:t>
      </w:r>
      <w:proofErr w:type="spellStart"/>
      <w:r w:rsidRPr="00935AA8">
        <w:rPr>
          <w:rFonts w:ascii="Times New Roman" w:hAnsi="Times New Roman" w:cs="Times New Roman"/>
          <w:sz w:val="28"/>
          <w:szCs w:val="28"/>
        </w:rPr>
        <w:t>Lighttpd</w:t>
      </w:r>
      <w:proofErr w:type="spellEnd"/>
      <w:r w:rsidRPr="00935AA8">
        <w:rPr>
          <w:rFonts w:ascii="Times New Roman" w:hAnsi="Times New Roman" w:cs="Times New Roman"/>
          <w:sz w:val="28"/>
          <w:szCs w:val="28"/>
        </w:rPr>
        <w:t xml:space="preserve">. Предназначен он </w:t>
      </w:r>
      <w:proofErr w:type="gramStart"/>
      <w:r w:rsidRPr="00935AA8">
        <w:rPr>
          <w:rFonts w:ascii="Times New Roman" w:hAnsi="Times New Roman" w:cs="Times New Roman"/>
          <w:sz w:val="28"/>
          <w:szCs w:val="28"/>
        </w:rPr>
        <w:t>для того, что бы</w:t>
      </w:r>
      <w:proofErr w:type="gramEnd"/>
      <w:r w:rsidRPr="00935AA8">
        <w:rPr>
          <w:rFonts w:ascii="Times New Roman" w:hAnsi="Times New Roman" w:cs="Times New Roman"/>
          <w:sz w:val="28"/>
          <w:szCs w:val="28"/>
        </w:rPr>
        <w:t xml:space="preserve"> запустить </w:t>
      </w:r>
      <w:proofErr w:type="spellStart"/>
      <w:r w:rsidRPr="00935AA8">
        <w:rPr>
          <w:rFonts w:ascii="Times New Roman" w:hAnsi="Times New Roman" w:cs="Times New Roman"/>
          <w:sz w:val="28"/>
          <w:szCs w:val="28"/>
        </w:rPr>
        <w:t>php</w:t>
      </w:r>
      <w:proofErr w:type="spellEnd"/>
      <w:r w:rsidRPr="00935AA8">
        <w:rPr>
          <w:rFonts w:ascii="Times New Roman" w:hAnsi="Times New Roman" w:cs="Times New Roman"/>
          <w:sz w:val="28"/>
          <w:szCs w:val="28"/>
        </w:rPr>
        <w:t xml:space="preserve">, как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сервер, ну а с этим сервером может работать потом практически любой </w:t>
      </w:r>
      <w:proofErr w:type="spellStart"/>
      <w:r w:rsidRPr="00935AA8">
        <w:rPr>
          <w:rFonts w:ascii="Times New Roman" w:hAnsi="Times New Roman" w:cs="Times New Roman"/>
          <w:sz w:val="28"/>
          <w:szCs w:val="28"/>
        </w:rPr>
        <w:t>http</w:t>
      </w:r>
      <w:proofErr w:type="spellEnd"/>
      <w:r w:rsidRPr="00935AA8">
        <w:rPr>
          <w:rFonts w:ascii="Times New Roman" w:hAnsi="Times New Roman" w:cs="Times New Roman"/>
          <w:sz w:val="28"/>
          <w:szCs w:val="28"/>
        </w:rPr>
        <w:t xml:space="preserve"> сервер.</w:t>
      </w:r>
    </w:p>
    <w:p w14:paraId="476CF3AD" w14:textId="77777777" w:rsidR="00EC0AB2" w:rsidRDefault="005D6D4C" w:rsidP="00EC0AB2">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82.Что такое </w:t>
      </w:r>
      <w:proofErr w:type="spellStart"/>
      <w:r w:rsidRPr="00C115D8">
        <w:rPr>
          <w:rFonts w:ascii="Times New Roman" w:hAnsi="Times New Roman" w:cs="Times New Roman"/>
          <w:sz w:val="24"/>
          <w:szCs w:val="24"/>
        </w:rPr>
        <w:t>Lighttpd</w:t>
      </w:r>
      <w:proofErr w:type="spellEnd"/>
      <w:r w:rsidRPr="00C115D8">
        <w:rPr>
          <w:rFonts w:ascii="Times New Roman" w:hAnsi="Times New Roman" w:cs="Times New Roman"/>
          <w:sz w:val="24"/>
          <w:szCs w:val="24"/>
        </w:rPr>
        <w:t>?</w:t>
      </w:r>
    </w:p>
    <w:p w14:paraId="75F5D541" w14:textId="56B70CA5" w:rsidR="00EC0AB2" w:rsidRPr="00935AA8" w:rsidRDefault="005D6D4C" w:rsidP="00EC0AB2">
      <w:pPr>
        <w:spacing w:line="360" w:lineRule="auto"/>
        <w:rPr>
          <w:rFonts w:ascii="Times New Roman" w:hAnsi="Times New Roman" w:cs="Times New Roman"/>
          <w:sz w:val="28"/>
          <w:szCs w:val="28"/>
        </w:rPr>
      </w:pPr>
      <w:r w:rsidRPr="00C115D8">
        <w:rPr>
          <w:rFonts w:ascii="Times New Roman" w:hAnsi="Times New Roman" w:cs="Times New Roman"/>
          <w:sz w:val="24"/>
          <w:szCs w:val="24"/>
        </w:rPr>
        <w:t xml:space="preserve"> </w:t>
      </w:r>
      <w:proofErr w:type="spellStart"/>
      <w:r w:rsidR="00EC0AB2" w:rsidRPr="00935AA8">
        <w:rPr>
          <w:rFonts w:ascii="Times New Roman" w:hAnsi="Times New Roman" w:cs="Times New Roman"/>
          <w:sz w:val="28"/>
          <w:szCs w:val="28"/>
        </w:rPr>
        <w:t>lighttpd</w:t>
      </w:r>
      <w:proofErr w:type="spellEnd"/>
      <w:r w:rsidR="00EC0AB2" w:rsidRPr="00935AA8">
        <w:rPr>
          <w:rFonts w:ascii="Times New Roman" w:hAnsi="Times New Roman" w:cs="Times New Roman"/>
          <w:sz w:val="28"/>
          <w:szCs w:val="28"/>
        </w:rPr>
        <w:t xml:space="preserve"> это веб-сервер с открытым исходным кодом, оптимизированный для критически важных сред, отвечает за предоставление доступа через HTTP или HTTPS протокол к статическому контенту.</w:t>
      </w:r>
    </w:p>
    <w:p w14:paraId="291178D4" w14:textId="77777777" w:rsidR="00EC0AB2" w:rsidRDefault="00EC0AB2">
      <w:pPr>
        <w:rPr>
          <w:rFonts w:ascii="Times New Roman" w:hAnsi="Times New Roman" w:cs="Times New Roman"/>
          <w:sz w:val="24"/>
          <w:szCs w:val="24"/>
        </w:rPr>
      </w:pPr>
      <w:r>
        <w:rPr>
          <w:rFonts w:ascii="Times New Roman" w:hAnsi="Times New Roman" w:cs="Times New Roman"/>
          <w:sz w:val="24"/>
          <w:szCs w:val="24"/>
        </w:rPr>
        <w:br w:type="page"/>
      </w:r>
    </w:p>
    <w:p w14:paraId="1B67FAD0" w14:textId="1E552CE4"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83.Что такое </w:t>
      </w:r>
      <w:proofErr w:type="spellStart"/>
      <w:r w:rsidRPr="00C115D8">
        <w:rPr>
          <w:rFonts w:ascii="Times New Roman" w:hAnsi="Times New Roman" w:cs="Times New Roman"/>
          <w:sz w:val="24"/>
          <w:szCs w:val="24"/>
        </w:rPr>
        <w:t>chroot</w:t>
      </w:r>
      <w:proofErr w:type="spellEnd"/>
      <w:r w:rsidRPr="00C115D8">
        <w:rPr>
          <w:rFonts w:ascii="Times New Roman" w:hAnsi="Times New Roman" w:cs="Times New Roman"/>
          <w:sz w:val="24"/>
          <w:szCs w:val="24"/>
        </w:rPr>
        <w:t xml:space="preserve"> окружение? </w:t>
      </w:r>
    </w:p>
    <w:p w14:paraId="7F0DB0E3" w14:textId="77777777" w:rsidR="00EC0AB2" w:rsidRPr="00935AA8" w:rsidRDefault="00EC0AB2" w:rsidP="00EC0AB2">
      <w:pPr>
        <w:spacing w:line="360" w:lineRule="auto"/>
        <w:jc w:val="both"/>
        <w:rPr>
          <w:rFonts w:ascii="Times New Roman" w:hAnsi="Times New Roman" w:cs="Times New Roman"/>
          <w:sz w:val="28"/>
          <w:szCs w:val="28"/>
        </w:rPr>
      </w:pPr>
      <w:proofErr w:type="spellStart"/>
      <w:r w:rsidRPr="00935AA8">
        <w:rPr>
          <w:rFonts w:ascii="Times New Roman" w:hAnsi="Times New Roman" w:cs="Times New Roman"/>
          <w:sz w:val="28"/>
          <w:szCs w:val="28"/>
        </w:rPr>
        <w:t>Chroot</w:t>
      </w:r>
      <w:proofErr w:type="spellEnd"/>
      <w:r w:rsidRPr="00935AA8">
        <w:rPr>
          <w:rFonts w:ascii="Times New Roman" w:hAnsi="Times New Roman" w:cs="Times New Roman"/>
          <w:sz w:val="28"/>
          <w:szCs w:val="28"/>
        </w:rPr>
        <w:t xml:space="preserve"> окружение — способ запуска программ, системный вызов и просто команда, позволяющая изменить корневой каталог в системе.</w:t>
      </w:r>
    </w:p>
    <w:p w14:paraId="4B47DE90" w14:textId="7652BC9E" w:rsidR="00EC0AB2" w:rsidRDefault="00EC0AB2" w:rsidP="00EC0AB2">
      <w:pPr>
        <w:spacing w:line="360" w:lineRule="auto"/>
        <w:jc w:val="both"/>
        <w:rPr>
          <w:rFonts w:ascii="Times New Roman" w:hAnsi="Times New Roman" w:cs="Times New Roman"/>
          <w:sz w:val="28"/>
          <w:szCs w:val="28"/>
        </w:rPr>
      </w:pPr>
      <w:proofErr w:type="spellStart"/>
      <w:r w:rsidRPr="00935AA8">
        <w:rPr>
          <w:rFonts w:ascii="Times New Roman" w:hAnsi="Times New Roman" w:cs="Times New Roman"/>
          <w:sz w:val="28"/>
          <w:szCs w:val="28"/>
        </w:rPr>
        <w:t>Chroot</w:t>
      </w:r>
      <w:proofErr w:type="spellEnd"/>
      <w:r w:rsidRPr="00935AA8">
        <w:rPr>
          <w:rFonts w:ascii="Times New Roman" w:hAnsi="Times New Roman" w:cs="Times New Roman"/>
          <w:sz w:val="28"/>
          <w:szCs w:val="28"/>
        </w:rPr>
        <w:t xml:space="preserve"> используется для создания </w:t>
      </w:r>
      <w:proofErr w:type="spellStart"/>
      <w:r w:rsidRPr="00935AA8">
        <w:rPr>
          <w:rFonts w:ascii="Times New Roman" w:hAnsi="Times New Roman" w:cs="Times New Roman"/>
          <w:sz w:val="28"/>
          <w:szCs w:val="28"/>
        </w:rPr>
        <w:t>jail</w:t>
      </w:r>
      <w:proofErr w:type="spellEnd"/>
      <w:r w:rsidRPr="00935AA8">
        <w:rPr>
          <w:rFonts w:ascii="Times New Roman" w:hAnsi="Times New Roman" w:cs="Times New Roman"/>
          <w:sz w:val="28"/>
          <w:szCs w:val="28"/>
        </w:rPr>
        <w:t xml:space="preserve"> и изоляции процессов, а также для сборки пакетов методом </w:t>
      </w:r>
      <w:proofErr w:type="spellStart"/>
      <w:r w:rsidRPr="00935AA8">
        <w:rPr>
          <w:rFonts w:ascii="Times New Roman" w:hAnsi="Times New Roman" w:cs="Times New Roman"/>
          <w:sz w:val="28"/>
          <w:szCs w:val="28"/>
        </w:rPr>
        <w:t>debootstrap</w:t>
      </w:r>
      <w:proofErr w:type="spellEnd"/>
      <w:r w:rsidRPr="00935AA8">
        <w:rPr>
          <w:rFonts w:ascii="Times New Roman" w:hAnsi="Times New Roman" w:cs="Times New Roman"/>
          <w:sz w:val="28"/>
          <w:szCs w:val="28"/>
        </w:rPr>
        <w:t xml:space="preserve">. Командой </w:t>
      </w:r>
      <w:proofErr w:type="spellStart"/>
      <w:r w:rsidRPr="00935AA8">
        <w:rPr>
          <w:rFonts w:ascii="Times New Roman" w:hAnsi="Times New Roman" w:cs="Times New Roman"/>
          <w:sz w:val="28"/>
          <w:szCs w:val="28"/>
        </w:rPr>
        <w:t>chroot</w:t>
      </w:r>
      <w:proofErr w:type="spellEnd"/>
      <w:r w:rsidRPr="00935AA8">
        <w:rPr>
          <w:rFonts w:ascii="Times New Roman" w:hAnsi="Times New Roman" w:cs="Times New Roman"/>
          <w:sz w:val="28"/>
          <w:szCs w:val="28"/>
        </w:rPr>
        <w:t xml:space="preserve"> с указанием каталога запускается механизм, создающий систему директорий в этом</w:t>
      </w:r>
    </w:p>
    <w:p w14:paraId="1F321BF2" w14:textId="44A7F26E" w:rsidR="00EC0AB2"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 каталоге идентичную той, что существует в корне. Команда выполняется только от имени суперпользователя.</w:t>
      </w:r>
    </w:p>
    <w:p w14:paraId="7A0C4A5D" w14:textId="77777777" w:rsidR="00EC0AB2" w:rsidRPr="00935AA8" w:rsidRDefault="00EC0AB2" w:rsidP="00EC0AB2">
      <w:pPr>
        <w:spacing w:line="360" w:lineRule="auto"/>
        <w:rPr>
          <w:rFonts w:ascii="Times New Roman" w:hAnsi="Times New Roman" w:cs="Times New Roman"/>
          <w:sz w:val="28"/>
          <w:szCs w:val="28"/>
        </w:rPr>
      </w:pPr>
    </w:p>
    <w:p w14:paraId="0C48507E"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84.Опишите механизм взаимодействия серверов с использованием </w:t>
      </w:r>
      <w:proofErr w:type="spellStart"/>
      <w:r w:rsidRPr="00C115D8">
        <w:rPr>
          <w:rFonts w:ascii="Times New Roman" w:hAnsi="Times New Roman" w:cs="Times New Roman"/>
          <w:sz w:val="24"/>
          <w:szCs w:val="24"/>
        </w:rPr>
        <w:t>FastCGI</w:t>
      </w:r>
      <w:proofErr w:type="spellEnd"/>
      <w:r w:rsidRPr="00C115D8">
        <w:rPr>
          <w:rFonts w:ascii="Times New Roman" w:hAnsi="Times New Roman" w:cs="Times New Roman"/>
          <w:sz w:val="24"/>
          <w:szCs w:val="24"/>
        </w:rPr>
        <w:t xml:space="preserve">. </w:t>
      </w:r>
    </w:p>
    <w:p w14:paraId="002A2D4A" w14:textId="77777777" w:rsidR="00EC0AB2" w:rsidRPr="00935AA8" w:rsidRDefault="00EC0AB2" w:rsidP="00EC0AB2">
      <w:pPr>
        <w:spacing w:line="360" w:lineRule="auto"/>
        <w:rPr>
          <w:rFonts w:ascii="Times New Roman" w:hAnsi="Times New Roman" w:cs="Times New Roman"/>
          <w:sz w:val="28"/>
          <w:szCs w:val="28"/>
        </w:rPr>
      </w:pP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 открытый унифицированный стандарт, расширяющий интерфейс CGI и позволяющий создавать высокопроизводительные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-приложения без использования специфичных API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-сервера. Цель данной спецификации — с точки зрения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-приложения описать интерфейс взаимодействия между ним и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-сервером, также реализующим интерфейс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Связь между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-сервером и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-процессом осуществляется через один сокет, который процесс должен слушать на предмет входящих подключений от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-сервера.</w:t>
      </w:r>
    </w:p>
    <w:p w14:paraId="6D182DFF"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После приема соединения от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-сервера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-процесс обменивается данными с использованием простого протокола, решающего две задачи: организация двунаправленного обмена в рамках одного соединения (для эмуляции STDIN, STDOUT, STDERR) и организация нескольких независимых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-сессий в рамках одного соединения. </w:t>
      </w:r>
    </w:p>
    <w:p w14:paraId="5EFCE8FB" w14:textId="77777777" w:rsidR="00EC0AB2" w:rsidRDefault="00EC0AB2" w:rsidP="008B438E">
      <w:pPr>
        <w:rPr>
          <w:rFonts w:ascii="Times New Roman" w:hAnsi="Times New Roman" w:cs="Times New Roman"/>
          <w:sz w:val="24"/>
          <w:szCs w:val="24"/>
        </w:rPr>
      </w:pPr>
    </w:p>
    <w:p w14:paraId="1938A813"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85.Опишите процесс выбора встроенного или внешнего менеджера процессов. </w:t>
      </w:r>
    </w:p>
    <w:p w14:paraId="406605E0"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Менеджер процессов тесно взаимодействует с микроядром, чтобы обеспечить услуги, составляющие сущность операционной системы. Менеджер процессов отвечает за создание новых процессов в системе и за управление основными ресурсами, связанными с процессом. Все эти услуги предоставляются посредством сообщений.</w:t>
      </w:r>
    </w:p>
    <w:p w14:paraId="7C3A14AA" w14:textId="6F529EC2"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lastRenderedPageBreak/>
        <w:t>Встроенный менеджер процессов – удобная программа, с помощью которой можно определять запущенные на ПК приложения, процессы и службы, управлять вышеперечисленными компонентами (запускать, останавливать</w:t>
      </w:r>
      <w:r>
        <w:rPr>
          <w:rFonts w:ascii="Times New Roman" w:hAnsi="Times New Roman" w:cs="Times New Roman"/>
          <w:sz w:val="28"/>
          <w:szCs w:val="28"/>
          <w:lang w:val="ru-RU"/>
        </w:rPr>
        <w:t xml:space="preserve"> </w:t>
      </w:r>
      <w:r w:rsidRPr="00935AA8">
        <w:rPr>
          <w:rFonts w:ascii="Times New Roman" w:hAnsi="Times New Roman" w:cs="Times New Roman"/>
          <w:sz w:val="28"/>
          <w:szCs w:val="28"/>
        </w:rPr>
        <w:t>или завершать). С</w:t>
      </w:r>
      <w:r>
        <w:rPr>
          <w:rFonts w:ascii="Times New Roman" w:hAnsi="Times New Roman" w:cs="Times New Roman"/>
          <w:sz w:val="28"/>
          <w:szCs w:val="28"/>
        </w:rPr>
        <w:t xml:space="preserve"> </w:t>
      </w:r>
      <w:r w:rsidRPr="00935AA8">
        <w:rPr>
          <w:rFonts w:ascii="Times New Roman" w:hAnsi="Times New Roman" w:cs="Times New Roman"/>
          <w:sz w:val="28"/>
          <w:szCs w:val="28"/>
        </w:rPr>
        <w:t>помощью нее можно оценивать и влиять на быстродействие компьютера, а также выполнять другие задачи.</w:t>
      </w:r>
    </w:p>
    <w:p w14:paraId="5B37C527"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К сожалению, встроенный менеджер процессов для анализа и обработки запущенных процессов не всегда удобен и имеет очень ограниченные возможности, он не в полной мере отображает процессы, запущенные на компьютере, а средства анализа запущенных процессов вообще весьма ограничены. Из-за недостатков в применении менеджера процессов для анализа процессов, запущенных на компьютере, приходится прибегать к внешним менеджерам процессов. Они более качественно отображают информацию и позволяют лучше контролировать процессы.</w:t>
      </w:r>
    </w:p>
    <w:p w14:paraId="3BF851C7" w14:textId="77777777" w:rsidR="00EC0AB2" w:rsidRDefault="00EC0AB2" w:rsidP="008B438E">
      <w:pPr>
        <w:rPr>
          <w:rFonts w:ascii="Times New Roman" w:hAnsi="Times New Roman" w:cs="Times New Roman"/>
          <w:sz w:val="24"/>
          <w:szCs w:val="24"/>
        </w:rPr>
      </w:pPr>
    </w:p>
    <w:p w14:paraId="75E210C3"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86.Что такое интерфейс шлюза? </w:t>
      </w:r>
    </w:p>
    <w:p w14:paraId="1305B374"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Сетевой шлюз - аппаратный маршрутизатор или программное обеспечение для сопряжения компьютерных сетей, использующих разные протоколы (например, локальной и глобальной). Сетевой шлюз конвертирует протоколы одного типа физической среды в протоколы другой физической среды (сети). </w:t>
      </w:r>
    </w:p>
    <w:p w14:paraId="20D0288B"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87.Что такое SCGI? </w:t>
      </w:r>
    </w:p>
    <w:p w14:paraId="5E23232B"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SCGI (Simple Common Gateway Interface) - простой общий интерфейс шлюза - разработан как альтернатива CGI и во многом аналогичен </w:t>
      </w:r>
      <w:proofErr w:type="spellStart"/>
      <w:r w:rsidRPr="00935AA8">
        <w:rPr>
          <w:rFonts w:ascii="Times New Roman" w:hAnsi="Times New Roman" w:cs="Times New Roman"/>
          <w:sz w:val="28"/>
          <w:szCs w:val="28"/>
        </w:rPr>
        <w:t>FastCGI</w:t>
      </w:r>
      <w:proofErr w:type="spellEnd"/>
      <w:r w:rsidRPr="00935AA8">
        <w:rPr>
          <w:rFonts w:ascii="Times New Roman" w:hAnsi="Times New Roman" w:cs="Times New Roman"/>
          <w:sz w:val="28"/>
          <w:szCs w:val="28"/>
        </w:rPr>
        <w:t xml:space="preserve">, но более прост в реализации. </w:t>
      </w:r>
    </w:p>
    <w:p w14:paraId="4656F30A"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88.Что такое PCGI </w:t>
      </w:r>
    </w:p>
    <w:p w14:paraId="2DE10CD2"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PCGI (Perl Common Gateway Interface) — библиотека к языку программирования Perl для работы с интерфейсом CGI. Библиотека позволяет с высокой скоростью обрабатывать входящий поток данных. Основное достоинство заключается в том, что библиотека позволяет </w:t>
      </w:r>
      <w:r w:rsidRPr="00935AA8">
        <w:rPr>
          <w:rFonts w:ascii="Times New Roman" w:hAnsi="Times New Roman" w:cs="Times New Roman"/>
          <w:sz w:val="28"/>
          <w:szCs w:val="28"/>
        </w:rPr>
        <w:lastRenderedPageBreak/>
        <w:t>совершенно безопасно принимать сколь угодно крупные объёмы данных, при этом очень экономично потребляя оперативную память.</w:t>
      </w:r>
    </w:p>
    <w:p w14:paraId="2DFCF8A0"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89.Что такое PSGI?</w:t>
      </w:r>
    </w:p>
    <w:p w14:paraId="190E7CCF" w14:textId="77777777" w:rsidR="00EC0AB2" w:rsidRDefault="00EC0AB2" w:rsidP="008B438E">
      <w:pPr>
        <w:rPr>
          <w:rFonts w:ascii="Times New Roman" w:hAnsi="Times New Roman" w:cs="Times New Roman"/>
          <w:sz w:val="28"/>
          <w:szCs w:val="28"/>
        </w:rPr>
      </w:pPr>
      <w:r w:rsidRPr="00935AA8">
        <w:rPr>
          <w:rFonts w:ascii="Times New Roman" w:hAnsi="Times New Roman" w:cs="Times New Roman"/>
          <w:sz w:val="28"/>
          <w:szCs w:val="28"/>
        </w:rPr>
        <w:t>PSGI (Perl Web Server Gateway Interface) – это спецификация, предназначенная для отделения среды веб-сервера от кода веб-фреймворка. PSGI не является программным интерфейсом (API) для веб-приложений.</w:t>
      </w:r>
    </w:p>
    <w:p w14:paraId="5C910C7F"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t xml:space="preserve"> </w:t>
      </w:r>
      <w:r w:rsidRPr="00C115D8">
        <w:rPr>
          <w:rFonts w:ascii="Times New Roman" w:hAnsi="Times New Roman" w:cs="Times New Roman"/>
          <w:sz w:val="24"/>
          <w:szCs w:val="24"/>
        </w:rPr>
        <w:br/>
        <w:t xml:space="preserve">90.Что такое WSGI? </w:t>
      </w:r>
    </w:p>
    <w:p w14:paraId="5BA5EBBB"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WSGI — стандарт взаимодействия между Python-программой, выполняющейся на стороне сервера, и самим веб-сервером, например Apache. [WSGI предоставляет простой и универсальный интерфейс между большинством веб-серверов и веб-приложениями или фреймворками]. </w:t>
      </w:r>
    </w:p>
    <w:p w14:paraId="07515A6D"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Это протокол, спецификация, которая была предложена в PEP 3333. Этот протокол предназначен для решения проблем совместимости многих веб-платформ и программного обеспечения веб-сервера. Благодаря WSGI вам больше не нужно выбирать конкретное программное обеспечение веб-сервера из-за используемой веб-платформы.</w:t>
      </w:r>
    </w:p>
    <w:p w14:paraId="39FFC04A"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91.Опишите механизм взаимодействия серверов Apache и PHP. </w:t>
      </w:r>
    </w:p>
    <w:p w14:paraId="7FD78A58" w14:textId="77777777" w:rsidR="00EC0AB2" w:rsidRDefault="00EC0AB2" w:rsidP="008B438E">
      <w:pPr>
        <w:rPr>
          <w:rFonts w:ascii="Times New Roman" w:hAnsi="Times New Roman" w:cs="Times New Roman"/>
          <w:sz w:val="28"/>
          <w:szCs w:val="28"/>
        </w:rPr>
      </w:pPr>
      <w:r w:rsidRPr="00935AA8">
        <w:rPr>
          <w:rFonts w:ascii="Times New Roman" w:hAnsi="Times New Roman" w:cs="Times New Roman"/>
          <w:sz w:val="28"/>
          <w:szCs w:val="28"/>
        </w:rPr>
        <w:t xml:space="preserve">Когда компьютер обращается к </w:t>
      </w:r>
      <w:proofErr w:type="spellStart"/>
      <w:r w:rsidRPr="00935AA8">
        <w:rPr>
          <w:rFonts w:ascii="Times New Roman" w:hAnsi="Times New Roman" w:cs="Times New Roman"/>
          <w:sz w:val="28"/>
          <w:szCs w:val="28"/>
        </w:rPr>
        <w:t>web</w:t>
      </w:r>
      <w:proofErr w:type="spellEnd"/>
      <w:r w:rsidRPr="00935AA8">
        <w:rPr>
          <w:rFonts w:ascii="Times New Roman" w:hAnsi="Times New Roman" w:cs="Times New Roman"/>
          <w:sz w:val="28"/>
          <w:szCs w:val="28"/>
        </w:rPr>
        <w:t xml:space="preserve">-серверу Apache, то он запускает интерпретатор PHP. Он выполняет </w:t>
      </w:r>
      <w:proofErr w:type="gramStart"/>
      <w:r w:rsidRPr="00935AA8">
        <w:rPr>
          <w:rFonts w:ascii="Times New Roman" w:hAnsi="Times New Roman" w:cs="Times New Roman"/>
          <w:sz w:val="28"/>
          <w:szCs w:val="28"/>
        </w:rPr>
        <w:t>скрипт</w:t>
      </w:r>
      <w:proofErr w:type="gramEnd"/>
      <w:r w:rsidRPr="00935AA8">
        <w:rPr>
          <w:rFonts w:ascii="Times New Roman" w:hAnsi="Times New Roman" w:cs="Times New Roman"/>
          <w:sz w:val="28"/>
          <w:szCs w:val="28"/>
        </w:rPr>
        <w:t xml:space="preserve"> записанный в файле </w:t>
      </w:r>
      <w:proofErr w:type="spellStart"/>
      <w:r w:rsidRPr="00935AA8">
        <w:rPr>
          <w:rFonts w:ascii="Times New Roman" w:hAnsi="Times New Roman" w:cs="Times New Roman"/>
          <w:sz w:val="28"/>
          <w:szCs w:val="28"/>
        </w:rPr>
        <w:t>index.php</w:t>
      </w:r>
      <w:proofErr w:type="spellEnd"/>
      <w:r w:rsidRPr="00935AA8">
        <w:rPr>
          <w:rFonts w:ascii="Times New Roman" w:hAnsi="Times New Roman" w:cs="Times New Roman"/>
          <w:sz w:val="28"/>
          <w:szCs w:val="28"/>
        </w:rPr>
        <w:t>. То есть Apache это сервер, который взаимодействует с клиентом (принимает и отвечает на запросы клиента), а затем сервер выполняет запрос клиента, используя PHP</w:t>
      </w:r>
    </w:p>
    <w:p w14:paraId="4C1F4763"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92.Опишите преимущества веб-сервера Apache.</w:t>
      </w:r>
    </w:p>
    <w:p w14:paraId="094688BD" w14:textId="5457CB03" w:rsidR="00EC0AB2"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Основные достоинства Apache - надежность, безопасность и гибкость настройки. Apache позволяет подключать различные модули, добавляющие в него новые возможности - например, можно подключить модуль, обеспечивающий поддержку РНР или любого другого Web-ориентированного языка программирования.</w:t>
      </w:r>
    </w:p>
    <w:p w14:paraId="4714021D" w14:textId="77777777" w:rsidR="00EC0AB2" w:rsidRDefault="00EC0AB2">
      <w:pPr>
        <w:rPr>
          <w:rFonts w:ascii="Times New Roman" w:hAnsi="Times New Roman" w:cs="Times New Roman"/>
          <w:sz w:val="28"/>
          <w:szCs w:val="28"/>
        </w:rPr>
      </w:pPr>
      <w:r>
        <w:rPr>
          <w:rFonts w:ascii="Times New Roman" w:hAnsi="Times New Roman" w:cs="Times New Roman"/>
          <w:sz w:val="28"/>
          <w:szCs w:val="28"/>
        </w:rPr>
        <w:br w:type="page"/>
      </w:r>
    </w:p>
    <w:p w14:paraId="4D8F8D7D"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93.Опишите недостатки веб-сервера Apache. </w:t>
      </w:r>
    </w:p>
    <w:p w14:paraId="0FEA7111" w14:textId="18F098AB" w:rsidR="00EC0AB2" w:rsidRDefault="00EC0AB2" w:rsidP="008B438E">
      <w:pPr>
        <w:rPr>
          <w:rFonts w:ascii="Times New Roman" w:hAnsi="Times New Roman" w:cs="Times New Roman"/>
          <w:sz w:val="24"/>
          <w:szCs w:val="24"/>
        </w:rPr>
      </w:pPr>
      <w:r w:rsidRPr="00935AA8">
        <w:rPr>
          <w:rFonts w:ascii="Times New Roman" w:hAnsi="Times New Roman" w:cs="Times New Roman"/>
          <w:sz w:val="28"/>
          <w:szCs w:val="28"/>
        </w:rPr>
        <w:t>Недостатки - отсутствие удобного графического интерфейса администратора. Настройка Apache осуществляется путем редактирования его конфигурационного файла. В Интернете можно найти простые конфигураторы Apache, но их возможностей явно не хватает для настройки всех функций Web-сервера.</w:t>
      </w:r>
    </w:p>
    <w:p w14:paraId="45813E41"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94.Опишите архитектуру веб-сервера Apache. </w:t>
      </w:r>
    </w:p>
    <w:p w14:paraId="3CF0D7F5"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Apache состоит из ядра и динамической модульной системы. Параметры системы изменяются с помощью конфигурационных файлов.</w:t>
      </w:r>
    </w:p>
    <w:p w14:paraId="7E99A7A5"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(В архитектуру Apache входит: простое ядро, </w:t>
      </w:r>
      <w:proofErr w:type="spellStart"/>
      <w:r w:rsidRPr="00935AA8">
        <w:rPr>
          <w:rFonts w:ascii="Times New Roman" w:hAnsi="Times New Roman" w:cs="Times New Roman"/>
          <w:sz w:val="28"/>
          <w:szCs w:val="28"/>
        </w:rPr>
        <w:t>платформо</w:t>
      </w:r>
      <w:proofErr w:type="spellEnd"/>
      <w:r w:rsidRPr="00935AA8">
        <w:rPr>
          <w:rFonts w:ascii="Times New Roman" w:hAnsi="Times New Roman" w:cs="Times New Roman"/>
          <w:sz w:val="28"/>
          <w:szCs w:val="28"/>
        </w:rPr>
        <w:t>-зависимый уровень (APR), и модули.)</w:t>
      </w:r>
    </w:p>
    <w:p w14:paraId="7F1BC7BD" w14:textId="77777777" w:rsidR="00EC0AB2"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95.Опишите функции ядра веб-сервера Apache. </w:t>
      </w:r>
    </w:p>
    <w:p w14:paraId="48F0CA35"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Ядро Apache включает в себя основные функциональные возможности, такие как обработка конфигурационных файлов, протокол HTTP и система загрузки модулей. Ядро (в отличие от модулей) полностью разрабатывается Apache Software Foundation, без участия сторонних программистов.</w:t>
      </w:r>
    </w:p>
    <w:p w14:paraId="588A40A6" w14:textId="77777777" w:rsidR="00EC0AB2" w:rsidRPr="00935AA8" w:rsidRDefault="00EC0AB2" w:rsidP="00EC0AB2">
      <w:pPr>
        <w:spacing w:line="360" w:lineRule="auto"/>
        <w:rPr>
          <w:rFonts w:ascii="Times New Roman" w:hAnsi="Times New Roman" w:cs="Times New Roman"/>
          <w:sz w:val="28"/>
          <w:szCs w:val="28"/>
        </w:rPr>
      </w:pPr>
      <w:r w:rsidRPr="00935AA8">
        <w:rPr>
          <w:rFonts w:ascii="Times New Roman" w:hAnsi="Times New Roman" w:cs="Times New Roman"/>
          <w:sz w:val="28"/>
          <w:szCs w:val="28"/>
        </w:rPr>
        <w:t xml:space="preserve">Теоретически ядро </w:t>
      </w:r>
      <w:proofErr w:type="spellStart"/>
      <w:r w:rsidRPr="00935AA8">
        <w:rPr>
          <w:rFonts w:ascii="Times New Roman" w:hAnsi="Times New Roman" w:cs="Times New Roman"/>
          <w:sz w:val="28"/>
          <w:szCs w:val="28"/>
        </w:rPr>
        <w:t>apache</w:t>
      </w:r>
      <w:proofErr w:type="spellEnd"/>
      <w:r w:rsidRPr="00935AA8">
        <w:rPr>
          <w:rFonts w:ascii="Times New Roman" w:hAnsi="Times New Roman" w:cs="Times New Roman"/>
          <w:sz w:val="28"/>
          <w:szCs w:val="28"/>
        </w:rPr>
        <w:t xml:space="preserve"> может функционировать в чистом виде, без использования модулей. Однако функциональность такого решения крайне ограничена.</w:t>
      </w:r>
    </w:p>
    <w:p w14:paraId="2BB0A1FE" w14:textId="77777777" w:rsidR="00EC0AB2" w:rsidRDefault="00EC0AB2" w:rsidP="00EC0AB2">
      <w:pPr>
        <w:rPr>
          <w:rFonts w:ascii="Times New Roman" w:hAnsi="Times New Roman" w:cs="Times New Roman"/>
          <w:sz w:val="28"/>
          <w:szCs w:val="28"/>
        </w:rPr>
      </w:pPr>
      <w:r w:rsidRPr="00935AA8">
        <w:rPr>
          <w:rFonts w:ascii="Times New Roman" w:hAnsi="Times New Roman" w:cs="Times New Roman"/>
          <w:sz w:val="28"/>
          <w:szCs w:val="28"/>
        </w:rPr>
        <w:t>Ядро Apache полностью написано на языке программирования C</w:t>
      </w:r>
    </w:p>
    <w:p w14:paraId="5CF78ACE" w14:textId="77777777" w:rsidR="00EC0AB2" w:rsidRDefault="005D6D4C" w:rsidP="00EC0AB2">
      <w:pPr>
        <w:rPr>
          <w:rFonts w:ascii="Times New Roman" w:hAnsi="Times New Roman" w:cs="Times New Roman"/>
          <w:sz w:val="24"/>
          <w:szCs w:val="24"/>
        </w:rPr>
      </w:pPr>
      <w:r w:rsidRPr="00C115D8">
        <w:rPr>
          <w:rFonts w:ascii="Times New Roman" w:hAnsi="Times New Roman" w:cs="Times New Roman"/>
          <w:sz w:val="24"/>
          <w:szCs w:val="24"/>
        </w:rPr>
        <w:br/>
        <w:t xml:space="preserve">96.Опишите конфигурацию веб-сервера Apache. </w:t>
      </w:r>
    </w:p>
    <w:p w14:paraId="5156A2DD" w14:textId="77777777" w:rsidR="008031FF" w:rsidRPr="00935AA8" w:rsidRDefault="008031FF" w:rsidP="008031FF">
      <w:pPr>
        <w:spacing w:line="360" w:lineRule="auto"/>
        <w:rPr>
          <w:rFonts w:ascii="Times New Roman" w:hAnsi="Times New Roman" w:cs="Times New Roman"/>
          <w:sz w:val="28"/>
          <w:szCs w:val="28"/>
        </w:rPr>
      </w:pPr>
      <w:r w:rsidRPr="00935AA8">
        <w:rPr>
          <w:rFonts w:ascii="Times New Roman" w:hAnsi="Times New Roman" w:cs="Times New Roman"/>
          <w:sz w:val="28"/>
          <w:szCs w:val="28"/>
        </w:rPr>
        <w:t>Система конфигурации Apache основана на текстовых конфигурационных файлах. Имеет три условных уровня конфигурации:</w:t>
      </w:r>
    </w:p>
    <w:p w14:paraId="03B2E276" w14:textId="77777777" w:rsidR="008031FF" w:rsidRPr="00935AA8" w:rsidRDefault="008031FF" w:rsidP="008031FF">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Конфигурация сервера</w:t>
      </w:r>
    </w:p>
    <w:p w14:paraId="00A68B1C" w14:textId="77777777" w:rsidR="008031FF" w:rsidRPr="00935AA8" w:rsidRDefault="008031FF" w:rsidP="008031FF">
      <w:pPr>
        <w:spacing w:line="360" w:lineRule="auto"/>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Конфигурация виртуального хоста</w:t>
      </w:r>
    </w:p>
    <w:p w14:paraId="10D42CC5" w14:textId="77777777" w:rsidR="008031FF" w:rsidRDefault="008031FF" w:rsidP="008031FF">
      <w:pPr>
        <w:rPr>
          <w:rFonts w:ascii="Times New Roman" w:hAnsi="Times New Roman" w:cs="Times New Roman"/>
          <w:sz w:val="28"/>
          <w:szCs w:val="28"/>
        </w:rPr>
      </w:pPr>
      <w:r w:rsidRPr="00935AA8">
        <w:rPr>
          <w:rFonts w:ascii="Times New Roman" w:hAnsi="Times New Roman" w:cs="Times New Roman"/>
          <w:sz w:val="28"/>
          <w:szCs w:val="28"/>
        </w:rPr>
        <w:t>•</w:t>
      </w:r>
      <w:r w:rsidRPr="00935AA8">
        <w:rPr>
          <w:rFonts w:ascii="Times New Roman" w:hAnsi="Times New Roman" w:cs="Times New Roman"/>
          <w:sz w:val="28"/>
          <w:szCs w:val="28"/>
        </w:rPr>
        <w:tab/>
        <w:t>Конфигурация уровня каталога</w:t>
      </w:r>
    </w:p>
    <w:p w14:paraId="50BB7069" w14:textId="77777777" w:rsidR="008031FF" w:rsidRDefault="008031FF">
      <w:pPr>
        <w:rPr>
          <w:rFonts w:ascii="Times New Roman" w:hAnsi="Times New Roman" w:cs="Times New Roman"/>
          <w:sz w:val="24"/>
          <w:szCs w:val="24"/>
        </w:rPr>
      </w:pPr>
      <w:r>
        <w:rPr>
          <w:rFonts w:ascii="Times New Roman" w:hAnsi="Times New Roman" w:cs="Times New Roman"/>
          <w:sz w:val="24"/>
          <w:szCs w:val="24"/>
        </w:rPr>
        <w:br w:type="page"/>
      </w:r>
    </w:p>
    <w:p w14:paraId="123820C5" w14:textId="41D43EF1" w:rsidR="008031FF" w:rsidRDefault="005D6D4C" w:rsidP="008031FF">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97.Что такое URI, URL и чем они различаются. </w:t>
      </w:r>
    </w:p>
    <w:p w14:paraId="0E4DD8E5" w14:textId="77777777" w:rsidR="008031FF" w:rsidRPr="00935AA8" w:rsidRDefault="008031FF" w:rsidP="008031FF">
      <w:pPr>
        <w:spacing w:line="360" w:lineRule="auto"/>
        <w:rPr>
          <w:rFonts w:ascii="Times New Roman" w:hAnsi="Times New Roman" w:cs="Times New Roman"/>
          <w:sz w:val="28"/>
          <w:szCs w:val="28"/>
        </w:rPr>
      </w:pPr>
      <w:r w:rsidRPr="00935AA8">
        <w:rPr>
          <w:rFonts w:ascii="Times New Roman" w:hAnsi="Times New Roman" w:cs="Times New Roman"/>
          <w:sz w:val="28"/>
          <w:szCs w:val="28"/>
        </w:rPr>
        <w:t>URL — это URI, который, помимо идентификации ресурса, предоставляет ещё и информацию о местонахождении этого ресурса. А URN — это URI, который только идентифицирует ресурс в определённом пространстве имён (и, соответственно, в определённом контексте), но не указывает его местонахождение.</w:t>
      </w:r>
    </w:p>
    <w:p w14:paraId="5B868CED" w14:textId="77777777" w:rsidR="008031FF" w:rsidRPr="00935AA8" w:rsidRDefault="008031FF" w:rsidP="008031FF">
      <w:pPr>
        <w:spacing w:line="360" w:lineRule="auto"/>
        <w:rPr>
          <w:rFonts w:ascii="Times New Roman" w:hAnsi="Times New Roman" w:cs="Times New Roman"/>
          <w:sz w:val="28"/>
          <w:szCs w:val="28"/>
        </w:rPr>
      </w:pPr>
      <w:r w:rsidRPr="00935AA8">
        <w:rPr>
          <w:rFonts w:ascii="Times New Roman" w:hAnsi="Times New Roman" w:cs="Times New Roman"/>
          <w:sz w:val="28"/>
          <w:szCs w:val="28"/>
        </w:rPr>
        <w:t>(URI</w:t>
      </w:r>
      <w:proofErr w:type="gramStart"/>
      <w:r w:rsidRPr="00935AA8">
        <w:rPr>
          <w:rFonts w:ascii="Times New Roman" w:hAnsi="Times New Roman" w:cs="Times New Roman"/>
          <w:sz w:val="28"/>
          <w:szCs w:val="28"/>
        </w:rPr>
        <w:t>: Это</w:t>
      </w:r>
      <w:proofErr w:type="gramEnd"/>
      <w:r w:rsidRPr="00935AA8">
        <w:rPr>
          <w:rFonts w:ascii="Times New Roman" w:hAnsi="Times New Roman" w:cs="Times New Roman"/>
          <w:sz w:val="28"/>
          <w:szCs w:val="28"/>
        </w:rPr>
        <w:t xml:space="preserve"> лишь обобщенное понятие (множество) идентификации ресурса, включающее в нашем случае как URL, так и URN, как по отдельности, так и совместно. Т.е. мы можем считать, что: URI = URL или URI = URN или URI = URL + URN)</w:t>
      </w:r>
    </w:p>
    <w:p w14:paraId="528052A7" w14:textId="77777777" w:rsidR="00AD353A" w:rsidRDefault="00AD353A" w:rsidP="008031FF">
      <w:pPr>
        <w:rPr>
          <w:rFonts w:ascii="Times New Roman" w:hAnsi="Times New Roman" w:cs="Times New Roman"/>
          <w:sz w:val="24"/>
          <w:szCs w:val="24"/>
        </w:rPr>
      </w:pPr>
    </w:p>
    <w:p w14:paraId="48AC9FE2" w14:textId="77777777" w:rsidR="00AD353A" w:rsidRDefault="00AD353A" w:rsidP="00AD353A">
      <w:pPr>
        <w:jc w:val="center"/>
        <w:rPr>
          <w:rFonts w:ascii="Times New Roman" w:hAnsi="Times New Roman" w:cs="Times New Roman"/>
          <w:b/>
          <w:bCs/>
          <w:sz w:val="32"/>
          <w:szCs w:val="32"/>
          <w:lang w:val="ru-RU"/>
        </w:rPr>
      </w:pPr>
      <w:r w:rsidRPr="00AD353A">
        <w:rPr>
          <w:rFonts w:ascii="Times New Roman" w:hAnsi="Times New Roman" w:cs="Times New Roman"/>
          <w:b/>
          <w:bCs/>
          <w:sz w:val="32"/>
          <w:szCs w:val="32"/>
          <w:lang w:val="ru-RU"/>
        </w:rPr>
        <w:t>\\\ВОПРОСЫ ИЗ 4 ПРАКТИКИ///</w:t>
      </w:r>
    </w:p>
    <w:p w14:paraId="7B95CCBC"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t xml:space="preserve">98.Что такое HTTP-запрос? </w:t>
      </w:r>
    </w:p>
    <w:p w14:paraId="448FB664"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HTTP запросы </w:t>
      </w:r>
      <w:proofErr w:type="gramStart"/>
      <w:r w:rsidRPr="00664E75">
        <w:rPr>
          <w:rFonts w:ascii="Times New Roman" w:hAnsi="Times New Roman" w:cs="Times New Roman"/>
          <w:sz w:val="28"/>
          <w:szCs w:val="28"/>
        </w:rPr>
        <w:t>- это</w:t>
      </w:r>
      <w:proofErr w:type="gramEnd"/>
      <w:r w:rsidRPr="00664E75">
        <w:rPr>
          <w:rFonts w:ascii="Times New Roman" w:hAnsi="Times New Roman" w:cs="Times New Roman"/>
          <w:sz w:val="28"/>
          <w:szCs w:val="28"/>
        </w:rPr>
        <w:t xml:space="preserve"> сообщения, отправляемые клиентом, чтобы инициировать реакцию со стороны сервера.</w:t>
      </w:r>
    </w:p>
    <w:p w14:paraId="540BAD94"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br/>
        <w:t xml:space="preserve">99.Опишите существующие HTTP-запросы. </w:t>
      </w:r>
    </w:p>
    <w:p w14:paraId="5F0EEB9E"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Особенности GET запроса:</w:t>
      </w:r>
    </w:p>
    <w:p w14:paraId="5A71F8F8"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-может быть </w:t>
      </w:r>
      <w:proofErr w:type="spellStart"/>
      <w:r w:rsidRPr="00664E75">
        <w:rPr>
          <w:rFonts w:ascii="Times New Roman" w:hAnsi="Times New Roman" w:cs="Times New Roman"/>
          <w:sz w:val="28"/>
          <w:szCs w:val="28"/>
        </w:rPr>
        <w:t>закэширован</w:t>
      </w:r>
      <w:proofErr w:type="spellEnd"/>
    </w:p>
    <w:p w14:paraId="61692380"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-остается в истории браузера</w:t>
      </w:r>
    </w:p>
    <w:p w14:paraId="1983C470"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-может быть закладкой в браузере</w:t>
      </w:r>
    </w:p>
    <w:p w14:paraId="6F13B57B"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-не должен использоваться при работе с крайне -важными данными</w:t>
      </w:r>
    </w:p>
    <w:p w14:paraId="622623BF"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-имеет ограниченную длину</w:t>
      </w:r>
    </w:p>
    <w:p w14:paraId="6C363E29"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-должен применяться только для получения данных (ред.)</w:t>
      </w:r>
    </w:p>
    <w:p w14:paraId="77FB9AAF"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Особенности POST запроса:</w:t>
      </w:r>
    </w:p>
    <w:p w14:paraId="0A6A2C14"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-не кэшируется</w:t>
      </w:r>
    </w:p>
    <w:p w14:paraId="2629C286"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-не может быть закладкой в браузере</w:t>
      </w:r>
    </w:p>
    <w:p w14:paraId="2B185E8E"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-не остаётся в истории браузера</w:t>
      </w:r>
    </w:p>
    <w:p w14:paraId="60F03930"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-нет ограничений по длине запроса</w:t>
      </w:r>
    </w:p>
    <w:p w14:paraId="6A48833A" w14:textId="7ADF4246" w:rsidR="00AD353A" w:rsidRDefault="00AD353A">
      <w:pPr>
        <w:rPr>
          <w:rFonts w:ascii="Times New Roman" w:hAnsi="Times New Roman" w:cs="Times New Roman"/>
          <w:sz w:val="24"/>
          <w:szCs w:val="24"/>
        </w:rPr>
      </w:pPr>
      <w:r>
        <w:rPr>
          <w:rFonts w:ascii="Times New Roman" w:hAnsi="Times New Roman" w:cs="Times New Roman"/>
          <w:sz w:val="24"/>
          <w:szCs w:val="24"/>
        </w:rPr>
        <w:br w:type="page"/>
      </w:r>
    </w:p>
    <w:p w14:paraId="4CBC0042"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100. Опишите обработку запроса на PHP. Что нужно использовать, как вычленить параметры запроса? </w:t>
      </w:r>
    </w:p>
    <w:p w14:paraId="56A01FDE"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Внутри PHP-скрипта имеется несколько способов получения доступа к данным, переданным клиентом по протоколу HTTP. До версии PHP 4.1.0 доступ к таким данным осуществлялся по именам переданных переменных (напомним, что данные передаются в виде пар "имя переменной, символ "=", значение переменной"). Таким образом, если, например, было передано </w:t>
      </w:r>
      <w:proofErr w:type="spellStart"/>
      <w:r w:rsidRPr="00664E75">
        <w:rPr>
          <w:rFonts w:ascii="Times New Roman" w:hAnsi="Times New Roman" w:cs="Times New Roman"/>
          <w:sz w:val="28"/>
          <w:szCs w:val="28"/>
        </w:rPr>
        <w:t>first_name</w:t>
      </w:r>
      <w:proofErr w:type="spellEnd"/>
      <w:r w:rsidRPr="00664E75">
        <w:rPr>
          <w:rFonts w:ascii="Times New Roman" w:hAnsi="Times New Roman" w:cs="Times New Roman"/>
          <w:sz w:val="28"/>
          <w:szCs w:val="28"/>
        </w:rPr>
        <w:t>=Nina, то внутри скрипта появлялась переменная $</w:t>
      </w:r>
      <w:proofErr w:type="spellStart"/>
      <w:r w:rsidRPr="00664E75">
        <w:rPr>
          <w:rFonts w:ascii="Times New Roman" w:hAnsi="Times New Roman" w:cs="Times New Roman"/>
          <w:sz w:val="28"/>
          <w:szCs w:val="28"/>
        </w:rPr>
        <w:t>first_name</w:t>
      </w:r>
      <w:proofErr w:type="spellEnd"/>
      <w:r w:rsidRPr="00664E75">
        <w:rPr>
          <w:rFonts w:ascii="Times New Roman" w:hAnsi="Times New Roman" w:cs="Times New Roman"/>
          <w:sz w:val="28"/>
          <w:szCs w:val="28"/>
        </w:rPr>
        <w:t xml:space="preserve"> со значением Nina. Если требовалось различать, каким методом были переданы данные, то использовались ассоциативные массивы $HTTP_POST_VARS и $HTTP_GET_</w:t>
      </w:r>
      <w:proofErr w:type="gramStart"/>
      <w:r w:rsidRPr="00664E75">
        <w:rPr>
          <w:rFonts w:ascii="Times New Roman" w:hAnsi="Times New Roman" w:cs="Times New Roman"/>
          <w:sz w:val="28"/>
          <w:szCs w:val="28"/>
        </w:rPr>
        <w:t>VARS ,</w:t>
      </w:r>
      <w:proofErr w:type="gramEnd"/>
      <w:r w:rsidRPr="00664E75">
        <w:rPr>
          <w:rFonts w:ascii="Times New Roman" w:hAnsi="Times New Roman" w:cs="Times New Roman"/>
          <w:sz w:val="28"/>
          <w:szCs w:val="28"/>
        </w:rPr>
        <w:t xml:space="preserve"> ключами которых являлись имена переданных переменных, а значениями – соответственно значения этих переменных. Таким образом, если пара </w:t>
      </w:r>
      <w:proofErr w:type="spellStart"/>
      <w:r w:rsidRPr="00664E75">
        <w:rPr>
          <w:rFonts w:ascii="Times New Roman" w:hAnsi="Times New Roman" w:cs="Times New Roman"/>
          <w:sz w:val="28"/>
          <w:szCs w:val="28"/>
        </w:rPr>
        <w:t>first_name</w:t>
      </w:r>
      <w:proofErr w:type="spellEnd"/>
      <w:r w:rsidRPr="00664E75">
        <w:rPr>
          <w:rFonts w:ascii="Times New Roman" w:hAnsi="Times New Roman" w:cs="Times New Roman"/>
          <w:sz w:val="28"/>
          <w:szCs w:val="28"/>
        </w:rPr>
        <w:t xml:space="preserve"> = Nina передана методом </w:t>
      </w:r>
      <w:proofErr w:type="gramStart"/>
      <w:r w:rsidRPr="00664E75">
        <w:rPr>
          <w:rFonts w:ascii="Times New Roman" w:hAnsi="Times New Roman" w:cs="Times New Roman"/>
          <w:sz w:val="28"/>
          <w:szCs w:val="28"/>
        </w:rPr>
        <w:t>GET ,</w:t>
      </w:r>
      <w:proofErr w:type="gramEnd"/>
      <w:r w:rsidRPr="00664E75">
        <w:rPr>
          <w:rFonts w:ascii="Times New Roman" w:hAnsi="Times New Roman" w:cs="Times New Roman"/>
          <w:sz w:val="28"/>
          <w:szCs w:val="28"/>
        </w:rPr>
        <w:t xml:space="preserve"> то $HTTP_GET_VARS["</w:t>
      </w:r>
      <w:proofErr w:type="spellStart"/>
      <w:r w:rsidRPr="00664E75">
        <w:rPr>
          <w:rFonts w:ascii="Times New Roman" w:hAnsi="Times New Roman" w:cs="Times New Roman"/>
          <w:sz w:val="28"/>
          <w:szCs w:val="28"/>
        </w:rPr>
        <w:t>first_name</w:t>
      </w:r>
      <w:proofErr w:type="spellEnd"/>
      <w:r w:rsidRPr="00664E75">
        <w:rPr>
          <w:rFonts w:ascii="Times New Roman" w:hAnsi="Times New Roman" w:cs="Times New Roman"/>
          <w:sz w:val="28"/>
          <w:szCs w:val="28"/>
        </w:rPr>
        <w:t>"]="Nina".</w:t>
      </w:r>
    </w:p>
    <w:p w14:paraId="57F36109" w14:textId="77777777" w:rsidR="00AD353A" w:rsidRPr="00664E75" w:rsidRDefault="00AD353A" w:rsidP="00AD353A">
      <w:pPr>
        <w:spacing w:line="360" w:lineRule="auto"/>
        <w:ind w:firstLine="709"/>
        <w:rPr>
          <w:rFonts w:ascii="Times New Roman" w:hAnsi="Times New Roman" w:cs="Times New Roman"/>
          <w:sz w:val="28"/>
          <w:szCs w:val="28"/>
        </w:rPr>
      </w:pPr>
    </w:p>
    <w:p w14:paraId="2EDE8ADC"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Использовать в программе имена переданных переменных напрямую небезопасно. Поэтому было решено начиная с PHP 4.1.0 задействовать для обращения к переменным, переданным с помощью HTTP-запросов, специальный массив – $_</w:t>
      </w:r>
      <w:proofErr w:type="gramStart"/>
      <w:r w:rsidRPr="00664E75">
        <w:rPr>
          <w:rFonts w:ascii="Times New Roman" w:hAnsi="Times New Roman" w:cs="Times New Roman"/>
          <w:sz w:val="28"/>
          <w:szCs w:val="28"/>
        </w:rPr>
        <w:t>REQUEST .</w:t>
      </w:r>
      <w:proofErr w:type="gramEnd"/>
      <w:r w:rsidRPr="00664E75">
        <w:rPr>
          <w:rFonts w:ascii="Times New Roman" w:hAnsi="Times New Roman" w:cs="Times New Roman"/>
          <w:sz w:val="28"/>
          <w:szCs w:val="28"/>
        </w:rPr>
        <w:t xml:space="preserve"> Этот массив содержит данные, переданные методами POST и </w:t>
      </w:r>
      <w:proofErr w:type="gramStart"/>
      <w:r w:rsidRPr="00664E75">
        <w:rPr>
          <w:rFonts w:ascii="Times New Roman" w:hAnsi="Times New Roman" w:cs="Times New Roman"/>
          <w:sz w:val="28"/>
          <w:szCs w:val="28"/>
        </w:rPr>
        <w:t>GET ,</w:t>
      </w:r>
      <w:proofErr w:type="gramEnd"/>
      <w:r w:rsidRPr="00664E75">
        <w:rPr>
          <w:rFonts w:ascii="Times New Roman" w:hAnsi="Times New Roman" w:cs="Times New Roman"/>
          <w:sz w:val="28"/>
          <w:szCs w:val="28"/>
        </w:rPr>
        <w:t xml:space="preserve"> а также с помощью HTTP </w:t>
      </w:r>
      <w:proofErr w:type="spellStart"/>
      <w:r w:rsidRPr="00664E75">
        <w:rPr>
          <w:rFonts w:ascii="Times New Roman" w:hAnsi="Times New Roman" w:cs="Times New Roman"/>
          <w:sz w:val="28"/>
          <w:szCs w:val="28"/>
        </w:rPr>
        <w:t>cookies</w:t>
      </w:r>
      <w:proofErr w:type="spellEnd"/>
      <w:r w:rsidRPr="00664E75">
        <w:rPr>
          <w:rFonts w:ascii="Times New Roman" w:hAnsi="Times New Roman" w:cs="Times New Roman"/>
          <w:sz w:val="28"/>
          <w:szCs w:val="28"/>
        </w:rPr>
        <w:t>. Это суперглобальный ассоциативный массив, т.е. его значения можно получить в любом месте программы, используя в качестве ключа имя соответствующей переменной (элемента формы).</w:t>
      </w:r>
    </w:p>
    <w:p w14:paraId="5454E9D3"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br/>
        <w:t xml:space="preserve">101. Опишите создание HTML-форм на PHP. </w:t>
      </w:r>
    </w:p>
    <w:p w14:paraId="2D1EB21F" w14:textId="77777777" w:rsidR="00AD353A" w:rsidRDefault="00AD353A" w:rsidP="008031FF">
      <w:pPr>
        <w:rPr>
          <w:rFonts w:ascii="Times New Roman" w:hAnsi="Times New Roman" w:cs="Times New Roman"/>
          <w:sz w:val="28"/>
          <w:szCs w:val="28"/>
        </w:rPr>
      </w:pPr>
      <w:r w:rsidRPr="00664E75">
        <w:rPr>
          <w:rFonts w:ascii="Times New Roman" w:hAnsi="Times New Roman" w:cs="Times New Roman"/>
          <w:sz w:val="28"/>
          <w:szCs w:val="28"/>
        </w:rPr>
        <w:t>Вставка формы осуществляется напрямую в HTML—код страницы. Главный элемент формы называется &lt;</w:t>
      </w:r>
      <w:proofErr w:type="spellStart"/>
      <w:r w:rsidRPr="00664E75">
        <w:rPr>
          <w:rFonts w:ascii="Times New Roman" w:hAnsi="Times New Roman" w:cs="Times New Roman"/>
          <w:sz w:val="28"/>
          <w:szCs w:val="28"/>
        </w:rPr>
        <w:t>form</w:t>
      </w:r>
      <w:proofErr w:type="spellEnd"/>
      <w:r w:rsidRPr="00664E75">
        <w:rPr>
          <w:rFonts w:ascii="Times New Roman" w:hAnsi="Times New Roman" w:cs="Times New Roman"/>
          <w:sz w:val="28"/>
          <w:szCs w:val="28"/>
        </w:rPr>
        <w:t>&gt;. Уже внутрь него добавляются все остальные элементы – текстовые поля, «</w:t>
      </w:r>
      <w:proofErr w:type="spellStart"/>
      <w:r w:rsidRPr="00664E75">
        <w:rPr>
          <w:rFonts w:ascii="Times New Roman" w:hAnsi="Times New Roman" w:cs="Times New Roman"/>
          <w:sz w:val="28"/>
          <w:szCs w:val="28"/>
        </w:rPr>
        <w:t>чекбоксы</w:t>
      </w:r>
      <w:proofErr w:type="spellEnd"/>
      <w:r w:rsidRPr="00664E75">
        <w:rPr>
          <w:rFonts w:ascii="Times New Roman" w:hAnsi="Times New Roman" w:cs="Times New Roman"/>
          <w:sz w:val="28"/>
          <w:szCs w:val="28"/>
        </w:rPr>
        <w:t>», переключатели и т.д. У элемента &lt;</w:t>
      </w:r>
      <w:proofErr w:type="spellStart"/>
      <w:r w:rsidRPr="00664E75">
        <w:rPr>
          <w:rFonts w:ascii="Times New Roman" w:hAnsi="Times New Roman" w:cs="Times New Roman"/>
          <w:sz w:val="28"/>
          <w:szCs w:val="28"/>
        </w:rPr>
        <w:t>form</w:t>
      </w:r>
      <w:proofErr w:type="spellEnd"/>
      <w:r w:rsidRPr="00664E75">
        <w:rPr>
          <w:rFonts w:ascii="Times New Roman" w:hAnsi="Times New Roman" w:cs="Times New Roman"/>
          <w:sz w:val="28"/>
          <w:szCs w:val="28"/>
        </w:rPr>
        <w:t xml:space="preserve">&gt; имеется несколько атрибутов, один из которых является обязательным. Он называется </w:t>
      </w:r>
      <w:proofErr w:type="spellStart"/>
      <w:r w:rsidRPr="00664E75">
        <w:rPr>
          <w:rFonts w:ascii="Times New Roman" w:hAnsi="Times New Roman" w:cs="Times New Roman"/>
          <w:sz w:val="28"/>
          <w:szCs w:val="28"/>
        </w:rPr>
        <w:t>action</w:t>
      </w:r>
      <w:proofErr w:type="spellEnd"/>
      <w:r w:rsidRPr="00664E75">
        <w:rPr>
          <w:rFonts w:ascii="Times New Roman" w:hAnsi="Times New Roman" w:cs="Times New Roman"/>
          <w:sz w:val="28"/>
          <w:szCs w:val="28"/>
        </w:rPr>
        <w:t xml:space="preserve">. В </w:t>
      </w:r>
      <w:proofErr w:type="spellStart"/>
      <w:r w:rsidRPr="00664E75">
        <w:rPr>
          <w:rFonts w:ascii="Times New Roman" w:hAnsi="Times New Roman" w:cs="Times New Roman"/>
          <w:sz w:val="28"/>
          <w:szCs w:val="28"/>
        </w:rPr>
        <w:t>action</w:t>
      </w:r>
      <w:proofErr w:type="spellEnd"/>
      <w:r w:rsidRPr="00664E75">
        <w:rPr>
          <w:rFonts w:ascii="Times New Roman" w:hAnsi="Times New Roman" w:cs="Times New Roman"/>
          <w:sz w:val="28"/>
          <w:szCs w:val="28"/>
        </w:rPr>
        <w:t xml:space="preserve"> указывается, где именно будет приниматься и обрабатываться </w:t>
      </w:r>
      <w:r w:rsidRPr="00664E75">
        <w:rPr>
          <w:rFonts w:ascii="Times New Roman" w:hAnsi="Times New Roman" w:cs="Times New Roman"/>
          <w:sz w:val="28"/>
          <w:szCs w:val="28"/>
        </w:rPr>
        <w:lastRenderedPageBreak/>
        <w:t xml:space="preserve">информация, переданная посредством формы. Как правило, обработка происходит в стороннем PHP—файле. Пример использования атрибута– </w:t>
      </w:r>
      <w:proofErr w:type="spellStart"/>
      <w:r w:rsidRPr="00664E75">
        <w:rPr>
          <w:rFonts w:ascii="Times New Roman" w:hAnsi="Times New Roman" w:cs="Times New Roman"/>
          <w:sz w:val="28"/>
          <w:szCs w:val="28"/>
        </w:rPr>
        <w:t>action</w:t>
      </w:r>
      <w:proofErr w:type="spellEnd"/>
      <w:proofErr w:type="gramStart"/>
      <w:r w:rsidRPr="00664E75">
        <w:rPr>
          <w:rFonts w:ascii="Times New Roman" w:hAnsi="Times New Roman" w:cs="Times New Roman"/>
          <w:sz w:val="28"/>
          <w:szCs w:val="28"/>
        </w:rPr>
        <w:t>=»</w:t>
      </w:r>
      <w:proofErr w:type="spellStart"/>
      <w:r w:rsidRPr="00664E75">
        <w:rPr>
          <w:rFonts w:ascii="Times New Roman" w:hAnsi="Times New Roman" w:cs="Times New Roman"/>
          <w:sz w:val="28"/>
          <w:szCs w:val="28"/>
        </w:rPr>
        <w:t>obrabotchik.php</w:t>
      </w:r>
      <w:proofErr w:type="spellEnd"/>
      <w:proofErr w:type="gramEnd"/>
      <w:r w:rsidRPr="00664E75">
        <w:rPr>
          <w:rFonts w:ascii="Times New Roman" w:hAnsi="Times New Roman" w:cs="Times New Roman"/>
          <w:sz w:val="28"/>
          <w:szCs w:val="28"/>
        </w:rPr>
        <w:t xml:space="preserve">«. Атрибут </w:t>
      </w:r>
      <w:proofErr w:type="spellStart"/>
      <w:r w:rsidRPr="00664E75">
        <w:rPr>
          <w:rFonts w:ascii="Times New Roman" w:hAnsi="Times New Roman" w:cs="Times New Roman"/>
          <w:sz w:val="28"/>
          <w:szCs w:val="28"/>
        </w:rPr>
        <w:t>method</w:t>
      </w:r>
      <w:proofErr w:type="spellEnd"/>
      <w:r w:rsidRPr="00664E75">
        <w:rPr>
          <w:rFonts w:ascii="Times New Roman" w:hAnsi="Times New Roman" w:cs="Times New Roman"/>
          <w:sz w:val="28"/>
          <w:szCs w:val="28"/>
        </w:rPr>
        <w:t xml:space="preserve"> позволяет задать метод передачи информации. По умолчанию (если не прописывать атрибут) будет указан метод GET. В данном случае информация передается напрямую через URL—адрес. Для каждого элемента формы будет создана пара следующего вида – «имя элемента = значение, которое в нем лежит». Все эти пары, разделенные знаком «амперсанд» будут перечислены в адресной строке. Если прописать </w:t>
      </w:r>
      <w:proofErr w:type="spellStart"/>
      <w:r w:rsidRPr="00664E75">
        <w:rPr>
          <w:rFonts w:ascii="Times New Roman" w:hAnsi="Times New Roman" w:cs="Times New Roman"/>
          <w:sz w:val="28"/>
          <w:szCs w:val="28"/>
        </w:rPr>
        <w:t>method</w:t>
      </w:r>
      <w:proofErr w:type="spellEnd"/>
      <w:proofErr w:type="gramStart"/>
      <w:r w:rsidRPr="00664E75">
        <w:rPr>
          <w:rFonts w:ascii="Times New Roman" w:hAnsi="Times New Roman" w:cs="Times New Roman"/>
          <w:sz w:val="28"/>
          <w:szCs w:val="28"/>
        </w:rPr>
        <w:t>=»POST</w:t>
      </w:r>
      <w:proofErr w:type="gramEnd"/>
      <w:r w:rsidRPr="00664E75">
        <w:rPr>
          <w:rFonts w:ascii="Times New Roman" w:hAnsi="Times New Roman" w:cs="Times New Roman"/>
          <w:sz w:val="28"/>
          <w:szCs w:val="28"/>
        </w:rPr>
        <w:t>» (регистр не важен), то данные будут передаваться не через URL, а через тело запроса (в скрытом режиме)</w:t>
      </w:r>
    </w:p>
    <w:p w14:paraId="6DCF5BDB"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br/>
        <w:t xml:space="preserve">102. Что такое API? </w:t>
      </w:r>
    </w:p>
    <w:p w14:paraId="7984F996" w14:textId="6E3DBC1C" w:rsidR="00AD353A" w:rsidRDefault="00AD353A" w:rsidP="008031FF">
      <w:pPr>
        <w:rPr>
          <w:rFonts w:ascii="Times New Roman" w:hAnsi="Times New Roman" w:cs="Times New Roman"/>
          <w:sz w:val="24"/>
          <w:szCs w:val="24"/>
        </w:rPr>
      </w:pPr>
      <w:r w:rsidRPr="00664E75">
        <w:rPr>
          <w:rFonts w:ascii="Times New Roman" w:hAnsi="Times New Roman" w:cs="Times New Roman"/>
          <w:sz w:val="28"/>
          <w:szCs w:val="28"/>
        </w:rPr>
        <w:t>API — описание способов, которыми одна компьютерная программа может взаимодействовать с другой программой. Обычно входит в описание какого-либо интернет-протокола, программного каркаса или стандарта вызовов функций операционной системы.</w:t>
      </w:r>
    </w:p>
    <w:p w14:paraId="62FFA6B9" w14:textId="77777777" w:rsidR="00AD353A" w:rsidRDefault="005D6D4C" w:rsidP="008031FF">
      <w:pPr>
        <w:rPr>
          <w:rFonts w:ascii="Times New Roman" w:hAnsi="Times New Roman" w:cs="Times New Roman"/>
          <w:sz w:val="24"/>
          <w:szCs w:val="24"/>
        </w:rPr>
      </w:pPr>
      <w:r w:rsidRPr="00C115D8">
        <w:rPr>
          <w:rFonts w:ascii="Times New Roman" w:hAnsi="Times New Roman" w:cs="Times New Roman"/>
          <w:sz w:val="24"/>
          <w:szCs w:val="24"/>
        </w:rPr>
        <w:br/>
        <w:t xml:space="preserve">103. Опишите API как средство интеграции приложений. </w:t>
      </w:r>
    </w:p>
    <w:p w14:paraId="69D2B99C"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Если программу (модуль, библиотеку) рассматривать как чёрный ящик, то API — это набор «ручек», которые доступны пользователю данного ящика и которые он может вертеть и дёргать.</w:t>
      </w:r>
    </w:p>
    <w:p w14:paraId="54278756"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Программные компоненты взаимодействуют друг с другом посредством API. При этом обычно компоненты образуют иерархию — высокоуровневые компоненты используют API низкоуровневых компонентов, а те, в свою очередь, используют API ещё более низкоуровневых компонентов. По такому принципу построены протоколы передачи данных по Интернету. Стандартный стек протоколов (сетевая модель OSI) содержит 7 уровней (от физического уровня передачи бит до уровня протоколов приложений, подобных протоколам HTTP и IMAP). Каждый уровень пользуется функциональностью предыдущего («нижележащего») уровня передачи данных и, в свою очередь, предоставляет нужную функциональность следующему («вышележащему») уровню.</w:t>
      </w:r>
    </w:p>
    <w:p w14:paraId="0B7FDD24"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lastRenderedPageBreak/>
        <w:t>Понятие протокола близко по смыслу к понятию API. И то, и другое является абстракцией функциональности, только в первом случае речь идёт о передаче данных, а во втором — о взаимодействии приложений.</w:t>
      </w:r>
    </w:p>
    <w:p w14:paraId="680F94FC" w14:textId="77777777" w:rsidR="00AD353A" w:rsidRDefault="00AD353A" w:rsidP="00AD353A">
      <w:pPr>
        <w:rPr>
          <w:rFonts w:ascii="Times New Roman" w:hAnsi="Times New Roman" w:cs="Times New Roman"/>
          <w:sz w:val="28"/>
          <w:szCs w:val="28"/>
        </w:rPr>
      </w:pPr>
      <w:r w:rsidRPr="00664E75">
        <w:rPr>
          <w:rFonts w:ascii="Times New Roman" w:hAnsi="Times New Roman" w:cs="Times New Roman"/>
          <w:sz w:val="28"/>
          <w:szCs w:val="28"/>
        </w:rPr>
        <w:t>API библиотеки функций и классов включает в себя описание сигнатур и семантики функций</w:t>
      </w:r>
    </w:p>
    <w:p w14:paraId="251FED07" w14:textId="77777777" w:rsidR="00AD353A"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104. Что такое Web API? </w:t>
      </w:r>
    </w:p>
    <w:p w14:paraId="30E1BD55" w14:textId="77777777" w:rsidR="00AD353A" w:rsidRDefault="00AD353A" w:rsidP="00AD353A">
      <w:pPr>
        <w:rPr>
          <w:rFonts w:ascii="Times New Roman" w:hAnsi="Times New Roman" w:cs="Times New Roman"/>
          <w:sz w:val="28"/>
          <w:szCs w:val="28"/>
        </w:rPr>
      </w:pPr>
      <w:r w:rsidRPr="00664E75">
        <w:rPr>
          <w:rFonts w:ascii="Times New Roman" w:hAnsi="Times New Roman" w:cs="Times New Roman"/>
          <w:sz w:val="28"/>
          <w:szCs w:val="28"/>
        </w:rPr>
        <w:t>Это интерфейс прикладного программирования для веб-сервера или веб-браузера. Это концепция веб-разработки, обычно ограниченная клиентской стороной веб-приложения, и поэтому обычно не включает детали реализации веб-сервера или браузера, такие как SAPI или API, если они не доступны для общего доступа через удаленное веб-приложение.</w:t>
      </w:r>
    </w:p>
    <w:p w14:paraId="499B88C1" w14:textId="77777777" w:rsidR="00AD353A"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105. Приведите пример API. </w:t>
      </w:r>
    </w:p>
    <w:p w14:paraId="13A9436A"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Каждый раз, когда пользователь посещает какую-либо страницу в сети, он взаимодействует с API удалённого сервера. API — это составляющая часть сервера, которая получает запросы и отправляет ответы.</w:t>
      </w:r>
    </w:p>
    <w:p w14:paraId="40CEB615" w14:textId="77777777" w:rsidR="00AD353A" w:rsidRDefault="00AD353A" w:rsidP="00AD353A">
      <w:pPr>
        <w:rPr>
          <w:rFonts w:ascii="Times New Roman" w:hAnsi="Times New Roman" w:cs="Times New Roman"/>
          <w:sz w:val="24"/>
          <w:szCs w:val="24"/>
        </w:rPr>
      </w:pPr>
    </w:p>
    <w:p w14:paraId="6ABDAE3E" w14:textId="77777777" w:rsidR="00AD353A" w:rsidRDefault="005D6D4C" w:rsidP="00AD353A">
      <w:pPr>
        <w:rPr>
          <w:rFonts w:ascii="Times New Roman" w:hAnsi="Times New Roman" w:cs="Times New Roman"/>
          <w:sz w:val="24"/>
          <w:szCs w:val="24"/>
        </w:rPr>
      </w:pPr>
      <w:r w:rsidRPr="00C115D8">
        <w:rPr>
          <w:rFonts w:ascii="Times New Roman" w:hAnsi="Times New Roman" w:cs="Times New Roman"/>
          <w:sz w:val="24"/>
          <w:szCs w:val="24"/>
        </w:rPr>
        <w:t xml:space="preserve">106. Что такое REST? </w:t>
      </w:r>
    </w:p>
    <w:p w14:paraId="4BE89F6B" w14:textId="77777777" w:rsidR="00AD353A" w:rsidRPr="00664E75" w:rsidRDefault="00AD353A" w:rsidP="00AD353A">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Это архитектура, т.е. принципы построения распределенных гипермедиа систем, </w:t>
      </w:r>
      <w:proofErr w:type="gramStart"/>
      <w:r w:rsidRPr="00664E75">
        <w:rPr>
          <w:rFonts w:ascii="Times New Roman" w:hAnsi="Times New Roman" w:cs="Times New Roman"/>
          <w:sz w:val="28"/>
          <w:szCs w:val="28"/>
        </w:rPr>
        <w:t>того</w:t>
      </w:r>
      <w:proofErr w:type="gramEnd"/>
      <w:r w:rsidRPr="00664E75">
        <w:rPr>
          <w:rFonts w:ascii="Times New Roman" w:hAnsi="Times New Roman" w:cs="Times New Roman"/>
          <w:sz w:val="28"/>
          <w:szCs w:val="28"/>
        </w:rPr>
        <w:t xml:space="preserve"> что другими словами называется World Wide Web, включая универсальные способы обработки и передачи состояний ресурсов по HTTP.</w:t>
      </w:r>
    </w:p>
    <w:p w14:paraId="35095680" w14:textId="77777777" w:rsidR="00AD353A"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107. Как организована передача данных в архитектуре REST? </w:t>
      </w:r>
    </w:p>
    <w:p w14:paraId="662772A9" w14:textId="06DB526B" w:rsidR="00AD353A" w:rsidRDefault="00AD353A" w:rsidP="00AD353A">
      <w:pPr>
        <w:rPr>
          <w:rFonts w:ascii="Times New Roman" w:hAnsi="Times New Roman" w:cs="Times New Roman"/>
          <w:sz w:val="24"/>
          <w:szCs w:val="24"/>
        </w:rPr>
      </w:pPr>
      <w:r w:rsidRPr="00664E75">
        <w:rPr>
          <w:rFonts w:ascii="Times New Roman" w:hAnsi="Times New Roman" w:cs="Times New Roman"/>
          <w:sz w:val="28"/>
          <w:szCs w:val="28"/>
        </w:rPr>
        <w:t>Архитектура REST требует соблюдения следующего условия. В период между запросами серверу не нужно хранить информацию о состоянии клиента и наоборот. Все запросы от клиента должны быть составлены так, чтобы сервер получил всю необходимую информацию для выполнения запроса. Таким образом и сервер, и клиент могут «понимать» любое принятое сообщение, не опираясь при этом на предыдущие сообщения</w:t>
      </w:r>
    </w:p>
    <w:p w14:paraId="54E84E39" w14:textId="77777777" w:rsidR="00F74869" w:rsidRDefault="00F74869">
      <w:pPr>
        <w:rPr>
          <w:rFonts w:ascii="Times New Roman" w:hAnsi="Times New Roman" w:cs="Times New Roman"/>
          <w:sz w:val="24"/>
          <w:szCs w:val="24"/>
        </w:rPr>
      </w:pPr>
      <w:r>
        <w:rPr>
          <w:rFonts w:ascii="Times New Roman" w:hAnsi="Times New Roman" w:cs="Times New Roman"/>
          <w:sz w:val="24"/>
          <w:szCs w:val="24"/>
        </w:rPr>
        <w:br w:type="page"/>
      </w:r>
    </w:p>
    <w:p w14:paraId="6A485D66" w14:textId="6F0DCB7A"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108. Как организована работа REST? </w:t>
      </w:r>
    </w:p>
    <w:p w14:paraId="75F20E3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Это набор принципов и ограничений взаимодействия клиента и сервера в сети интернет, использующий существующие стандарты (HTTP протокол, стандарт построения URL, форматы данных JSON и XML) в ходе взаимодействии</w:t>
      </w:r>
    </w:p>
    <w:p w14:paraId="71C8D34E"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109. Что такое SOAP? </w:t>
      </w:r>
    </w:p>
    <w:p w14:paraId="20ABE920" w14:textId="764CBCB0" w:rsidR="00F74869" w:rsidRDefault="00F74869" w:rsidP="00AD353A">
      <w:pPr>
        <w:rPr>
          <w:rFonts w:ascii="Times New Roman" w:hAnsi="Times New Roman" w:cs="Times New Roman"/>
          <w:sz w:val="24"/>
          <w:szCs w:val="24"/>
        </w:rPr>
      </w:pPr>
      <w:r w:rsidRPr="00664E75">
        <w:rPr>
          <w:rFonts w:ascii="Times New Roman" w:hAnsi="Times New Roman" w:cs="Times New Roman"/>
          <w:sz w:val="28"/>
          <w:szCs w:val="28"/>
        </w:rPr>
        <w:t>SOAP (Simple Object Access Protocol) — стандартный протокол по версии W3C.</w:t>
      </w:r>
    </w:p>
    <w:p w14:paraId="1A5E98D9"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110. Чем SOAP отличается от REST? </w:t>
      </w:r>
    </w:p>
    <w:p w14:paraId="76C562C1"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обозначает простой протокол доступа к объектам, тогда как REST обозначает передачу представительного состояния.</w:t>
      </w:r>
    </w:p>
    <w:p w14:paraId="0D6A8C9D"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 это протокол, тогда как REST — это архитектурный паттерн.</w:t>
      </w:r>
    </w:p>
    <w:p w14:paraId="4BA1184F"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использует сервисные интерфейсы для предоставления своих функций клиентским приложениям, а REST использует унифицированные локаторы сервисов для доступа к компонентам на аппаратном устройстве.</w:t>
      </w:r>
    </w:p>
    <w:p w14:paraId="7E2E6E28"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требует большей пропускной способности для его использования, тогда как REST не требует большой пропускной способности.</w:t>
      </w:r>
    </w:p>
    <w:p w14:paraId="5644DE1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работает только с форматами XML, тогда как REST работает с простым текстом, XML, HTML и JSON.</w:t>
      </w:r>
    </w:p>
    <w:p w14:paraId="2B09891A"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SOAP не может использовать REST, тогда как REST может использовать SOAP.</w:t>
      </w:r>
    </w:p>
    <w:p w14:paraId="75ECAFED"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111. Для чего нужен SOAP-процессор? </w:t>
      </w:r>
    </w:p>
    <w:p w14:paraId="7A41D9FC" w14:textId="77777777" w:rsidR="00F74869" w:rsidRDefault="00F74869" w:rsidP="00AD353A">
      <w:pPr>
        <w:rPr>
          <w:rFonts w:ascii="Times New Roman" w:hAnsi="Times New Roman" w:cs="Times New Roman"/>
          <w:sz w:val="28"/>
          <w:szCs w:val="28"/>
        </w:rPr>
      </w:pPr>
      <w:r w:rsidRPr="00664E75">
        <w:rPr>
          <w:rFonts w:ascii="Times New Roman" w:hAnsi="Times New Roman" w:cs="Times New Roman"/>
          <w:sz w:val="28"/>
          <w:szCs w:val="28"/>
        </w:rPr>
        <w:t xml:space="preserve">SOAP основан на языке XML и расширяет некоторый протокол прикладного уровня — HTTP, FTP, SMTP и т.д. Как правило чаще всего используется HTTP. Вместо использования HTTP для запроса HTML-страницы, которая будет показана в браузере, SOAP отправляет посредством HTTP-запроса XML-сообщение и получает результат в </w:t>
      </w:r>
      <w:r w:rsidRPr="00664E75">
        <w:rPr>
          <w:rFonts w:ascii="Times New Roman" w:hAnsi="Times New Roman" w:cs="Times New Roman"/>
          <w:sz w:val="28"/>
          <w:szCs w:val="28"/>
        </w:rPr>
        <w:lastRenderedPageBreak/>
        <w:t>HTTP-отклике. Для правильной обработки XML-сообщения процесс-«слушатель» HTTP (напр. Apache или Microsoft IIS) должен предоставить SOAP-процессор, или, другими словами, должен иметь возможность обрабатывать XML</w:t>
      </w:r>
    </w:p>
    <w:p w14:paraId="0480D170"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112. Опишите общую структуру SOAP-сообщения. </w:t>
      </w:r>
    </w:p>
    <w:p w14:paraId="6903D205" w14:textId="2CA08A60" w:rsidR="00F74869" w:rsidRDefault="00F74869" w:rsidP="00AD353A">
      <w:pPr>
        <w:rPr>
          <w:rFonts w:ascii="Times New Roman" w:hAnsi="Times New Roman" w:cs="Times New Roman"/>
          <w:sz w:val="24"/>
          <w:szCs w:val="24"/>
        </w:rPr>
      </w:pPr>
      <w:r w:rsidRPr="00664E75">
        <w:rPr>
          <w:rFonts w:ascii="Times New Roman" w:hAnsi="Times New Roman" w:cs="Times New Roman"/>
          <w:sz w:val="28"/>
          <w:szCs w:val="28"/>
        </w:rPr>
        <w:t xml:space="preserve">Сообщение SOAP состоит из заголовка — элемент </w:t>
      </w:r>
      <w:proofErr w:type="spellStart"/>
      <w:r w:rsidRPr="00664E75">
        <w:rPr>
          <w:rFonts w:ascii="Times New Roman" w:hAnsi="Times New Roman" w:cs="Times New Roman"/>
          <w:sz w:val="28"/>
          <w:szCs w:val="28"/>
        </w:rPr>
        <w:t>SOAP-</w:t>
      </w:r>
      <w:proofErr w:type="gramStart"/>
      <w:r w:rsidRPr="00664E75">
        <w:rPr>
          <w:rFonts w:ascii="Times New Roman" w:hAnsi="Times New Roman" w:cs="Times New Roman"/>
          <w:sz w:val="28"/>
          <w:szCs w:val="28"/>
        </w:rPr>
        <w:t>ENV:Header</w:t>
      </w:r>
      <w:proofErr w:type="spellEnd"/>
      <w:proofErr w:type="gramEnd"/>
      <w:r w:rsidRPr="00664E75">
        <w:rPr>
          <w:rFonts w:ascii="Times New Roman" w:hAnsi="Times New Roman" w:cs="Times New Roman"/>
          <w:sz w:val="28"/>
          <w:szCs w:val="28"/>
        </w:rPr>
        <w:t xml:space="preserve"> и основной части — элемент </w:t>
      </w:r>
      <w:proofErr w:type="spellStart"/>
      <w:r w:rsidRPr="00664E75">
        <w:rPr>
          <w:rFonts w:ascii="Times New Roman" w:hAnsi="Times New Roman" w:cs="Times New Roman"/>
          <w:sz w:val="28"/>
          <w:szCs w:val="28"/>
        </w:rPr>
        <w:t>SOAP-ENV:Body</w:t>
      </w:r>
      <w:proofErr w:type="spellEnd"/>
      <w:r w:rsidRPr="00664E75">
        <w:rPr>
          <w:rFonts w:ascii="Times New Roman" w:hAnsi="Times New Roman" w:cs="Times New Roman"/>
          <w:sz w:val="28"/>
          <w:szCs w:val="28"/>
        </w:rPr>
        <w:t xml:space="preserve">. Заголовок может содержать метаданные, относящиеся к сообщению в целом. В теле сообщения передается элемент </w:t>
      </w:r>
      <w:proofErr w:type="spellStart"/>
      <w:r w:rsidRPr="00664E75">
        <w:rPr>
          <w:rFonts w:ascii="Times New Roman" w:hAnsi="Times New Roman" w:cs="Times New Roman"/>
          <w:sz w:val="28"/>
          <w:szCs w:val="28"/>
        </w:rPr>
        <w:t>params</w:t>
      </w:r>
      <w:proofErr w:type="spellEnd"/>
      <w:r w:rsidRPr="00664E75">
        <w:rPr>
          <w:rFonts w:ascii="Times New Roman" w:hAnsi="Times New Roman" w:cs="Times New Roman"/>
          <w:sz w:val="28"/>
          <w:szCs w:val="28"/>
        </w:rPr>
        <w:t xml:space="preserve"> с входными параметрами метода. Формат элемента </w:t>
      </w:r>
      <w:proofErr w:type="spellStart"/>
      <w:r w:rsidRPr="00664E75">
        <w:rPr>
          <w:rFonts w:ascii="Times New Roman" w:hAnsi="Times New Roman" w:cs="Times New Roman"/>
          <w:sz w:val="28"/>
          <w:szCs w:val="28"/>
        </w:rPr>
        <w:t>params</w:t>
      </w:r>
      <w:proofErr w:type="spellEnd"/>
      <w:r w:rsidRPr="00664E75">
        <w:rPr>
          <w:rFonts w:ascii="Times New Roman" w:hAnsi="Times New Roman" w:cs="Times New Roman"/>
          <w:sz w:val="28"/>
          <w:szCs w:val="28"/>
        </w:rPr>
        <w:t xml:space="preserve"> отличается для разных методов</w:t>
      </w:r>
    </w:p>
    <w:p w14:paraId="6A93D32F"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113. Что такое и что содержит Конверт (SOAP </w:t>
      </w:r>
      <w:proofErr w:type="spellStart"/>
      <w:r w:rsidRPr="00C115D8">
        <w:rPr>
          <w:rFonts w:ascii="Times New Roman" w:hAnsi="Times New Roman" w:cs="Times New Roman"/>
          <w:sz w:val="24"/>
          <w:szCs w:val="24"/>
        </w:rPr>
        <w:t>Envelope</w:t>
      </w:r>
      <w:proofErr w:type="spellEnd"/>
      <w:r w:rsidRPr="00C115D8">
        <w:rPr>
          <w:rFonts w:ascii="Times New Roman" w:hAnsi="Times New Roman" w:cs="Times New Roman"/>
          <w:sz w:val="24"/>
          <w:szCs w:val="24"/>
        </w:rPr>
        <w:t>)?</w:t>
      </w:r>
    </w:p>
    <w:p w14:paraId="7A9A3C11"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Является самым «верхним» элементом SOAP сообщения. Содержит корневой элемент</w:t>
      </w:r>
    </w:p>
    <w:p w14:paraId="09FF53E3"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XML-документа. Описывается с помощью элемента </w:t>
      </w:r>
      <w:proofErr w:type="spellStart"/>
      <w:r w:rsidRPr="00664E75">
        <w:rPr>
          <w:rFonts w:ascii="Times New Roman" w:hAnsi="Times New Roman" w:cs="Times New Roman"/>
          <w:sz w:val="28"/>
          <w:szCs w:val="28"/>
        </w:rPr>
        <w:t>Envelope</w:t>
      </w:r>
      <w:proofErr w:type="spellEnd"/>
      <w:r w:rsidRPr="00664E75">
        <w:rPr>
          <w:rFonts w:ascii="Times New Roman" w:hAnsi="Times New Roman" w:cs="Times New Roman"/>
          <w:sz w:val="28"/>
          <w:szCs w:val="28"/>
        </w:rPr>
        <w:t xml:space="preserve"> с обязательным</w:t>
      </w:r>
    </w:p>
    <w:p w14:paraId="2341DABF"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пространством имен http://www.w3.org/2003/05/soap-envelope для версии 1.2 и</w:t>
      </w:r>
    </w:p>
    <w:p w14:paraId="30719C77"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http://schemas.xmlsoap.org/soap/ для версии 1.1.</w:t>
      </w:r>
    </w:p>
    <w:p w14:paraId="118C5B39"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У элемента </w:t>
      </w:r>
      <w:proofErr w:type="spellStart"/>
      <w:r w:rsidRPr="00664E75">
        <w:rPr>
          <w:rFonts w:ascii="Times New Roman" w:hAnsi="Times New Roman" w:cs="Times New Roman"/>
          <w:sz w:val="28"/>
          <w:szCs w:val="28"/>
        </w:rPr>
        <w:t>Envelope</w:t>
      </w:r>
      <w:proofErr w:type="spellEnd"/>
      <w:r w:rsidRPr="00664E75">
        <w:rPr>
          <w:rFonts w:ascii="Times New Roman" w:hAnsi="Times New Roman" w:cs="Times New Roman"/>
          <w:sz w:val="28"/>
          <w:szCs w:val="28"/>
        </w:rPr>
        <w:t xml:space="preserve"> могут быть атрибуты </w:t>
      </w:r>
      <w:proofErr w:type="spellStart"/>
      <w:r w:rsidRPr="00664E75">
        <w:rPr>
          <w:rFonts w:ascii="Times New Roman" w:hAnsi="Times New Roman" w:cs="Times New Roman"/>
          <w:sz w:val="28"/>
          <w:szCs w:val="28"/>
        </w:rPr>
        <w:t>xmlns</w:t>
      </w:r>
      <w:proofErr w:type="spellEnd"/>
      <w:r w:rsidRPr="00664E75">
        <w:rPr>
          <w:rFonts w:ascii="Times New Roman" w:hAnsi="Times New Roman" w:cs="Times New Roman"/>
          <w:sz w:val="28"/>
          <w:szCs w:val="28"/>
        </w:rPr>
        <w:t>, определяющие пространства</w:t>
      </w:r>
    </w:p>
    <w:p w14:paraId="509452F4"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имен, и другие атрибуты, снабженные префиксами.</w:t>
      </w:r>
    </w:p>
    <w:p w14:paraId="653F2BC9" w14:textId="77777777" w:rsidR="00F74869" w:rsidRPr="00664E75" w:rsidRDefault="00F74869" w:rsidP="00F74869">
      <w:pPr>
        <w:spacing w:line="360" w:lineRule="auto"/>
        <w:ind w:firstLine="709"/>
        <w:rPr>
          <w:rFonts w:ascii="Times New Roman" w:hAnsi="Times New Roman" w:cs="Times New Roman"/>
          <w:sz w:val="28"/>
          <w:szCs w:val="28"/>
        </w:rPr>
      </w:pPr>
      <w:proofErr w:type="spellStart"/>
      <w:r w:rsidRPr="00664E75">
        <w:rPr>
          <w:rFonts w:ascii="Times New Roman" w:hAnsi="Times New Roman" w:cs="Times New Roman"/>
          <w:sz w:val="28"/>
          <w:szCs w:val="28"/>
        </w:rPr>
        <w:t>Envelope</w:t>
      </w:r>
      <w:proofErr w:type="spellEnd"/>
      <w:r w:rsidRPr="00664E75">
        <w:rPr>
          <w:rFonts w:ascii="Times New Roman" w:hAnsi="Times New Roman" w:cs="Times New Roman"/>
          <w:sz w:val="28"/>
          <w:szCs w:val="28"/>
        </w:rPr>
        <w:t xml:space="preserve"> может иметь необязательный дочерний элемент </w:t>
      </w:r>
      <w:proofErr w:type="spellStart"/>
      <w:r w:rsidRPr="00664E75">
        <w:rPr>
          <w:rFonts w:ascii="Times New Roman" w:hAnsi="Times New Roman" w:cs="Times New Roman"/>
          <w:sz w:val="28"/>
          <w:szCs w:val="28"/>
        </w:rPr>
        <w:t>Header</w:t>
      </w:r>
      <w:proofErr w:type="spellEnd"/>
      <w:r w:rsidRPr="00664E75">
        <w:rPr>
          <w:rFonts w:ascii="Times New Roman" w:hAnsi="Times New Roman" w:cs="Times New Roman"/>
          <w:sz w:val="28"/>
          <w:szCs w:val="28"/>
        </w:rPr>
        <w:t xml:space="preserve"> c тем же</w:t>
      </w:r>
    </w:p>
    <w:p w14:paraId="437FB35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пространством имен — заголовок. Если этот элемент присутствует, то он должен быть</w:t>
      </w:r>
    </w:p>
    <w:p w14:paraId="15109522"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3</w:t>
      </w:r>
    </w:p>
    <w:p w14:paraId="3836027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Рисунок 2. Структура</w:t>
      </w:r>
    </w:p>
    <w:p w14:paraId="0B0A0D51"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SOAP сообщения</w:t>
      </w:r>
    </w:p>
    <w:p w14:paraId="1BAD8DB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Сервис-ориентированные технологии интеграции информации. Автор - Фастовский Э.Г. 2011 г.</w:t>
      </w:r>
    </w:p>
    <w:p w14:paraId="6C230656"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lastRenderedPageBreak/>
        <w:t>первым прямым дочерним элементом конверта.</w:t>
      </w:r>
    </w:p>
    <w:p w14:paraId="16B7156B"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Следующий дочерний элемент конверта должен иметь имя Body и то же самое</w:t>
      </w:r>
    </w:p>
    <w:p w14:paraId="08BD6D3C"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пространство имен - тело. Это </w:t>
      </w:r>
      <w:proofErr w:type="gramStart"/>
      <w:r w:rsidRPr="00664E75">
        <w:rPr>
          <w:rFonts w:ascii="Times New Roman" w:hAnsi="Times New Roman" w:cs="Times New Roman"/>
          <w:sz w:val="28"/>
          <w:szCs w:val="28"/>
        </w:rPr>
        <w:t>обязательный элемент</w:t>
      </w:r>
      <w:proofErr w:type="gramEnd"/>
      <w:r w:rsidRPr="00664E75">
        <w:rPr>
          <w:rFonts w:ascii="Times New Roman" w:hAnsi="Times New Roman" w:cs="Times New Roman"/>
          <w:sz w:val="28"/>
          <w:szCs w:val="28"/>
        </w:rPr>
        <w:t xml:space="preserve"> и он должен быть вторым прямым</w:t>
      </w:r>
    </w:p>
    <w:p w14:paraId="66145596"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дочерним элементом конверта, если есть заголовок, или первым — если заголовка нет.</w:t>
      </w:r>
    </w:p>
    <w:p w14:paraId="35243D93"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Версия 1.1 позволяла после тела сообщения записывать произвольные элементы,</w:t>
      </w:r>
    </w:p>
    <w:p w14:paraId="4A5B0153"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снабженные префиксами. Версия 1.2 это запрещает.</w:t>
      </w:r>
    </w:p>
    <w:p w14:paraId="204EAD96"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 xml:space="preserve">Элементы </w:t>
      </w:r>
      <w:proofErr w:type="spellStart"/>
      <w:r w:rsidRPr="00664E75">
        <w:rPr>
          <w:rFonts w:ascii="Times New Roman" w:hAnsi="Times New Roman" w:cs="Times New Roman"/>
          <w:sz w:val="28"/>
          <w:szCs w:val="28"/>
        </w:rPr>
        <w:t>Header</w:t>
      </w:r>
      <w:proofErr w:type="spellEnd"/>
      <w:r w:rsidRPr="00664E75">
        <w:rPr>
          <w:rFonts w:ascii="Times New Roman" w:hAnsi="Times New Roman" w:cs="Times New Roman"/>
          <w:sz w:val="28"/>
          <w:szCs w:val="28"/>
        </w:rPr>
        <w:t xml:space="preserve"> и Body могут содержать элементы из различных пространств</w:t>
      </w:r>
    </w:p>
    <w:p w14:paraId="05662492"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имен.</w:t>
      </w:r>
    </w:p>
    <w:p w14:paraId="3A9596AF"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Конверт изменяется от версии к версии. SOAP-процессоры, совместимые с версией</w:t>
      </w:r>
    </w:p>
    <w:p w14:paraId="17C28068"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1.1, при получении сообщения, содержащего конверт с пространством имен версии 1.2,</w:t>
      </w:r>
    </w:p>
    <w:p w14:paraId="1BC4DE8A"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будут генерировать сообщение об ошибке. Аналогично для SOAP-процессоров, совместимых</w:t>
      </w:r>
    </w:p>
    <w:p w14:paraId="28D91F77" w14:textId="6A9A15EB" w:rsidR="00F74869" w:rsidRDefault="00F74869" w:rsidP="00F74869">
      <w:pPr>
        <w:rPr>
          <w:rFonts w:ascii="Times New Roman" w:hAnsi="Times New Roman" w:cs="Times New Roman"/>
          <w:sz w:val="24"/>
          <w:szCs w:val="24"/>
        </w:rPr>
      </w:pPr>
      <w:r w:rsidRPr="00664E75">
        <w:rPr>
          <w:rFonts w:ascii="Times New Roman" w:hAnsi="Times New Roman" w:cs="Times New Roman"/>
          <w:sz w:val="28"/>
          <w:szCs w:val="28"/>
        </w:rPr>
        <w:t xml:space="preserve">с версией 1.2. Ошибка — </w:t>
      </w:r>
      <w:proofErr w:type="spellStart"/>
      <w:r w:rsidRPr="00664E75">
        <w:rPr>
          <w:rFonts w:ascii="Times New Roman" w:hAnsi="Times New Roman" w:cs="Times New Roman"/>
          <w:sz w:val="28"/>
          <w:szCs w:val="28"/>
        </w:rPr>
        <w:t>VersionMismatch</w:t>
      </w:r>
      <w:proofErr w:type="spellEnd"/>
      <w:r w:rsidRPr="00664E75">
        <w:rPr>
          <w:rFonts w:ascii="Times New Roman" w:hAnsi="Times New Roman" w:cs="Times New Roman"/>
          <w:sz w:val="28"/>
          <w:szCs w:val="28"/>
        </w:rPr>
        <w:t>.</w:t>
      </w:r>
    </w:p>
    <w:p w14:paraId="404FB37A"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t xml:space="preserve"> </w:t>
      </w:r>
      <w:r w:rsidRPr="00C115D8">
        <w:rPr>
          <w:rFonts w:ascii="Times New Roman" w:hAnsi="Times New Roman" w:cs="Times New Roman"/>
          <w:sz w:val="24"/>
          <w:szCs w:val="24"/>
        </w:rPr>
        <w:br/>
        <w:t xml:space="preserve">114. Что такое и что содержит Заголовок SOAP (SOAP </w:t>
      </w:r>
      <w:proofErr w:type="spellStart"/>
      <w:r w:rsidRPr="00C115D8">
        <w:rPr>
          <w:rFonts w:ascii="Times New Roman" w:hAnsi="Times New Roman" w:cs="Times New Roman"/>
          <w:sz w:val="24"/>
          <w:szCs w:val="24"/>
        </w:rPr>
        <w:t>Header</w:t>
      </w:r>
      <w:proofErr w:type="spellEnd"/>
      <w:r w:rsidRPr="00C115D8">
        <w:rPr>
          <w:rFonts w:ascii="Times New Roman" w:hAnsi="Times New Roman" w:cs="Times New Roman"/>
          <w:sz w:val="24"/>
          <w:szCs w:val="24"/>
        </w:rPr>
        <w:t xml:space="preserve">)? </w:t>
      </w:r>
    </w:p>
    <w:p w14:paraId="6BA0D575" w14:textId="77777777" w:rsidR="00F74869" w:rsidRDefault="00F74869" w:rsidP="00AD353A">
      <w:pPr>
        <w:rPr>
          <w:rFonts w:ascii="Times New Roman" w:hAnsi="Times New Roman" w:cs="Times New Roman"/>
          <w:sz w:val="28"/>
          <w:szCs w:val="28"/>
        </w:rPr>
      </w:pPr>
      <w:r w:rsidRPr="00664E75">
        <w:rPr>
          <w:rFonts w:ascii="Times New Roman" w:hAnsi="Times New Roman" w:cs="Times New Roman"/>
          <w:sz w:val="28"/>
          <w:szCs w:val="28"/>
        </w:rPr>
        <w:t xml:space="preserve">Заголовок может содержать метаданные, относящиеся к сообщению в </w:t>
      </w:r>
      <w:proofErr w:type="spellStart"/>
      <w:proofErr w:type="gramStart"/>
      <w:r w:rsidRPr="00664E75">
        <w:rPr>
          <w:rFonts w:ascii="Times New Roman" w:hAnsi="Times New Roman" w:cs="Times New Roman"/>
          <w:sz w:val="28"/>
          <w:szCs w:val="28"/>
        </w:rPr>
        <w:t>целом.Заголовок</w:t>
      </w:r>
      <w:proofErr w:type="spellEnd"/>
      <w:proofErr w:type="gramEnd"/>
      <w:r w:rsidRPr="00664E75">
        <w:rPr>
          <w:rFonts w:ascii="Times New Roman" w:hAnsi="Times New Roman" w:cs="Times New Roman"/>
          <w:sz w:val="28"/>
          <w:szCs w:val="28"/>
        </w:rPr>
        <w:t xml:space="preserve"> содержит элемент </w:t>
      </w:r>
      <w:proofErr w:type="spellStart"/>
      <w:r w:rsidRPr="00664E75">
        <w:rPr>
          <w:rFonts w:ascii="Times New Roman" w:hAnsi="Times New Roman" w:cs="Times New Roman"/>
          <w:sz w:val="28"/>
          <w:szCs w:val="28"/>
        </w:rPr>
        <w:t>locale</w:t>
      </w:r>
      <w:proofErr w:type="spellEnd"/>
      <w:r w:rsidRPr="00664E75">
        <w:rPr>
          <w:rFonts w:ascii="Times New Roman" w:hAnsi="Times New Roman" w:cs="Times New Roman"/>
          <w:sz w:val="28"/>
          <w:szCs w:val="28"/>
        </w:rPr>
        <w:t xml:space="preserve">, устанавливающий русский язык для ответных сообщений, и элемент </w:t>
      </w:r>
      <w:proofErr w:type="spellStart"/>
      <w:r w:rsidRPr="00664E75">
        <w:rPr>
          <w:rFonts w:ascii="Times New Roman" w:hAnsi="Times New Roman" w:cs="Times New Roman"/>
          <w:sz w:val="28"/>
          <w:szCs w:val="28"/>
        </w:rPr>
        <w:t>token</w:t>
      </w:r>
      <w:proofErr w:type="spellEnd"/>
      <w:r w:rsidRPr="00664E75">
        <w:rPr>
          <w:rFonts w:ascii="Times New Roman" w:hAnsi="Times New Roman" w:cs="Times New Roman"/>
          <w:sz w:val="28"/>
          <w:szCs w:val="28"/>
        </w:rPr>
        <w:t xml:space="preserve"> — </w:t>
      </w:r>
      <w:proofErr w:type="spellStart"/>
      <w:r w:rsidRPr="00664E75">
        <w:rPr>
          <w:rFonts w:ascii="Times New Roman" w:hAnsi="Times New Roman" w:cs="Times New Roman"/>
          <w:sz w:val="28"/>
          <w:szCs w:val="28"/>
        </w:rPr>
        <w:t>авторизационный</w:t>
      </w:r>
      <w:proofErr w:type="spellEnd"/>
      <w:r w:rsidRPr="00664E75">
        <w:rPr>
          <w:rFonts w:ascii="Times New Roman" w:hAnsi="Times New Roman" w:cs="Times New Roman"/>
          <w:sz w:val="28"/>
          <w:szCs w:val="28"/>
        </w:rPr>
        <w:t xml:space="preserve"> токен.</w:t>
      </w:r>
    </w:p>
    <w:p w14:paraId="271CF4BF"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br/>
        <w:t xml:space="preserve">115. Что такое и что содержит Тело SOAP (SOAP Body)? </w:t>
      </w:r>
    </w:p>
    <w:p w14:paraId="40A346C6" w14:textId="7447AB57" w:rsidR="00F74869" w:rsidRDefault="00F74869" w:rsidP="00AD353A">
      <w:pPr>
        <w:rPr>
          <w:rFonts w:ascii="Times New Roman" w:hAnsi="Times New Roman" w:cs="Times New Roman"/>
          <w:sz w:val="28"/>
          <w:szCs w:val="28"/>
        </w:rPr>
      </w:pPr>
      <w:r w:rsidRPr="00664E75">
        <w:rPr>
          <w:rFonts w:ascii="Times New Roman" w:hAnsi="Times New Roman" w:cs="Times New Roman"/>
          <w:sz w:val="28"/>
          <w:szCs w:val="28"/>
        </w:rPr>
        <w:t xml:space="preserve">Тело SOAP-сообщения является обязательным элементом внутри </w:t>
      </w:r>
      <w:proofErr w:type="spellStart"/>
      <w:proofErr w:type="gramStart"/>
      <w:r w:rsidRPr="00664E75">
        <w:rPr>
          <w:rFonts w:ascii="Times New Roman" w:hAnsi="Times New Roman" w:cs="Times New Roman"/>
          <w:sz w:val="28"/>
          <w:szCs w:val="28"/>
        </w:rPr>
        <w:t>env:Envelope</w:t>
      </w:r>
      <w:proofErr w:type="spellEnd"/>
      <w:proofErr w:type="gramEnd"/>
      <w:r w:rsidRPr="00664E75">
        <w:rPr>
          <w:rFonts w:ascii="Times New Roman" w:hAnsi="Times New Roman" w:cs="Times New Roman"/>
          <w:sz w:val="28"/>
          <w:szCs w:val="28"/>
        </w:rPr>
        <w:t>, содержащим основную информацию SOAP-сообщения, которая должна быть передана из начальной точки пути сообщения в конечную</w:t>
      </w:r>
    </w:p>
    <w:p w14:paraId="7C85176C" w14:textId="77777777" w:rsidR="00F74869" w:rsidRDefault="00F74869">
      <w:pPr>
        <w:rPr>
          <w:rFonts w:ascii="Times New Roman" w:hAnsi="Times New Roman" w:cs="Times New Roman"/>
          <w:sz w:val="28"/>
          <w:szCs w:val="28"/>
        </w:rPr>
      </w:pPr>
      <w:r>
        <w:rPr>
          <w:rFonts w:ascii="Times New Roman" w:hAnsi="Times New Roman" w:cs="Times New Roman"/>
          <w:sz w:val="28"/>
          <w:szCs w:val="28"/>
        </w:rPr>
        <w:br w:type="page"/>
      </w:r>
    </w:p>
    <w:p w14:paraId="5B094C3C" w14:textId="77777777" w:rsidR="00F74869" w:rsidRDefault="005D6D4C" w:rsidP="00AD353A">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116. Опишите SOAP-сообщение с вложением. </w:t>
      </w:r>
    </w:p>
    <w:p w14:paraId="279305A9"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SOAP-сообщение представляет собой XML-документ; сообщение состоит из трех</w:t>
      </w:r>
    </w:p>
    <w:p w14:paraId="2AE32CFA" w14:textId="77777777" w:rsidR="00F74869" w:rsidRDefault="00F74869" w:rsidP="00F74869">
      <w:pPr>
        <w:spacing w:line="360" w:lineRule="auto"/>
        <w:ind w:firstLine="709"/>
        <w:rPr>
          <w:rFonts w:ascii="Times New Roman" w:hAnsi="Times New Roman" w:cs="Times New Roman"/>
          <w:sz w:val="28"/>
          <w:szCs w:val="28"/>
          <w:lang w:val="ru-RU"/>
        </w:rPr>
      </w:pPr>
      <w:r w:rsidRPr="00664E75">
        <w:rPr>
          <w:rFonts w:ascii="Times New Roman" w:hAnsi="Times New Roman" w:cs="Times New Roman"/>
          <w:sz w:val="28"/>
          <w:szCs w:val="28"/>
        </w:rPr>
        <w:t xml:space="preserve">основных элементов: конверт (SOAP </w:t>
      </w:r>
      <w:proofErr w:type="spellStart"/>
      <w:r w:rsidRPr="00664E75">
        <w:rPr>
          <w:rFonts w:ascii="Times New Roman" w:hAnsi="Times New Roman" w:cs="Times New Roman"/>
          <w:sz w:val="28"/>
          <w:szCs w:val="28"/>
        </w:rPr>
        <w:t>Envelope</w:t>
      </w:r>
      <w:proofErr w:type="spellEnd"/>
      <w:r w:rsidRPr="00664E75">
        <w:rPr>
          <w:rFonts w:ascii="Times New Roman" w:hAnsi="Times New Roman" w:cs="Times New Roman"/>
          <w:sz w:val="28"/>
          <w:szCs w:val="28"/>
        </w:rPr>
        <w:t xml:space="preserve">), заголовок (SOAP </w:t>
      </w:r>
      <w:proofErr w:type="spellStart"/>
      <w:r w:rsidRPr="00664E75">
        <w:rPr>
          <w:rFonts w:ascii="Times New Roman" w:hAnsi="Times New Roman" w:cs="Times New Roman"/>
          <w:sz w:val="28"/>
          <w:szCs w:val="28"/>
        </w:rPr>
        <w:t>Header</w:t>
      </w:r>
      <w:proofErr w:type="spellEnd"/>
      <w:r w:rsidRPr="00664E75">
        <w:rPr>
          <w:rFonts w:ascii="Times New Roman" w:hAnsi="Times New Roman" w:cs="Times New Roman"/>
          <w:sz w:val="28"/>
          <w:szCs w:val="28"/>
        </w:rPr>
        <w:t>) и тело (SOAP</w:t>
      </w:r>
      <w:r>
        <w:rPr>
          <w:rFonts w:ascii="Times New Roman" w:hAnsi="Times New Roman" w:cs="Times New Roman"/>
          <w:sz w:val="28"/>
          <w:szCs w:val="28"/>
          <w:lang w:val="ru-RU"/>
        </w:rPr>
        <w:t xml:space="preserve"> </w:t>
      </w:r>
      <w:r w:rsidRPr="00664E75">
        <w:rPr>
          <w:rFonts w:ascii="Times New Roman" w:hAnsi="Times New Roman" w:cs="Times New Roman"/>
          <w:sz w:val="28"/>
          <w:szCs w:val="28"/>
        </w:rPr>
        <w:t>Body</w:t>
      </w:r>
      <w:r>
        <w:rPr>
          <w:rFonts w:ascii="Times New Roman" w:hAnsi="Times New Roman" w:cs="Times New Roman"/>
          <w:sz w:val="28"/>
          <w:szCs w:val="28"/>
          <w:lang w:val="ru-RU"/>
        </w:rPr>
        <w:t>)</w:t>
      </w:r>
    </w:p>
    <w:p w14:paraId="2B018E42" w14:textId="77777777" w:rsidR="00F74869"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117. Что такое </w:t>
      </w:r>
      <w:proofErr w:type="spellStart"/>
      <w:r w:rsidRPr="00C115D8">
        <w:rPr>
          <w:rFonts w:ascii="Times New Roman" w:hAnsi="Times New Roman" w:cs="Times New Roman"/>
          <w:sz w:val="24"/>
          <w:szCs w:val="24"/>
        </w:rPr>
        <w:t>graphql</w:t>
      </w:r>
      <w:proofErr w:type="spellEnd"/>
      <w:r w:rsidRPr="00C115D8">
        <w:rPr>
          <w:rFonts w:ascii="Times New Roman" w:hAnsi="Times New Roman" w:cs="Times New Roman"/>
          <w:sz w:val="24"/>
          <w:szCs w:val="24"/>
        </w:rPr>
        <w:t xml:space="preserve">? </w:t>
      </w:r>
    </w:p>
    <w:p w14:paraId="08EC8F48" w14:textId="77777777" w:rsidR="00F74869" w:rsidRPr="00664E75" w:rsidRDefault="00F74869" w:rsidP="00F74869">
      <w:pPr>
        <w:spacing w:line="360" w:lineRule="auto"/>
        <w:ind w:firstLine="709"/>
        <w:rPr>
          <w:rFonts w:ascii="Times New Roman" w:hAnsi="Times New Roman" w:cs="Times New Roman"/>
          <w:sz w:val="28"/>
          <w:szCs w:val="28"/>
        </w:rPr>
      </w:pPr>
      <w:r w:rsidRPr="00664E75">
        <w:rPr>
          <w:rFonts w:ascii="Times New Roman" w:hAnsi="Times New Roman" w:cs="Times New Roman"/>
          <w:sz w:val="28"/>
          <w:szCs w:val="28"/>
        </w:rPr>
        <w:t>Язык запросов и обработки данных с открытым исходным кодом для API и среда выполнения для выполнения запросов с существующими данными.</w:t>
      </w:r>
    </w:p>
    <w:p w14:paraId="48625ED3" w14:textId="77777777" w:rsidR="00F74869"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118. Что такое Распознаватели (</w:t>
      </w:r>
      <w:proofErr w:type="spellStart"/>
      <w:r w:rsidRPr="00C115D8">
        <w:rPr>
          <w:rFonts w:ascii="Times New Roman" w:hAnsi="Times New Roman" w:cs="Times New Roman"/>
          <w:sz w:val="24"/>
          <w:szCs w:val="24"/>
        </w:rPr>
        <w:t>resolvers</w:t>
      </w:r>
      <w:proofErr w:type="spellEnd"/>
      <w:r w:rsidRPr="00C115D8">
        <w:rPr>
          <w:rFonts w:ascii="Times New Roman" w:hAnsi="Times New Roman" w:cs="Times New Roman"/>
          <w:sz w:val="24"/>
          <w:szCs w:val="24"/>
        </w:rPr>
        <w:t xml:space="preserve">) в </w:t>
      </w:r>
      <w:proofErr w:type="spellStart"/>
      <w:r w:rsidRPr="00C115D8">
        <w:rPr>
          <w:rFonts w:ascii="Times New Roman" w:hAnsi="Times New Roman" w:cs="Times New Roman"/>
          <w:sz w:val="24"/>
          <w:szCs w:val="24"/>
        </w:rPr>
        <w:t>graphql</w:t>
      </w:r>
      <w:proofErr w:type="spellEnd"/>
      <w:r w:rsidRPr="00C115D8">
        <w:rPr>
          <w:rFonts w:ascii="Times New Roman" w:hAnsi="Times New Roman" w:cs="Times New Roman"/>
          <w:sz w:val="24"/>
          <w:szCs w:val="24"/>
        </w:rPr>
        <w:t xml:space="preserve">? </w:t>
      </w:r>
    </w:p>
    <w:p w14:paraId="2A575DD8" w14:textId="500628AB" w:rsidR="00F74869" w:rsidRDefault="00F74869" w:rsidP="00F74869">
      <w:pPr>
        <w:spacing w:line="360" w:lineRule="auto"/>
        <w:rPr>
          <w:rFonts w:ascii="Times New Roman" w:hAnsi="Times New Roman" w:cs="Times New Roman"/>
          <w:sz w:val="24"/>
          <w:szCs w:val="24"/>
        </w:rPr>
      </w:pPr>
      <w:proofErr w:type="spellStart"/>
      <w:r w:rsidRPr="00664E75">
        <w:rPr>
          <w:rFonts w:ascii="Times New Roman" w:hAnsi="Times New Roman" w:cs="Times New Roman"/>
          <w:sz w:val="28"/>
          <w:szCs w:val="28"/>
        </w:rPr>
        <w:t>Resolver</w:t>
      </w:r>
      <w:proofErr w:type="spellEnd"/>
      <w:r w:rsidRPr="00664E75">
        <w:rPr>
          <w:rFonts w:ascii="Times New Roman" w:hAnsi="Times New Roman" w:cs="Times New Roman"/>
          <w:sz w:val="28"/>
          <w:szCs w:val="28"/>
        </w:rPr>
        <w:t xml:space="preserve"> или распознаватель — функция, которая возвращает данные для определённого поля. </w:t>
      </w:r>
      <w:proofErr w:type="spellStart"/>
      <w:r w:rsidRPr="00664E75">
        <w:rPr>
          <w:rFonts w:ascii="Times New Roman" w:hAnsi="Times New Roman" w:cs="Times New Roman"/>
          <w:sz w:val="28"/>
          <w:szCs w:val="28"/>
        </w:rPr>
        <w:t>Resolver’ы</w:t>
      </w:r>
      <w:proofErr w:type="spellEnd"/>
      <w:r w:rsidRPr="00664E75">
        <w:rPr>
          <w:rFonts w:ascii="Times New Roman" w:hAnsi="Times New Roman" w:cs="Times New Roman"/>
          <w:sz w:val="28"/>
          <w:szCs w:val="28"/>
        </w:rPr>
        <w:t xml:space="preserve"> возвращают данные того типа, который определён в схеме. Распознаватели могут быть асинхронными.</w:t>
      </w:r>
    </w:p>
    <w:p w14:paraId="674842FC" w14:textId="77777777" w:rsidR="00F74869"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119. Из чего состоит экосистема </w:t>
      </w:r>
      <w:proofErr w:type="spellStart"/>
      <w:r w:rsidRPr="00C115D8">
        <w:rPr>
          <w:rFonts w:ascii="Times New Roman" w:hAnsi="Times New Roman" w:cs="Times New Roman"/>
          <w:sz w:val="24"/>
          <w:szCs w:val="24"/>
        </w:rPr>
        <w:t>graphql</w:t>
      </w:r>
      <w:proofErr w:type="spellEnd"/>
      <w:r w:rsidRPr="00C115D8">
        <w:rPr>
          <w:rFonts w:ascii="Times New Roman" w:hAnsi="Times New Roman" w:cs="Times New Roman"/>
          <w:sz w:val="24"/>
          <w:szCs w:val="24"/>
        </w:rPr>
        <w:t xml:space="preserve">, что нужно, чтобы использовать данную технологию? </w:t>
      </w:r>
    </w:p>
    <w:p w14:paraId="30F4639A" w14:textId="1900A415" w:rsidR="00F74869" w:rsidRDefault="00F74869" w:rsidP="00F74869">
      <w:pPr>
        <w:spacing w:line="360" w:lineRule="auto"/>
        <w:rPr>
          <w:rFonts w:ascii="Times New Roman" w:hAnsi="Times New Roman" w:cs="Times New Roman"/>
          <w:sz w:val="24"/>
          <w:szCs w:val="24"/>
        </w:rPr>
      </w:pPr>
      <w:r w:rsidRPr="00664E75">
        <w:rPr>
          <w:rFonts w:ascii="Times New Roman" w:hAnsi="Times New Roman" w:cs="Times New Roman"/>
          <w:sz w:val="28"/>
          <w:szCs w:val="28"/>
        </w:rPr>
        <w:t xml:space="preserve">Она состоит из двух взаимосвязанных объектов: </w:t>
      </w:r>
      <w:proofErr w:type="spellStart"/>
      <w:r w:rsidRPr="00664E75">
        <w:rPr>
          <w:rFonts w:ascii="Times New Roman" w:hAnsi="Times New Roman" w:cs="Times New Roman"/>
          <w:sz w:val="28"/>
          <w:szCs w:val="28"/>
        </w:rPr>
        <w:t>TypeDefs</w:t>
      </w:r>
      <w:proofErr w:type="spellEnd"/>
      <w:r w:rsidRPr="00664E75">
        <w:rPr>
          <w:rFonts w:ascii="Times New Roman" w:hAnsi="Times New Roman" w:cs="Times New Roman"/>
          <w:sz w:val="28"/>
          <w:szCs w:val="28"/>
        </w:rPr>
        <w:t xml:space="preserve"> и </w:t>
      </w:r>
      <w:proofErr w:type="spellStart"/>
      <w:r w:rsidRPr="00664E75">
        <w:rPr>
          <w:rFonts w:ascii="Times New Roman" w:hAnsi="Times New Roman" w:cs="Times New Roman"/>
          <w:sz w:val="28"/>
          <w:szCs w:val="28"/>
        </w:rPr>
        <w:t>Resolvers</w:t>
      </w:r>
      <w:proofErr w:type="spellEnd"/>
      <w:r w:rsidRPr="00664E75">
        <w:rPr>
          <w:rFonts w:ascii="Times New Roman" w:hAnsi="Times New Roman" w:cs="Times New Roman"/>
          <w:sz w:val="28"/>
          <w:szCs w:val="28"/>
        </w:rPr>
        <w:t xml:space="preserve">. Выше были описаны основные типы </w:t>
      </w:r>
      <w:proofErr w:type="spellStart"/>
      <w:r w:rsidRPr="00664E75">
        <w:rPr>
          <w:rFonts w:ascii="Times New Roman" w:hAnsi="Times New Roman" w:cs="Times New Roman"/>
          <w:sz w:val="28"/>
          <w:szCs w:val="28"/>
        </w:rPr>
        <w:t>GraphQL</w:t>
      </w:r>
      <w:proofErr w:type="spellEnd"/>
      <w:r w:rsidRPr="00664E75">
        <w:rPr>
          <w:rFonts w:ascii="Times New Roman" w:hAnsi="Times New Roman" w:cs="Times New Roman"/>
          <w:sz w:val="28"/>
          <w:szCs w:val="28"/>
        </w:rPr>
        <w:t xml:space="preserve">. Чтобы сервер мог с ними работать, эти типы необходимо определить. Объект </w:t>
      </w:r>
      <w:proofErr w:type="spellStart"/>
      <w:r w:rsidRPr="00664E75">
        <w:rPr>
          <w:rFonts w:ascii="Times New Roman" w:hAnsi="Times New Roman" w:cs="Times New Roman"/>
          <w:sz w:val="28"/>
          <w:szCs w:val="28"/>
        </w:rPr>
        <w:t>typeDef</w:t>
      </w:r>
      <w:proofErr w:type="spellEnd"/>
      <w:r w:rsidRPr="00664E75">
        <w:rPr>
          <w:rFonts w:ascii="Times New Roman" w:hAnsi="Times New Roman" w:cs="Times New Roman"/>
          <w:sz w:val="28"/>
          <w:szCs w:val="28"/>
        </w:rPr>
        <w:t xml:space="preserve"> определяет список типов, которые доступны в проекте</w:t>
      </w:r>
    </w:p>
    <w:p w14:paraId="44D37CFC" w14:textId="77777777" w:rsidR="00F74869"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120. Что такое валидация данных и для чего она нужна? </w:t>
      </w:r>
    </w:p>
    <w:p w14:paraId="22673F13" w14:textId="77777777" w:rsidR="006E3316" w:rsidRDefault="006E3316" w:rsidP="00F74869">
      <w:pPr>
        <w:spacing w:line="360" w:lineRule="auto"/>
        <w:rPr>
          <w:rFonts w:ascii="Times New Roman" w:hAnsi="Times New Roman" w:cs="Times New Roman"/>
          <w:sz w:val="28"/>
          <w:szCs w:val="28"/>
        </w:rPr>
      </w:pPr>
      <w:r w:rsidRPr="00664E75">
        <w:rPr>
          <w:rFonts w:ascii="Times New Roman" w:hAnsi="Times New Roman" w:cs="Times New Roman"/>
          <w:sz w:val="28"/>
          <w:szCs w:val="28"/>
        </w:rPr>
        <w:t>Валидация – это проверка продукта, процесса или системы на соответствие требованиям клиента</w:t>
      </w:r>
    </w:p>
    <w:p w14:paraId="7C3F2C5B" w14:textId="77777777" w:rsidR="006E3316"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121. Где и когда выполнять валидацию данных? </w:t>
      </w:r>
    </w:p>
    <w:p w14:paraId="31417954" w14:textId="77777777" w:rsidR="006E3316" w:rsidRDefault="006E3316" w:rsidP="00F74869">
      <w:pPr>
        <w:spacing w:line="360" w:lineRule="auto"/>
        <w:rPr>
          <w:rFonts w:ascii="Times New Roman" w:hAnsi="Times New Roman" w:cs="Times New Roman"/>
          <w:sz w:val="28"/>
          <w:szCs w:val="28"/>
        </w:rPr>
      </w:pPr>
      <w:r w:rsidRPr="00664E75">
        <w:rPr>
          <w:rFonts w:ascii="Times New Roman" w:hAnsi="Times New Roman" w:cs="Times New Roman"/>
          <w:sz w:val="28"/>
          <w:szCs w:val="28"/>
        </w:rPr>
        <w:t xml:space="preserve">Валидация проводится тогда, когда невозможно оценить соответствие продукта, процесса или системы требованиям клиента до того, как клиент начнет этим продуктом пользоваться. Например, если речь идет о </w:t>
      </w:r>
      <w:r w:rsidRPr="00664E75">
        <w:rPr>
          <w:rFonts w:ascii="Times New Roman" w:hAnsi="Times New Roman" w:cs="Times New Roman"/>
          <w:sz w:val="28"/>
          <w:szCs w:val="28"/>
        </w:rPr>
        <w:lastRenderedPageBreak/>
        <w:t xml:space="preserve">программном обеспечении, в него встраивается </w:t>
      </w:r>
      <w:proofErr w:type="spellStart"/>
      <w:r w:rsidRPr="00664E75">
        <w:rPr>
          <w:rFonts w:ascii="Times New Roman" w:hAnsi="Times New Roman" w:cs="Times New Roman"/>
          <w:sz w:val="28"/>
          <w:szCs w:val="28"/>
        </w:rPr>
        <w:t>валидационный</w:t>
      </w:r>
      <w:proofErr w:type="spellEnd"/>
      <w:r w:rsidRPr="00664E75">
        <w:rPr>
          <w:rFonts w:ascii="Times New Roman" w:hAnsi="Times New Roman" w:cs="Times New Roman"/>
          <w:sz w:val="28"/>
          <w:szCs w:val="28"/>
        </w:rPr>
        <w:t xml:space="preserve"> код. Этот код клиент вводит, если продукт полностью соответствует его ожиданиям и выполняет нужные задачи. В противном случае доступ к продукту прекращается и проводятся его доработки либо исполнитель возвращает деньги.</w:t>
      </w:r>
    </w:p>
    <w:p w14:paraId="04983B85" w14:textId="77777777" w:rsidR="006E3316"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122. Как выполнять валидацию данных? </w:t>
      </w:r>
    </w:p>
    <w:p w14:paraId="4F240E65" w14:textId="19FD2A56" w:rsidR="006E3316" w:rsidRDefault="006E3316" w:rsidP="00F74869">
      <w:pPr>
        <w:spacing w:line="360" w:lineRule="auto"/>
        <w:rPr>
          <w:rFonts w:ascii="Times New Roman" w:hAnsi="Times New Roman" w:cs="Times New Roman"/>
          <w:sz w:val="24"/>
          <w:szCs w:val="24"/>
        </w:rPr>
      </w:pPr>
      <w:r w:rsidRPr="00664E75">
        <w:rPr>
          <w:rFonts w:ascii="Times New Roman" w:hAnsi="Times New Roman" w:cs="Times New Roman"/>
          <w:sz w:val="28"/>
          <w:szCs w:val="28"/>
        </w:rPr>
        <w:t>Перед отправкой данных на сервер важно убедиться, что все обязательные поля формы заполнены данными в корректном формате. Это называется валидацией на стороне клиента и помогает убедиться, что данные, введённые в каждый элемент формы, соответствуют требованиям.</w:t>
      </w:r>
    </w:p>
    <w:p w14:paraId="68F534AE" w14:textId="77777777" w:rsidR="006E3316"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123. Приведите пример с поэтапной валидацией данных. </w:t>
      </w:r>
    </w:p>
    <w:p w14:paraId="6011ED53" w14:textId="77777777" w:rsidR="006E3316" w:rsidRDefault="006E3316" w:rsidP="00F74869">
      <w:pPr>
        <w:spacing w:line="360" w:lineRule="auto"/>
        <w:rPr>
          <w:rFonts w:ascii="Times New Roman" w:hAnsi="Times New Roman" w:cs="Times New Roman"/>
          <w:sz w:val="28"/>
          <w:szCs w:val="28"/>
        </w:rPr>
      </w:pPr>
      <w:r w:rsidRPr="00664E75">
        <w:rPr>
          <w:rFonts w:ascii="Times New Roman" w:hAnsi="Times New Roman" w:cs="Times New Roman"/>
          <w:sz w:val="28"/>
          <w:szCs w:val="28"/>
        </w:rPr>
        <w:t xml:space="preserve">Регистрация и авторизация: пользователь вводит валидные данные </w:t>
      </w:r>
      <w:proofErr w:type="spellStart"/>
      <w:r w:rsidRPr="00664E75">
        <w:rPr>
          <w:rFonts w:ascii="Times New Roman" w:hAnsi="Times New Roman" w:cs="Times New Roman"/>
          <w:sz w:val="28"/>
          <w:szCs w:val="28"/>
        </w:rPr>
        <w:t>email</w:t>
      </w:r>
      <w:proofErr w:type="spellEnd"/>
      <w:r w:rsidRPr="00664E75">
        <w:rPr>
          <w:rFonts w:ascii="Times New Roman" w:hAnsi="Times New Roman" w:cs="Times New Roman"/>
          <w:sz w:val="28"/>
          <w:szCs w:val="28"/>
        </w:rPr>
        <w:t xml:space="preserve"> и валидные данные пароль</w:t>
      </w:r>
    </w:p>
    <w:p w14:paraId="33F37D0A" w14:textId="77777777" w:rsidR="006E3316"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124. Что такое запрос и мутация в </w:t>
      </w:r>
      <w:proofErr w:type="spellStart"/>
      <w:r w:rsidRPr="00C115D8">
        <w:rPr>
          <w:rFonts w:ascii="Times New Roman" w:hAnsi="Times New Roman" w:cs="Times New Roman"/>
          <w:sz w:val="24"/>
          <w:szCs w:val="24"/>
        </w:rPr>
        <w:t>graphql</w:t>
      </w:r>
      <w:proofErr w:type="spellEnd"/>
      <w:r w:rsidRPr="00C115D8">
        <w:rPr>
          <w:rFonts w:ascii="Times New Roman" w:hAnsi="Times New Roman" w:cs="Times New Roman"/>
          <w:sz w:val="24"/>
          <w:szCs w:val="24"/>
        </w:rPr>
        <w:t xml:space="preserve"> и чем они отличаются? </w:t>
      </w:r>
    </w:p>
    <w:p w14:paraId="5D107B05" w14:textId="085A77F8" w:rsidR="006E3316" w:rsidRDefault="006E3316" w:rsidP="00F74869">
      <w:pPr>
        <w:spacing w:line="360" w:lineRule="auto"/>
        <w:rPr>
          <w:rFonts w:ascii="Times New Roman" w:hAnsi="Times New Roman" w:cs="Times New Roman"/>
          <w:sz w:val="24"/>
          <w:szCs w:val="24"/>
        </w:rPr>
      </w:pPr>
      <w:r w:rsidRPr="00664E75">
        <w:rPr>
          <w:rFonts w:ascii="Times New Roman" w:hAnsi="Times New Roman" w:cs="Times New Roman"/>
          <w:sz w:val="28"/>
          <w:szCs w:val="28"/>
        </w:rPr>
        <w:t xml:space="preserve">К первому виду относятся запросы на чтение данных, которые в терминологии </w:t>
      </w:r>
      <w:proofErr w:type="spellStart"/>
      <w:r w:rsidRPr="00664E75">
        <w:rPr>
          <w:rFonts w:ascii="Times New Roman" w:hAnsi="Times New Roman" w:cs="Times New Roman"/>
          <w:sz w:val="28"/>
          <w:szCs w:val="28"/>
        </w:rPr>
        <w:t>GraphQL</w:t>
      </w:r>
      <w:proofErr w:type="spellEnd"/>
      <w:r w:rsidRPr="00664E75">
        <w:rPr>
          <w:rFonts w:ascii="Times New Roman" w:hAnsi="Times New Roman" w:cs="Times New Roman"/>
          <w:sz w:val="28"/>
          <w:szCs w:val="28"/>
        </w:rPr>
        <w:t xml:space="preserve"> называются просто запросами (</w:t>
      </w:r>
      <w:proofErr w:type="spellStart"/>
      <w:r w:rsidRPr="00664E75">
        <w:rPr>
          <w:rFonts w:ascii="Times New Roman" w:hAnsi="Times New Roman" w:cs="Times New Roman"/>
          <w:sz w:val="28"/>
          <w:szCs w:val="28"/>
        </w:rPr>
        <w:t>query</w:t>
      </w:r>
      <w:proofErr w:type="spellEnd"/>
      <w:r w:rsidRPr="00664E75">
        <w:rPr>
          <w:rFonts w:ascii="Times New Roman" w:hAnsi="Times New Roman" w:cs="Times New Roman"/>
          <w:sz w:val="28"/>
          <w:szCs w:val="28"/>
        </w:rPr>
        <w:t>) и относятся к букве R (</w:t>
      </w:r>
      <w:proofErr w:type="spellStart"/>
      <w:r w:rsidRPr="00664E75">
        <w:rPr>
          <w:rFonts w:ascii="Times New Roman" w:hAnsi="Times New Roman" w:cs="Times New Roman"/>
          <w:sz w:val="28"/>
          <w:szCs w:val="28"/>
        </w:rPr>
        <w:t>reading</w:t>
      </w:r>
      <w:proofErr w:type="spellEnd"/>
      <w:r w:rsidRPr="00664E75">
        <w:rPr>
          <w:rFonts w:ascii="Times New Roman" w:hAnsi="Times New Roman" w:cs="Times New Roman"/>
          <w:sz w:val="28"/>
          <w:szCs w:val="28"/>
        </w:rPr>
        <w:t xml:space="preserve">, чтение) акронима CRUD. Запросы второго вида — это запросы на изменение данных, которые в </w:t>
      </w:r>
      <w:proofErr w:type="spellStart"/>
      <w:r w:rsidRPr="00664E75">
        <w:rPr>
          <w:rFonts w:ascii="Times New Roman" w:hAnsi="Times New Roman" w:cs="Times New Roman"/>
          <w:sz w:val="28"/>
          <w:szCs w:val="28"/>
        </w:rPr>
        <w:t>GraphQL</w:t>
      </w:r>
      <w:proofErr w:type="spellEnd"/>
      <w:r w:rsidRPr="00664E75">
        <w:rPr>
          <w:rFonts w:ascii="Times New Roman" w:hAnsi="Times New Roman" w:cs="Times New Roman"/>
          <w:sz w:val="28"/>
          <w:szCs w:val="28"/>
        </w:rPr>
        <w:t xml:space="preserve"> называют мутациями (</w:t>
      </w:r>
      <w:proofErr w:type="spellStart"/>
      <w:r w:rsidRPr="00664E75">
        <w:rPr>
          <w:rFonts w:ascii="Times New Roman" w:hAnsi="Times New Roman" w:cs="Times New Roman"/>
          <w:sz w:val="28"/>
          <w:szCs w:val="28"/>
        </w:rPr>
        <w:t>mutation</w:t>
      </w:r>
      <w:proofErr w:type="spellEnd"/>
      <w:r w:rsidRPr="00664E75">
        <w:rPr>
          <w:rFonts w:ascii="Times New Roman" w:hAnsi="Times New Roman" w:cs="Times New Roman"/>
          <w:sz w:val="28"/>
          <w:szCs w:val="28"/>
        </w:rPr>
        <w:t>).</w:t>
      </w:r>
    </w:p>
    <w:p w14:paraId="45556053" w14:textId="77777777" w:rsidR="006E3316" w:rsidRDefault="006E3316" w:rsidP="00F74869">
      <w:pPr>
        <w:spacing w:line="360" w:lineRule="auto"/>
        <w:rPr>
          <w:rFonts w:ascii="Times New Roman" w:hAnsi="Times New Roman" w:cs="Times New Roman"/>
          <w:sz w:val="24"/>
          <w:szCs w:val="24"/>
        </w:rPr>
      </w:pPr>
    </w:p>
    <w:p w14:paraId="495AC6E3" w14:textId="737C5585" w:rsidR="006E3316" w:rsidRPr="006E3316" w:rsidRDefault="006E3316" w:rsidP="006E3316">
      <w:pPr>
        <w:spacing w:line="360" w:lineRule="auto"/>
        <w:jc w:val="center"/>
        <w:rPr>
          <w:rFonts w:ascii="Times New Roman" w:hAnsi="Times New Roman" w:cs="Times New Roman"/>
          <w:b/>
          <w:bCs/>
          <w:sz w:val="32"/>
          <w:szCs w:val="32"/>
          <w:lang w:val="ru-RU"/>
        </w:rPr>
      </w:pPr>
      <w:r w:rsidRPr="006E3316">
        <w:rPr>
          <w:rFonts w:ascii="Times New Roman" w:hAnsi="Times New Roman" w:cs="Times New Roman"/>
          <w:b/>
          <w:bCs/>
          <w:sz w:val="32"/>
          <w:szCs w:val="32"/>
          <w:lang w:val="ru-RU"/>
        </w:rPr>
        <w:t>\\\ВОПРОСЫ ИЗ 5 ПРАКТИКИ///</w:t>
      </w:r>
    </w:p>
    <w:p w14:paraId="329CD945"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125. Что такое сессия в рамках веб-разработки? </w:t>
      </w:r>
    </w:p>
    <w:p w14:paraId="5425C64E" w14:textId="4835897C" w:rsidR="00466CC4" w:rsidRDefault="00466CC4" w:rsidP="00F74869">
      <w:pPr>
        <w:spacing w:line="360" w:lineRule="auto"/>
        <w:rPr>
          <w:rFonts w:ascii="Times New Roman" w:hAnsi="Times New Roman" w:cs="Times New Roman"/>
          <w:sz w:val="24"/>
          <w:szCs w:val="24"/>
        </w:rPr>
      </w:pPr>
      <w:r w:rsidRPr="000233D6">
        <w:rPr>
          <w:sz w:val="28"/>
          <w:szCs w:val="28"/>
        </w:rPr>
        <w:t xml:space="preserve">Сессия — это диалоговое состояние между клиентом и сервером, включающее информацию о предыдущих запросах клиента и ответах сервера. В силу того, что протокол и сами веб-сервера не обеспечивают сохранение состояния, то единственной </w:t>
      </w:r>
      <w:r w:rsidRPr="000233D6">
        <w:rPr>
          <w:sz w:val="28"/>
          <w:szCs w:val="28"/>
        </w:rPr>
        <w:lastRenderedPageBreak/>
        <w:t>возможностью для этого является передача всей необходимой информации о запросе в нём самом.</w:t>
      </w:r>
    </w:p>
    <w:p w14:paraId="0DA5ADF4"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126. Что такое </w:t>
      </w:r>
      <w:proofErr w:type="spellStart"/>
      <w:r w:rsidRPr="00C115D8">
        <w:rPr>
          <w:rFonts w:ascii="Times New Roman" w:hAnsi="Times New Roman" w:cs="Times New Roman"/>
          <w:sz w:val="24"/>
          <w:szCs w:val="24"/>
        </w:rPr>
        <w:t>cookie</w:t>
      </w:r>
      <w:proofErr w:type="spellEnd"/>
      <w:r w:rsidRPr="00C115D8">
        <w:rPr>
          <w:rFonts w:ascii="Times New Roman" w:hAnsi="Times New Roman" w:cs="Times New Roman"/>
          <w:sz w:val="24"/>
          <w:szCs w:val="24"/>
        </w:rPr>
        <w:t xml:space="preserve"> в рамках веб-разработки?</w:t>
      </w:r>
    </w:p>
    <w:p w14:paraId="6697DCAC" w14:textId="4D0DF555" w:rsidR="00466CC4" w:rsidRDefault="00466CC4" w:rsidP="00F74869">
      <w:pPr>
        <w:spacing w:line="360" w:lineRule="auto"/>
        <w:rPr>
          <w:rFonts w:ascii="Times New Roman" w:hAnsi="Times New Roman" w:cs="Times New Roman"/>
          <w:sz w:val="24"/>
          <w:szCs w:val="24"/>
        </w:rPr>
      </w:pPr>
      <w:r w:rsidRPr="000233D6">
        <w:rPr>
          <w:sz w:val="28"/>
          <w:szCs w:val="28"/>
        </w:rPr>
        <w:t xml:space="preserve">Куки, или </w:t>
      </w:r>
      <w:proofErr w:type="spellStart"/>
      <w:r w:rsidRPr="000233D6">
        <w:rPr>
          <w:sz w:val="28"/>
          <w:szCs w:val="28"/>
        </w:rPr>
        <w:t>cookies</w:t>
      </w:r>
      <w:proofErr w:type="spellEnd"/>
      <w:r w:rsidRPr="000233D6">
        <w:rPr>
          <w:sz w:val="28"/>
          <w:szCs w:val="28"/>
        </w:rPr>
        <w:t>, — это служебные файлы, которые создаёт браузер для получения необходимой информации о пользователе.</w:t>
      </w:r>
    </w:p>
    <w:p w14:paraId="5B993C78"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 </w:t>
      </w:r>
      <w:r w:rsidRPr="00C115D8">
        <w:rPr>
          <w:rFonts w:ascii="Times New Roman" w:hAnsi="Times New Roman" w:cs="Times New Roman"/>
          <w:sz w:val="24"/>
          <w:szCs w:val="24"/>
        </w:rPr>
        <w:br/>
        <w:t xml:space="preserve">127. Опишите механизм использования </w:t>
      </w:r>
      <w:proofErr w:type="spellStart"/>
      <w:r w:rsidRPr="00C115D8">
        <w:rPr>
          <w:rFonts w:ascii="Times New Roman" w:hAnsi="Times New Roman" w:cs="Times New Roman"/>
          <w:sz w:val="24"/>
          <w:szCs w:val="24"/>
        </w:rPr>
        <w:t>cookies</w:t>
      </w:r>
      <w:proofErr w:type="spellEnd"/>
      <w:r w:rsidRPr="00C115D8">
        <w:rPr>
          <w:rFonts w:ascii="Times New Roman" w:hAnsi="Times New Roman" w:cs="Times New Roman"/>
          <w:sz w:val="24"/>
          <w:szCs w:val="24"/>
        </w:rPr>
        <w:t xml:space="preserve">. </w:t>
      </w:r>
    </w:p>
    <w:p w14:paraId="58D5D924" w14:textId="7517C312" w:rsidR="00466CC4" w:rsidRDefault="00466CC4" w:rsidP="00F74869">
      <w:pPr>
        <w:spacing w:line="360" w:lineRule="auto"/>
        <w:rPr>
          <w:rFonts w:ascii="Times New Roman" w:hAnsi="Times New Roman" w:cs="Times New Roman"/>
          <w:sz w:val="24"/>
          <w:szCs w:val="24"/>
        </w:rPr>
      </w:pPr>
      <w:proofErr w:type="spellStart"/>
      <w:r w:rsidRPr="000233D6">
        <w:rPr>
          <w:sz w:val="28"/>
          <w:szCs w:val="28"/>
        </w:rPr>
        <w:t>Cookie</w:t>
      </w:r>
      <w:proofErr w:type="spellEnd"/>
      <w:r w:rsidRPr="000233D6">
        <w:rPr>
          <w:sz w:val="28"/>
          <w:szCs w:val="28"/>
        </w:rPr>
        <w:t xml:space="preserve"> используются веб-серверами для идентификации пользователей и хранения данных о них. К примеру, если вход на сайт осуществляется при помощи </w:t>
      </w:r>
      <w:proofErr w:type="spellStart"/>
      <w:r w:rsidRPr="000233D6">
        <w:rPr>
          <w:sz w:val="28"/>
          <w:szCs w:val="28"/>
        </w:rPr>
        <w:t>cookie</w:t>
      </w:r>
      <w:proofErr w:type="spellEnd"/>
      <w:r w:rsidRPr="000233D6">
        <w:rPr>
          <w:sz w:val="28"/>
          <w:szCs w:val="28"/>
        </w:rPr>
        <w:t xml:space="preserve">, то, после ввода пользователем своих данных на странице входа, </w:t>
      </w:r>
      <w:proofErr w:type="spellStart"/>
      <w:r w:rsidRPr="000233D6">
        <w:rPr>
          <w:sz w:val="28"/>
          <w:szCs w:val="28"/>
        </w:rPr>
        <w:t>cookie</w:t>
      </w:r>
      <w:proofErr w:type="spellEnd"/>
      <w:r w:rsidRPr="000233D6">
        <w:rPr>
          <w:sz w:val="28"/>
          <w:szCs w:val="28"/>
        </w:rPr>
        <w:t xml:space="preserve"> позволяют серверу запомнить, что пользователь уже идентифицирован и ему разрешён доступ к соответствующим услугам и операциям</w:t>
      </w:r>
    </w:p>
    <w:p w14:paraId="38E5B26E"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128. Опишите простой пример работы сессий в PHP. </w:t>
      </w:r>
    </w:p>
    <w:p w14:paraId="5DF7CFDC" w14:textId="3518F550" w:rsidR="00466CC4" w:rsidRDefault="00466CC4" w:rsidP="00F74869">
      <w:pPr>
        <w:spacing w:line="360" w:lineRule="auto"/>
        <w:rPr>
          <w:rFonts w:ascii="Times New Roman" w:hAnsi="Times New Roman" w:cs="Times New Roman"/>
          <w:sz w:val="24"/>
          <w:szCs w:val="24"/>
        </w:rPr>
      </w:pPr>
      <w:r>
        <w:rPr>
          <w:sz w:val="28"/>
          <w:szCs w:val="28"/>
        </w:rPr>
        <w:t>П</w:t>
      </w:r>
      <w:r w:rsidRPr="00280539">
        <w:rPr>
          <w:sz w:val="28"/>
          <w:szCs w:val="28"/>
        </w:rPr>
        <w:t xml:space="preserve">ример будет состоять из трёх файлов: </w:t>
      </w:r>
      <w:proofErr w:type="spellStart"/>
      <w:r w:rsidRPr="00280539">
        <w:rPr>
          <w:sz w:val="28"/>
          <w:szCs w:val="28"/>
        </w:rPr>
        <w:t>index.php</w:t>
      </w:r>
      <w:proofErr w:type="spellEnd"/>
      <w:r w:rsidRPr="00280539">
        <w:rPr>
          <w:sz w:val="28"/>
          <w:szCs w:val="28"/>
        </w:rPr>
        <w:t xml:space="preserve">, </w:t>
      </w:r>
      <w:proofErr w:type="spellStart"/>
      <w:r w:rsidRPr="00280539">
        <w:rPr>
          <w:sz w:val="28"/>
          <w:szCs w:val="28"/>
        </w:rPr>
        <w:t>authorize.php</w:t>
      </w:r>
      <w:proofErr w:type="spellEnd"/>
      <w:r w:rsidRPr="00280539">
        <w:rPr>
          <w:sz w:val="28"/>
          <w:szCs w:val="28"/>
        </w:rPr>
        <w:t xml:space="preserve"> и </w:t>
      </w:r>
      <w:proofErr w:type="spellStart"/>
      <w:r w:rsidRPr="00280539">
        <w:rPr>
          <w:sz w:val="28"/>
          <w:szCs w:val="28"/>
        </w:rPr>
        <w:t>secretplace.php</w:t>
      </w:r>
      <w:proofErr w:type="spellEnd"/>
      <w:r w:rsidRPr="00280539">
        <w:rPr>
          <w:sz w:val="28"/>
          <w:szCs w:val="28"/>
        </w:rPr>
        <w:t xml:space="preserve">. Файл </w:t>
      </w:r>
      <w:proofErr w:type="spellStart"/>
      <w:r w:rsidRPr="00280539">
        <w:rPr>
          <w:sz w:val="28"/>
          <w:szCs w:val="28"/>
        </w:rPr>
        <w:t>index.php</w:t>
      </w:r>
      <w:proofErr w:type="spellEnd"/>
      <w:r w:rsidRPr="00280539">
        <w:rPr>
          <w:sz w:val="28"/>
          <w:szCs w:val="28"/>
        </w:rPr>
        <w:t xml:space="preserve"> содержит форму, где пользователь введёт свой логин и пароль. Эта форма передаст данные файлу </w:t>
      </w:r>
      <w:proofErr w:type="spellStart"/>
      <w:r w:rsidRPr="00280539">
        <w:rPr>
          <w:sz w:val="28"/>
          <w:szCs w:val="28"/>
        </w:rPr>
        <w:t>authorize.php</w:t>
      </w:r>
      <w:proofErr w:type="spellEnd"/>
      <w:r w:rsidRPr="00280539">
        <w:rPr>
          <w:sz w:val="28"/>
          <w:szCs w:val="28"/>
        </w:rPr>
        <w:t xml:space="preserve">, который в случае успешной авторизации допустит пользователя к файлу </w:t>
      </w:r>
      <w:proofErr w:type="spellStart"/>
      <w:r w:rsidRPr="00280539">
        <w:rPr>
          <w:sz w:val="28"/>
          <w:szCs w:val="28"/>
        </w:rPr>
        <w:t>secretplace.php</w:t>
      </w:r>
      <w:proofErr w:type="spellEnd"/>
      <w:r w:rsidRPr="00280539">
        <w:rPr>
          <w:sz w:val="28"/>
          <w:szCs w:val="28"/>
        </w:rPr>
        <w:t>, а в противном случае выдаст сообщение об ошибке</w:t>
      </w:r>
    </w:p>
    <w:p w14:paraId="0AFF8FC4"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129. Опишите способы защиты сессии пользователя. </w:t>
      </w:r>
    </w:p>
    <w:p w14:paraId="0D47C7A1" w14:textId="77777777" w:rsidR="00466CC4" w:rsidRDefault="00466CC4" w:rsidP="00F74869">
      <w:pPr>
        <w:spacing w:line="360" w:lineRule="auto"/>
        <w:rPr>
          <w:sz w:val="28"/>
          <w:szCs w:val="28"/>
        </w:rPr>
      </w:pPr>
      <w:r w:rsidRPr="004A61F3">
        <w:rPr>
          <w:sz w:val="28"/>
          <w:szCs w:val="28"/>
        </w:rPr>
        <w:t xml:space="preserve">Использование </w:t>
      </w:r>
      <w:proofErr w:type="spellStart"/>
      <w:r w:rsidRPr="004A61F3">
        <w:rPr>
          <w:sz w:val="28"/>
          <w:szCs w:val="28"/>
        </w:rPr>
        <w:t>cookie</w:t>
      </w:r>
      <w:proofErr w:type="spellEnd"/>
      <w:r>
        <w:rPr>
          <w:sz w:val="28"/>
          <w:szCs w:val="28"/>
        </w:rPr>
        <w:t xml:space="preserve">, </w:t>
      </w:r>
      <w:r w:rsidRPr="004A61F3">
        <w:rPr>
          <w:sz w:val="28"/>
          <w:szCs w:val="28"/>
        </w:rPr>
        <w:t>шифрования</w:t>
      </w:r>
      <w:r>
        <w:rPr>
          <w:sz w:val="28"/>
          <w:szCs w:val="28"/>
        </w:rPr>
        <w:t>, п</w:t>
      </w:r>
      <w:r w:rsidRPr="004A61F3">
        <w:rPr>
          <w:sz w:val="28"/>
          <w:szCs w:val="28"/>
        </w:rPr>
        <w:t>роверка браузера</w:t>
      </w:r>
      <w:r>
        <w:rPr>
          <w:sz w:val="28"/>
          <w:szCs w:val="28"/>
        </w:rPr>
        <w:t>, с</w:t>
      </w:r>
      <w:r w:rsidRPr="004A61F3">
        <w:rPr>
          <w:sz w:val="28"/>
          <w:szCs w:val="28"/>
        </w:rPr>
        <w:t>рок действия сессии</w:t>
      </w:r>
      <w:r>
        <w:rPr>
          <w:sz w:val="28"/>
          <w:szCs w:val="28"/>
        </w:rPr>
        <w:t>, п</w:t>
      </w:r>
      <w:r w:rsidRPr="004A61F3">
        <w:rPr>
          <w:sz w:val="28"/>
          <w:szCs w:val="28"/>
        </w:rPr>
        <w:t>ривязка по IP-адресу</w:t>
      </w:r>
    </w:p>
    <w:p w14:paraId="546F8CCA"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130. Верно ли, что можно хранить данные сессии в БД? </w:t>
      </w:r>
    </w:p>
    <w:p w14:paraId="796D3555" w14:textId="436C8FE5" w:rsidR="00466CC4" w:rsidRDefault="00466CC4" w:rsidP="00F74869">
      <w:pPr>
        <w:spacing w:line="360" w:lineRule="auto"/>
        <w:rPr>
          <w:rFonts w:ascii="Times New Roman" w:hAnsi="Times New Roman" w:cs="Times New Roman"/>
          <w:sz w:val="24"/>
          <w:szCs w:val="24"/>
        </w:rPr>
      </w:pPr>
      <w:r w:rsidRPr="009A4615">
        <w:rPr>
          <w:sz w:val="28"/>
          <w:szCs w:val="28"/>
        </w:rPr>
        <w:t xml:space="preserve">Сессия как правило </w:t>
      </w:r>
      <w:proofErr w:type="gramStart"/>
      <w:r w:rsidRPr="009A4615">
        <w:rPr>
          <w:sz w:val="28"/>
          <w:szCs w:val="28"/>
        </w:rPr>
        <w:t>- это</w:t>
      </w:r>
      <w:proofErr w:type="gramEnd"/>
      <w:r w:rsidRPr="009A4615">
        <w:rPr>
          <w:sz w:val="28"/>
          <w:szCs w:val="28"/>
        </w:rPr>
        <w:t xml:space="preserve"> необходимые горячие данные пользователя, что нужно сохранить между запросами. БД - одно из </w:t>
      </w:r>
      <w:r w:rsidRPr="009A4615">
        <w:rPr>
          <w:sz w:val="28"/>
          <w:szCs w:val="28"/>
        </w:rPr>
        <w:lastRenderedPageBreak/>
        <w:t xml:space="preserve">самых медленных хранилищ этих данных. В файлах кстати тоже не стоит хранить. При большой нагрузке </w:t>
      </w:r>
      <w:proofErr w:type="spellStart"/>
      <w:r w:rsidRPr="009A4615">
        <w:rPr>
          <w:sz w:val="28"/>
          <w:szCs w:val="28"/>
        </w:rPr>
        <w:t>io</w:t>
      </w:r>
      <w:proofErr w:type="spellEnd"/>
      <w:r w:rsidRPr="009A4615">
        <w:rPr>
          <w:sz w:val="28"/>
          <w:szCs w:val="28"/>
        </w:rPr>
        <w:t xml:space="preserve"> будет подтормаживать. Длительный период сессии обычно не хранятся, вместо этого на клиент задается токен, по которому человек через много времени может автоматически авторизироваться</w:t>
      </w:r>
    </w:p>
    <w:p w14:paraId="43677ECF" w14:textId="77777777" w:rsidR="00466CC4"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131. Опишите жизненный цикл сессии. </w:t>
      </w:r>
    </w:p>
    <w:p w14:paraId="7FD6B0BF" w14:textId="0B46EBF0" w:rsidR="00466CC4" w:rsidRPr="00A36692" w:rsidRDefault="00466CC4" w:rsidP="00A36692">
      <w:pPr>
        <w:spacing w:after="160" w:line="360" w:lineRule="auto"/>
        <w:jc w:val="both"/>
        <w:rPr>
          <w:sz w:val="28"/>
          <w:szCs w:val="28"/>
        </w:rPr>
      </w:pPr>
      <w:r w:rsidRPr="00A36692">
        <w:rPr>
          <w:sz w:val="28"/>
          <w:szCs w:val="28"/>
        </w:rPr>
        <w:t xml:space="preserve">Когда вы запускаете или продолжаете сеанс с помощью </w:t>
      </w:r>
      <w:proofErr w:type="spellStart"/>
      <w:r w:rsidRPr="00A36692">
        <w:rPr>
          <w:sz w:val="28"/>
          <w:szCs w:val="28"/>
        </w:rPr>
        <w:t>session_</w:t>
      </w:r>
      <w:proofErr w:type="gramStart"/>
      <w:r w:rsidRPr="00A36692">
        <w:rPr>
          <w:sz w:val="28"/>
          <w:szCs w:val="28"/>
        </w:rPr>
        <w:t>start</w:t>
      </w:r>
      <w:proofErr w:type="spellEnd"/>
      <w:r w:rsidRPr="00A36692">
        <w:rPr>
          <w:sz w:val="28"/>
          <w:szCs w:val="28"/>
        </w:rPr>
        <w:t>(</w:t>
      </w:r>
      <w:proofErr w:type="gramEnd"/>
      <w:r w:rsidRPr="00A36692">
        <w:rPr>
          <w:sz w:val="28"/>
          <w:szCs w:val="28"/>
        </w:rPr>
        <w:t xml:space="preserve">)$_SESSION Когда выполнение скрипта заканчивается, данные сохраняются обратно в файл. Поэтому, когда вы устанавливаете переменную сеанса, она не сохраняется сразу. Конечно, вы можете заставить сеанс сохранять данные, вызывая </w:t>
      </w:r>
      <w:proofErr w:type="spellStart"/>
      <w:r w:rsidRPr="00A36692">
        <w:rPr>
          <w:sz w:val="28"/>
          <w:szCs w:val="28"/>
        </w:rPr>
        <w:t>session_write_</w:t>
      </w:r>
      <w:proofErr w:type="gramStart"/>
      <w:r w:rsidRPr="00A36692">
        <w:rPr>
          <w:sz w:val="28"/>
          <w:szCs w:val="28"/>
        </w:rPr>
        <w:t>close</w:t>
      </w:r>
      <w:proofErr w:type="spellEnd"/>
      <w:r w:rsidRPr="00A36692">
        <w:rPr>
          <w:sz w:val="28"/>
          <w:szCs w:val="28"/>
        </w:rPr>
        <w:t>(</w:t>
      </w:r>
      <w:proofErr w:type="gramEnd"/>
      <w:r w:rsidRPr="00A36692">
        <w:rPr>
          <w:sz w:val="28"/>
          <w:szCs w:val="28"/>
        </w:rPr>
        <w:t>)</w:t>
      </w:r>
      <w:r w:rsidR="00A36692">
        <w:rPr>
          <w:sz w:val="28"/>
          <w:szCs w:val="28"/>
          <w:lang w:val="ru-RU"/>
        </w:rPr>
        <w:t xml:space="preserve"> </w:t>
      </w:r>
      <w:proofErr w:type="spellStart"/>
      <w:r w:rsidRPr="00A36692">
        <w:rPr>
          <w:sz w:val="28"/>
          <w:szCs w:val="28"/>
        </w:rPr>
        <w:t>session_set_save_handler</w:t>
      </w:r>
      <w:proofErr w:type="spellEnd"/>
      <w:r w:rsidRPr="00A36692">
        <w:rPr>
          <w:sz w:val="28"/>
          <w:szCs w:val="28"/>
        </w:rPr>
        <w:t>() Требуется шесть аргументов, каждый из которых является обратным вызовом, который обрабатывает определенную стадию жизненного цикла сеанса. Они есть:</w:t>
      </w:r>
    </w:p>
    <w:p w14:paraId="54999435" w14:textId="6A4797D4" w:rsidR="00466CC4" w:rsidRDefault="00466CC4" w:rsidP="00466CC4">
      <w:pPr>
        <w:spacing w:line="360" w:lineRule="auto"/>
        <w:rPr>
          <w:rFonts w:ascii="Times New Roman" w:hAnsi="Times New Roman" w:cs="Times New Roman"/>
          <w:sz w:val="24"/>
          <w:szCs w:val="24"/>
        </w:rPr>
      </w:pPr>
      <w:r w:rsidRPr="009A4615">
        <w:rPr>
          <w:sz w:val="28"/>
          <w:szCs w:val="28"/>
        </w:rPr>
        <w:t>Открытие файла сеанса. Закрытие файла сеанса. Чтение данных сеанса. Запись данных сеанса. Уничтожение сессии</w:t>
      </w:r>
      <w:r w:rsidRPr="0035268D">
        <w:rPr>
          <w:sz w:val="28"/>
          <w:szCs w:val="28"/>
        </w:rPr>
        <w:t>.</w:t>
      </w:r>
      <w:r w:rsidRPr="009A4615">
        <w:rPr>
          <w:sz w:val="28"/>
          <w:szCs w:val="28"/>
        </w:rPr>
        <w:t xml:space="preserve"> Сборка мусора из файла сессии и данных</w:t>
      </w:r>
      <w:r w:rsidRPr="0035268D">
        <w:rPr>
          <w:sz w:val="28"/>
          <w:szCs w:val="28"/>
        </w:rPr>
        <w:t>.</w:t>
      </w:r>
      <w:r w:rsidRPr="009A4615">
        <w:rPr>
          <w:sz w:val="28"/>
          <w:szCs w:val="28"/>
        </w:rPr>
        <w:t xml:space="preserve"> Вы должны зарегистрировать функцию для каждого этапа жизненного цикла, иначе PHP выдаст предупреждение о том, что не может найти функцию</w:t>
      </w:r>
    </w:p>
    <w:p w14:paraId="40C78A39"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132. Верно ли, что можно убрать механизм обработки сессий? </w:t>
      </w:r>
    </w:p>
    <w:p w14:paraId="415545A7" w14:textId="0058F80B" w:rsidR="00A36692" w:rsidRDefault="00A36692" w:rsidP="00F74869">
      <w:pPr>
        <w:spacing w:line="360" w:lineRule="auto"/>
        <w:rPr>
          <w:sz w:val="28"/>
          <w:szCs w:val="28"/>
        </w:rPr>
      </w:pPr>
      <w:r>
        <w:rPr>
          <w:sz w:val="28"/>
          <w:szCs w:val="28"/>
        </w:rPr>
        <w:t xml:space="preserve">Скорее всего да, но тогда это может повлиять на безопасность сайта. Не будет возможности отслеживать действия пользователей, анализировать их для дальнейших действий, в случае подозрительного поведения. Также очень легко будет подвергнуться атакам со стороны взломщиков и </w:t>
      </w:r>
      <w:proofErr w:type="spellStart"/>
      <w:r>
        <w:rPr>
          <w:sz w:val="28"/>
          <w:szCs w:val="28"/>
        </w:rPr>
        <w:t>тд</w:t>
      </w:r>
      <w:proofErr w:type="spellEnd"/>
      <w:r>
        <w:rPr>
          <w:sz w:val="28"/>
          <w:szCs w:val="28"/>
        </w:rPr>
        <w:t>.</w:t>
      </w:r>
    </w:p>
    <w:p w14:paraId="70307238" w14:textId="77777777" w:rsidR="00A36692" w:rsidRDefault="00A36692">
      <w:pPr>
        <w:rPr>
          <w:sz w:val="28"/>
          <w:szCs w:val="28"/>
        </w:rPr>
      </w:pPr>
      <w:r>
        <w:rPr>
          <w:sz w:val="28"/>
          <w:szCs w:val="28"/>
        </w:rPr>
        <w:br w:type="page"/>
      </w:r>
    </w:p>
    <w:p w14:paraId="41FAF3E9"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133. Опишите примеры настройки сессии во время выполнения. </w:t>
      </w:r>
    </w:p>
    <w:p w14:paraId="35A40429" w14:textId="77777777" w:rsidR="00A36692" w:rsidRPr="00A36692" w:rsidRDefault="00A36692" w:rsidP="00A36692">
      <w:pPr>
        <w:spacing w:after="160" w:line="360" w:lineRule="auto"/>
        <w:jc w:val="both"/>
        <w:rPr>
          <w:sz w:val="28"/>
          <w:szCs w:val="28"/>
        </w:rPr>
      </w:pPr>
      <w:proofErr w:type="spellStart"/>
      <w:proofErr w:type="gramStart"/>
      <w:r w:rsidRPr="00A36692">
        <w:rPr>
          <w:sz w:val="28"/>
          <w:szCs w:val="28"/>
        </w:rPr>
        <w:t>session.save</w:t>
      </w:r>
      <w:proofErr w:type="gramEnd"/>
      <w:r w:rsidRPr="00A36692">
        <w:rPr>
          <w:sz w:val="28"/>
          <w:szCs w:val="28"/>
        </w:rPr>
        <w:t>_handler</w:t>
      </w:r>
      <w:proofErr w:type="spellEnd"/>
      <w:r w:rsidRPr="00A36692">
        <w:rPr>
          <w:sz w:val="28"/>
          <w:szCs w:val="28"/>
        </w:rPr>
        <w:t xml:space="preserve"> </w:t>
      </w:r>
      <w:proofErr w:type="spellStart"/>
      <w:r w:rsidRPr="00A36692">
        <w:rPr>
          <w:sz w:val="28"/>
          <w:szCs w:val="28"/>
        </w:rPr>
        <w:t>stringsession.save_handler</w:t>
      </w:r>
      <w:proofErr w:type="spellEnd"/>
      <w:r w:rsidRPr="00A36692">
        <w:rPr>
          <w:sz w:val="28"/>
          <w:szCs w:val="28"/>
        </w:rPr>
        <w:t xml:space="preserve"> определяет имя обработчика, который используется для хранения и извлечения данных, связанных с сессией. По умолчанию имеет значение </w:t>
      </w:r>
      <w:proofErr w:type="spellStart"/>
      <w:r w:rsidRPr="00A36692">
        <w:rPr>
          <w:sz w:val="28"/>
          <w:szCs w:val="28"/>
        </w:rPr>
        <w:t>files</w:t>
      </w:r>
      <w:proofErr w:type="spellEnd"/>
      <w:r w:rsidRPr="00A36692">
        <w:rPr>
          <w:sz w:val="28"/>
          <w:szCs w:val="28"/>
        </w:rPr>
        <w:t>. Следует обратить внимание, что некоторые модули могут зарегистрировать собственные обработчики (</w:t>
      </w:r>
      <w:proofErr w:type="spellStart"/>
      <w:r w:rsidRPr="00A36692">
        <w:rPr>
          <w:sz w:val="28"/>
          <w:szCs w:val="28"/>
        </w:rPr>
        <w:t>save_handler</w:t>
      </w:r>
      <w:proofErr w:type="spellEnd"/>
      <w:r w:rsidRPr="00A36692">
        <w:rPr>
          <w:sz w:val="28"/>
          <w:szCs w:val="28"/>
        </w:rPr>
        <w:t xml:space="preserve">). Текущие зарегистрированные обработчики отображаются в </w:t>
      </w:r>
      <w:proofErr w:type="spellStart"/>
      <w:proofErr w:type="gramStart"/>
      <w:r w:rsidRPr="00A36692">
        <w:rPr>
          <w:sz w:val="28"/>
          <w:szCs w:val="28"/>
        </w:rPr>
        <w:t>phpinfo</w:t>
      </w:r>
      <w:proofErr w:type="spellEnd"/>
      <w:r w:rsidRPr="00A36692">
        <w:rPr>
          <w:sz w:val="28"/>
          <w:szCs w:val="28"/>
        </w:rPr>
        <w:t>(</w:t>
      </w:r>
      <w:proofErr w:type="gramEnd"/>
      <w:r w:rsidRPr="00A36692">
        <w:rPr>
          <w:sz w:val="28"/>
          <w:szCs w:val="28"/>
        </w:rPr>
        <w:t>).</w:t>
      </w:r>
    </w:p>
    <w:p w14:paraId="0C09D3EB"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134. Опишите директивы конфигурации файловой системы и потоков в PHP. </w:t>
      </w:r>
    </w:p>
    <w:p w14:paraId="37D51A44" w14:textId="6DEA38E4" w:rsidR="00A36692" w:rsidRDefault="00A36692" w:rsidP="00F74869">
      <w:pPr>
        <w:spacing w:line="360" w:lineRule="auto"/>
        <w:rPr>
          <w:rFonts w:ascii="Times New Roman" w:hAnsi="Times New Roman" w:cs="Times New Roman"/>
          <w:sz w:val="24"/>
          <w:szCs w:val="24"/>
        </w:rPr>
      </w:pPr>
      <w:proofErr w:type="spellStart"/>
      <w:r w:rsidRPr="00BE153B">
        <w:rPr>
          <w:sz w:val="28"/>
          <w:szCs w:val="28"/>
        </w:rPr>
        <w:t>allow_url_fopen</w:t>
      </w:r>
      <w:proofErr w:type="spellEnd"/>
      <w:r w:rsidRPr="00BE153B">
        <w:rPr>
          <w:sz w:val="28"/>
          <w:szCs w:val="28"/>
        </w:rPr>
        <w:t xml:space="preserve"> </w:t>
      </w:r>
      <w:proofErr w:type="spellStart"/>
      <w:r w:rsidRPr="00BE153B">
        <w:rPr>
          <w:sz w:val="28"/>
          <w:szCs w:val="28"/>
        </w:rPr>
        <w:t>bool</w:t>
      </w:r>
      <w:proofErr w:type="spellEnd"/>
      <w:r>
        <w:rPr>
          <w:sz w:val="28"/>
          <w:szCs w:val="28"/>
        </w:rPr>
        <w:t xml:space="preserve">. </w:t>
      </w:r>
      <w:r w:rsidRPr="00BE153B">
        <w:rPr>
          <w:sz w:val="28"/>
          <w:szCs w:val="28"/>
        </w:rPr>
        <w:t xml:space="preserve">Данная директива включает поддержку обёрток URL (URL </w:t>
      </w:r>
      <w:proofErr w:type="spellStart"/>
      <w:r w:rsidRPr="00BE153B">
        <w:rPr>
          <w:sz w:val="28"/>
          <w:szCs w:val="28"/>
        </w:rPr>
        <w:t>wrappers</w:t>
      </w:r>
      <w:proofErr w:type="spellEnd"/>
      <w:r w:rsidRPr="00BE153B">
        <w:rPr>
          <w:sz w:val="28"/>
          <w:szCs w:val="28"/>
        </w:rPr>
        <w:t xml:space="preserve">), которые позволяют работать с объектами URL как с обычными файлами. Обёртки, доступные по умолчанию, служат для работы с удалёнными файлами с использованием </w:t>
      </w:r>
      <w:proofErr w:type="spellStart"/>
      <w:r w:rsidRPr="00BE153B">
        <w:rPr>
          <w:sz w:val="28"/>
          <w:szCs w:val="28"/>
        </w:rPr>
        <w:t>ftp</w:t>
      </w:r>
      <w:proofErr w:type="spellEnd"/>
      <w:r w:rsidRPr="00BE153B">
        <w:rPr>
          <w:sz w:val="28"/>
          <w:szCs w:val="28"/>
        </w:rPr>
        <w:t xml:space="preserve"> или </w:t>
      </w:r>
      <w:proofErr w:type="spellStart"/>
      <w:r w:rsidRPr="00BE153B">
        <w:rPr>
          <w:sz w:val="28"/>
          <w:szCs w:val="28"/>
        </w:rPr>
        <w:t>http</w:t>
      </w:r>
      <w:proofErr w:type="spellEnd"/>
      <w:r w:rsidRPr="00BE153B">
        <w:rPr>
          <w:sz w:val="28"/>
          <w:szCs w:val="28"/>
        </w:rPr>
        <w:t xml:space="preserve"> протокола. Некоторые модули, например, </w:t>
      </w:r>
      <w:proofErr w:type="spellStart"/>
      <w:r w:rsidRPr="00BE153B">
        <w:rPr>
          <w:sz w:val="28"/>
          <w:szCs w:val="28"/>
        </w:rPr>
        <w:t>zlib</w:t>
      </w:r>
      <w:proofErr w:type="spellEnd"/>
      <w:r w:rsidRPr="00BE153B">
        <w:rPr>
          <w:sz w:val="28"/>
          <w:szCs w:val="28"/>
        </w:rPr>
        <w:t>, могут регистрировать собственные обёртки.</w:t>
      </w:r>
    </w:p>
    <w:p w14:paraId="795DF7D8"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135. Какой тип ресурса использует файловая система. Опишите данный тип. </w:t>
      </w:r>
    </w:p>
    <w:p w14:paraId="27592872" w14:textId="25C5F543" w:rsidR="00A36692" w:rsidRDefault="00A36692" w:rsidP="00F74869">
      <w:pPr>
        <w:spacing w:line="360" w:lineRule="auto"/>
        <w:rPr>
          <w:rFonts w:ascii="Times New Roman" w:hAnsi="Times New Roman" w:cs="Times New Roman"/>
          <w:sz w:val="24"/>
          <w:szCs w:val="24"/>
        </w:rPr>
      </w:pPr>
      <w:r>
        <w:rPr>
          <w:sz w:val="28"/>
          <w:szCs w:val="28"/>
        </w:rPr>
        <w:t>Например, с</w:t>
      </w:r>
      <w:r w:rsidRPr="00DD200C">
        <w:rPr>
          <w:sz w:val="28"/>
          <w:szCs w:val="28"/>
        </w:rPr>
        <w:t xml:space="preserve">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w:t>
      </w:r>
      <w:proofErr w:type="spellStart"/>
      <w:r w:rsidRPr="00DD200C">
        <w:rPr>
          <w:sz w:val="28"/>
          <w:szCs w:val="28"/>
        </w:rPr>
        <w:t>Эб</w:t>
      </w:r>
      <w:proofErr w:type="spellEnd"/>
      <w:r w:rsidRPr="00DD200C">
        <w:rPr>
          <w:sz w:val="28"/>
          <w:szCs w:val="28"/>
        </w:rPr>
        <w:t xml:space="preserve"> (эксабайт, 1018 байт). Использование системы шифрования </w:t>
      </w:r>
      <w:proofErr w:type="spellStart"/>
      <w:r w:rsidRPr="00DD200C">
        <w:rPr>
          <w:sz w:val="28"/>
          <w:szCs w:val="28"/>
        </w:rPr>
        <w:t>Encryption</w:t>
      </w:r>
      <w:proofErr w:type="spellEnd"/>
      <w:r w:rsidRPr="00DD200C">
        <w:rPr>
          <w:sz w:val="28"/>
          <w:szCs w:val="28"/>
        </w:rPr>
        <w:t xml:space="preserve">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w:t>
      </w:r>
      <w:r w:rsidRPr="00DD200C">
        <w:rPr>
          <w:sz w:val="28"/>
          <w:szCs w:val="28"/>
        </w:rPr>
        <w:lastRenderedPageBreak/>
        <w:t xml:space="preserve">стандарте юникода UTF, в том числе в формате кириллицы. Встроенное приложение проверки жесткого диска или внешнего накопителя на ошибки файловой системы </w:t>
      </w:r>
      <w:proofErr w:type="spellStart"/>
      <w:r w:rsidRPr="00DD200C">
        <w:rPr>
          <w:sz w:val="28"/>
          <w:szCs w:val="28"/>
        </w:rPr>
        <w:t>chkdsk</w:t>
      </w:r>
      <w:proofErr w:type="spellEnd"/>
      <w:r w:rsidRPr="00DD200C">
        <w:rPr>
          <w:sz w:val="28"/>
          <w:szCs w:val="28"/>
        </w:rPr>
        <w:t xml:space="preserve"> повышает надежность работы </w:t>
      </w:r>
      <w:proofErr w:type="spellStart"/>
      <w:r w:rsidRPr="00DD200C">
        <w:rPr>
          <w:sz w:val="28"/>
          <w:szCs w:val="28"/>
        </w:rPr>
        <w:t>харда</w:t>
      </w:r>
      <w:proofErr w:type="spellEnd"/>
      <w:r w:rsidRPr="00DD200C">
        <w:rPr>
          <w:sz w:val="28"/>
          <w:szCs w:val="28"/>
        </w:rPr>
        <w:t>, но отрицательно влияет на производительность.</w:t>
      </w:r>
    </w:p>
    <w:p w14:paraId="715CE973"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136. Как открыть и закрыть файл с помощью PHP. </w:t>
      </w:r>
    </w:p>
    <w:p w14:paraId="6138A254" w14:textId="20331779" w:rsidR="00A36692" w:rsidRDefault="00A36692" w:rsidP="00F74869">
      <w:pPr>
        <w:spacing w:line="360" w:lineRule="auto"/>
        <w:rPr>
          <w:rFonts w:ascii="Times New Roman" w:hAnsi="Times New Roman" w:cs="Times New Roman"/>
          <w:sz w:val="24"/>
          <w:szCs w:val="24"/>
        </w:rPr>
      </w:pPr>
      <w:r w:rsidRPr="00DD200C">
        <w:rPr>
          <w:sz w:val="28"/>
          <w:szCs w:val="28"/>
        </w:rPr>
        <w:t xml:space="preserve">Функция </w:t>
      </w:r>
      <w:proofErr w:type="spellStart"/>
      <w:proofErr w:type="gramStart"/>
      <w:r w:rsidRPr="00DD200C">
        <w:rPr>
          <w:sz w:val="28"/>
          <w:szCs w:val="28"/>
        </w:rPr>
        <w:t>fopen</w:t>
      </w:r>
      <w:proofErr w:type="spellEnd"/>
      <w:r w:rsidRPr="00DD200C">
        <w:rPr>
          <w:sz w:val="28"/>
          <w:szCs w:val="28"/>
        </w:rPr>
        <w:t>(</w:t>
      </w:r>
      <w:proofErr w:type="gramEnd"/>
      <w:r w:rsidRPr="00DD200C">
        <w:rPr>
          <w:sz w:val="28"/>
          <w:szCs w:val="28"/>
        </w:rPr>
        <w:t>) в PHP — это встроенная функция, которая используется для открытия файла или URL-адреса. В случае сбоя, она возвращает FALSE и выдаёт ошибку. Если вам нужно скрыть вывод ошибки добавьте символ '@' перед именем функции.</w:t>
      </w:r>
      <w:r w:rsidRPr="00DD200C">
        <w:t xml:space="preserve"> </w:t>
      </w:r>
      <w:r w:rsidRPr="00DD200C">
        <w:rPr>
          <w:sz w:val="28"/>
          <w:szCs w:val="28"/>
        </w:rPr>
        <w:t xml:space="preserve">Функция </w:t>
      </w:r>
      <w:proofErr w:type="spellStart"/>
      <w:proofErr w:type="gramStart"/>
      <w:r w:rsidRPr="00DD200C">
        <w:rPr>
          <w:sz w:val="28"/>
          <w:szCs w:val="28"/>
        </w:rPr>
        <w:t>fclose</w:t>
      </w:r>
      <w:proofErr w:type="spellEnd"/>
      <w:r w:rsidRPr="00DD200C">
        <w:rPr>
          <w:sz w:val="28"/>
          <w:szCs w:val="28"/>
        </w:rPr>
        <w:t>(</w:t>
      </w:r>
      <w:proofErr w:type="gramEnd"/>
      <w:r w:rsidRPr="00DD200C">
        <w:rPr>
          <w:sz w:val="28"/>
          <w:szCs w:val="28"/>
        </w:rPr>
        <w:t>) используется, чтобы закрыть открытый файл.</w:t>
      </w:r>
    </w:p>
    <w:p w14:paraId="32AD9C7F"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137. Как производится чтение и запись файлов в PHP. </w:t>
      </w:r>
    </w:p>
    <w:p w14:paraId="0A441188" w14:textId="00E87C0C" w:rsidR="00A36692" w:rsidRPr="00A36692" w:rsidRDefault="00A36692" w:rsidP="00F74869">
      <w:pPr>
        <w:spacing w:line="360" w:lineRule="auto"/>
        <w:rPr>
          <w:rFonts w:ascii="Times New Roman" w:hAnsi="Times New Roman" w:cs="Times New Roman"/>
          <w:sz w:val="24"/>
          <w:szCs w:val="24"/>
          <w:lang w:val="en-US"/>
        </w:rPr>
      </w:pPr>
      <w:r w:rsidRPr="00DD200C">
        <w:rPr>
          <w:sz w:val="28"/>
          <w:szCs w:val="28"/>
        </w:rPr>
        <w:t xml:space="preserve">Для простого отображения всего содержимого файла идеально подходит функция </w:t>
      </w:r>
      <w:proofErr w:type="spellStart"/>
      <w:r w:rsidRPr="00DD200C">
        <w:rPr>
          <w:sz w:val="28"/>
          <w:szCs w:val="28"/>
        </w:rPr>
        <w:t>readfile</w:t>
      </w:r>
      <w:proofErr w:type="spellEnd"/>
      <w:r w:rsidRPr="00DD200C">
        <w:rPr>
          <w:sz w:val="28"/>
          <w:szCs w:val="28"/>
        </w:rPr>
        <w:t xml:space="preserve"> ().</w:t>
      </w:r>
      <w:r>
        <w:rPr>
          <w:sz w:val="28"/>
          <w:szCs w:val="28"/>
        </w:rPr>
        <w:t xml:space="preserve"> </w:t>
      </w:r>
      <w:r w:rsidRPr="001373B3">
        <w:rPr>
          <w:sz w:val="28"/>
          <w:szCs w:val="28"/>
        </w:rPr>
        <w:t>Для</w:t>
      </w:r>
      <w:r w:rsidRPr="002B3B83">
        <w:rPr>
          <w:sz w:val="28"/>
          <w:szCs w:val="28"/>
          <w:lang w:val="en-US"/>
        </w:rPr>
        <w:t xml:space="preserve"> </w:t>
      </w:r>
      <w:r w:rsidRPr="001373B3">
        <w:rPr>
          <w:sz w:val="28"/>
          <w:szCs w:val="28"/>
        </w:rPr>
        <w:t>записи</w:t>
      </w:r>
      <w:r w:rsidRPr="002B3B83">
        <w:rPr>
          <w:sz w:val="28"/>
          <w:szCs w:val="28"/>
          <w:lang w:val="en-US"/>
        </w:rPr>
        <w:t xml:space="preserve"> </w:t>
      </w:r>
      <w:r w:rsidRPr="001373B3">
        <w:rPr>
          <w:sz w:val="28"/>
          <w:szCs w:val="28"/>
        </w:rPr>
        <w:t>текстовых</w:t>
      </w:r>
      <w:r w:rsidRPr="002B3B83">
        <w:rPr>
          <w:sz w:val="28"/>
          <w:szCs w:val="28"/>
          <w:lang w:val="en-US"/>
        </w:rPr>
        <w:t xml:space="preserve"> </w:t>
      </w:r>
      <w:r w:rsidRPr="001373B3">
        <w:rPr>
          <w:sz w:val="28"/>
          <w:szCs w:val="28"/>
        </w:rPr>
        <w:t>данных</w:t>
      </w:r>
      <w:r w:rsidRPr="002B3B83">
        <w:rPr>
          <w:sz w:val="28"/>
          <w:szCs w:val="28"/>
          <w:lang w:val="en-US"/>
        </w:rPr>
        <w:t xml:space="preserve"> </w:t>
      </w:r>
      <w:r w:rsidRPr="001373B3">
        <w:rPr>
          <w:sz w:val="28"/>
          <w:szCs w:val="28"/>
        </w:rPr>
        <w:t>в</w:t>
      </w:r>
      <w:r w:rsidRPr="002B3B83">
        <w:rPr>
          <w:sz w:val="28"/>
          <w:szCs w:val="28"/>
          <w:lang w:val="en-US"/>
        </w:rPr>
        <w:t xml:space="preserve"> </w:t>
      </w:r>
      <w:r w:rsidRPr="001373B3">
        <w:rPr>
          <w:sz w:val="28"/>
          <w:szCs w:val="28"/>
        </w:rPr>
        <w:t>файл</w:t>
      </w:r>
      <w:r w:rsidRPr="002B3B83">
        <w:rPr>
          <w:sz w:val="28"/>
          <w:szCs w:val="28"/>
          <w:lang w:val="en-US"/>
        </w:rPr>
        <w:t xml:space="preserve"> </w:t>
      </w:r>
      <w:r w:rsidRPr="001373B3">
        <w:rPr>
          <w:sz w:val="28"/>
          <w:szCs w:val="28"/>
        </w:rPr>
        <w:t>существует</w:t>
      </w:r>
      <w:r w:rsidRPr="002B3B83">
        <w:rPr>
          <w:sz w:val="28"/>
          <w:szCs w:val="28"/>
          <w:lang w:val="en-US"/>
        </w:rPr>
        <w:t xml:space="preserve"> </w:t>
      </w:r>
      <w:r w:rsidRPr="001373B3">
        <w:rPr>
          <w:sz w:val="28"/>
          <w:szCs w:val="28"/>
        </w:rPr>
        <w:t>две</w:t>
      </w:r>
      <w:r w:rsidRPr="002B3B83">
        <w:rPr>
          <w:sz w:val="28"/>
          <w:szCs w:val="28"/>
          <w:lang w:val="en-US"/>
        </w:rPr>
        <w:t xml:space="preserve"> </w:t>
      </w:r>
      <w:r w:rsidRPr="001373B3">
        <w:rPr>
          <w:sz w:val="28"/>
          <w:szCs w:val="28"/>
        </w:rPr>
        <w:t>идентичные</w:t>
      </w:r>
      <w:r w:rsidRPr="002B3B83">
        <w:rPr>
          <w:sz w:val="28"/>
          <w:szCs w:val="28"/>
          <w:lang w:val="en-US"/>
        </w:rPr>
        <w:t xml:space="preserve"> </w:t>
      </w:r>
      <w:r w:rsidRPr="001373B3">
        <w:rPr>
          <w:sz w:val="28"/>
          <w:szCs w:val="28"/>
        </w:rPr>
        <w:t>функции</w:t>
      </w:r>
      <w:r w:rsidRPr="002B3B83">
        <w:rPr>
          <w:sz w:val="28"/>
          <w:szCs w:val="28"/>
          <w:lang w:val="en-US"/>
        </w:rPr>
        <w:t xml:space="preserve">: </w:t>
      </w:r>
      <w:r w:rsidRPr="001373B3">
        <w:rPr>
          <w:sz w:val="28"/>
          <w:szCs w:val="28"/>
          <w:lang w:val="en-US"/>
        </w:rPr>
        <w:t>int</w:t>
      </w:r>
      <w:r w:rsidRPr="002B3B83">
        <w:rPr>
          <w:sz w:val="28"/>
          <w:szCs w:val="28"/>
          <w:lang w:val="en-US"/>
        </w:rPr>
        <w:t xml:space="preserve"> </w:t>
      </w:r>
      <w:proofErr w:type="spellStart"/>
      <w:r w:rsidRPr="001373B3">
        <w:rPr>
          <w:sz w:val="28"/>
          <w:szCs w:val="28"/>
          <w:lang w:val="en-US"/>
        </w:rPr>
        <w:t>fputs</w:t>
      </w:r>
      <w:proofErr w:type="spellEnd"/>
      <w:r w:rsidRPr="002B3B83">
        <w:rPr>
          <w:sz w:val="28"/>
          <w:szCs w:val="28"/>
          <w:lang w:val="en-US"/>
        </w:rPr>
        <w:t xml:space="preserve"> </w:t>
      </w:r>
      <w:proofErr w:type="gramStart"/>
      <w:r w:rsidRPr="002B3B83">
        <w:rPr>
          <w:sz w:val="28"/>
          <w:szCs w:val="28"/>
          <w:lang w:val="en-US"/>
        </w:rPr>
        <w:t xml:space="preserve">( </w:t>
      </w:r>
      <w:r w:rsidRPr="001373B3">
        <w:rPr>
          <w:sz w:val="28"/>
          <w:szCs w:val="28"/>
          <w:lang w:val="en-US"/>
        </w:rPr>
        <w:t>int</w:t>
      </w:r>
      <w:proofErr w:type="gramEnd"/>
      <w:r w:rsidRPr="002B3B83">
        <w:rPr>
          <w:sz w:val="28"/>
          <w:szCs w:val="28"/>
          <w:lang w:val="en-US"/>
        </w:rPr>
        <w:t xml:space="preserve"> </w:t>
      </w:r>
      <w:r w:rsidRPr="001373B3">
        <w:rPr>
          <w:sz w:val="28"/>
          <w:szCs w:val="28"/>
          <w:lang w:val="en-US"/>
        </w:rPr>
        <w:t>file</w:t>
      </w:r>
      <w:r w:rsidRPr="002B3B83">
        <w:rPr>
          <w:sz w:val="28"/>
          <w:szCs w:val="28"/>
          <w:lang w:val="en-US"/>
        </w:rPr>
        <w:t xml:space="preserve">, </w:t>
      </w:r>
      <w:r w:rsidRPr="001373B3">
        <w:rPr>
          <w:sz w:val="28"/>
          <w:szCs w:val="28"/>
          <w:lang w:val="en-US"/>
        </w:rPr>
        <w:t>string</w:t>
      </w:r>
      <w:r w:rsidRPr="002B3B83">
        <w:rPr>
          <w:sz w:val="28"/>
          <w:szCs w:val="28"/>
          <w:lang w:val="en-US"/>
        </w:rPr>
        <w:t xml:space="preserve"> </w:t>
      </w:r>
      <w:proofErr w:type="spellStart"/>
      <w:r w:rsidRPr="001373B3">
        <w:rPr>
          <w:sz w:val="28"/>
          <w:szCs w:val="28"/>
          <w:lang w:val="en-US"/>
        </w:rPr>
        <w:t>string</w:t>
      </w:r>
      <w:proofErr w:type="spellEnd"/>
      <w:r w:rsidRPr="002B3B83">
        <w:rPr>
          <w:sz w:val="28"/>
          <w:szCs w:val="28"/>
          <w:lang w:val="en-US"/>
        </w:rPr>
        <w:t xml:space="preserve"> [, </w:t>
      </w:r>
      <w:r w:rsidRPr="001373B3">
        <w:rPr>
          <w:sz w:val="28"/>
          <w:szCs w:val="28"/>
          <w:lang w:val="en-US"/>
        </w:rPr>
        <w:t>int</w:t>
      </w:r>
      <w:r w:rsidRPr="002B3B83">
        <w:rPr>
          <w:sz w:val="28"/>
          <w:szCs w:val="28"/>
          <w:lang w:val="en-US"/>
        </w:rPr>
        <w:t xml:space="preserve"> </w:t>
      </w:r>
      <w:r w:rsidRPr="001373B3">
        <w:rPr>
          <w:sz w:val="28"/>
          <w:szCs w:val="28"/>
          <w:lang w:val="en-US"/>
        </w:rPr>
        <w:t>length</w:t>
      </w:r>
      <w:r w:rsidRPr="002B3B83">
        <w:rPr>
          <w:sz w:val="28"/>
          <w:szCs w:val="28"/>
          <w:lang w:val="en-US"/>
        </w:rPr>
        <w:t xml:space="preserve"> ]), </w:t>
      </w:r>
      <w:r w:rsidRPr="001373B3">
        <w:rPr>
          <w:sz w:val="28"/>
          <w:szCs w:val="28"/>
          <w:lang w:val="en-US"/>
        </w:rPr>
        <w:t>int</w:t>
      </w:r>
      <w:r w:rsidRPr="002B3B83">
        <w:rPr>
          <w:sz w:val="28"/>
          <w:szCs w:val="28"/>
          <w:lang w:val="en-US"/>
        </w:rPr>
        <w:t xml:space="preserve"> </w:t>
      </w:r>
      <w:proofErr w:type="spellStart"/>
      <w:r w:rsidRPr="001373B3">
        <w:rPr>
          <w:sz w:val="28"/>
          <w:szCs w:val="28"/>
          <w:lang w:val="en-US"/>
        </w:rPr>
        <w:t>fwrite</w:t>
      </w:r>
      <w:proofErr w:type="spellEnd"/>
      <w:r w:rsidRPr="002B3B83">
        <w:rPr>
          <w:sz w:val="28"/>
          <w:szCs w:val="28"/>
          <w:lang w:val="en-US"/>
        </w:rPr>
        <w:t xml:space="preserve"> ( </w:t>
      </w:r>
      <w:r w:rsidRPr="001373B3">
        <w:rPr>
          <w:sz w:val="28"/>
          <w:szCs w:val="28"/>
          <w:lang w:val="en-US"/>
        </w:rPr>
        <w:t>int</w:t>
      </w:r>
      <w:r w:rsidRPr="002B3B83">
        <w:rPr>
          <w:sz w:val="28"/>
          <w:szCs w:val="28"/>
          <w:lang w:val="en-US"/>
        </w:rPr>
        <w:t xml:space="preserve"> </w:t>
      </w:r>
      <w:r w:rsidRPr="001373B3">
        <w:rPr>
          <w:sz w:val="28"/>
          <w:szCs w:val="28"/>
          <w:lang w:val="en-US"/>
        </w:rPr>
        <w:t>file</w:t>
      </w:r>
      <w:r w:rsidRPr="002B3B83">
        <w:rPr>
          <w:sz w:val="28"/>
          <w:szCs w:val="28"/>
          <w:lang w:val="en-US"/>
        </w:rPr>
        <w:t xml:space="preserve">, </w:t>
      </w:r>
      <w:r w:rsidRPr="001373B3">
        <w:rPr>
          <w:sz w:val="28"/>
          <w:szCs w:val="28"/>
          <w:lang w:val="en-US"/>
        </w:rPr>
        <w:t>string</w:t>
      </w:r>
      <w:r w:rsidRPr="002B3B83">
        <w:rPr>
          <w:sz w:val="28"/>
          <w:szCs w:val="28"/>
          <w:lang w:val="en-US"/>
        </w:rPr>
        <w:t xml:space="preserve"> </w:t>
      </w:r>
      <w:proofErr w:type="spellStart"/>
      <w:r w:rsidRPr="001373B3">
        <w:rPr>
          <w:sz w:val="28"/>
          <w:szCs w:val="28"/>
          <w:lang w:val="en-US"/>
        </w:rPr>
        <w:t>string</w:t>
      </w:r>
      <w:proofErr w:type="spellEnd"/>
      <w:r w:rsidRPr="002B3B83">
        <w:rPr>
          <w:sz w:val="28"/>
          <w:szCs w:val="28"/>
          <w:lang w:val="en-US"/>
        </w:rPr>
        <w:t xml:space="preserve"> [, </w:t>
      </w:r>
      <w:r w:rsidRPr="001373B3">
        <w:rPr>
          <w:sz w:val="28"/>
          <w:szCs w:val="28"/>
          <w:lang w:val="en-US"/>
        </w:rPr>
        <w:t>int</w:t>
      </w:r>
      <w:r w:rsidRPr="002B3B83">
        <w:rPr>
          <w:sz w:val="28"/>
          <w:szCs w:val="28"/>
          <w:lang w:val="en-US"/>
        </w:rPr>
        <w:t xml:space="preserve"> </w:t>
      </w:r>
      <w:r w:rsidRPr="001373B3">
        <w:rPr>
          <w:sz w:val="28"/>
          <w:szCs w:val="28"/>
          <w:lang w:val="en-US"/>
        </w:rPr>
        <w:t>length</w:t>
      </w:r>
      <w:r w:rsidRPr="002B3B83">
        <w:rPr>
          <w:sz w:val="28"/>
          <w:szCs w:val="28"/>
          <w:lang w:val="en-US"/>
        </w:rPr>
        <w:t xml:space="preserve"> ]).</w:t>
      </w:r>
    </w:p>
    <w:p w14:paraId="3CE494E5" w14:textId="77777777" w:rsidR="00A36692" w:rsidRDefault="005D6D4C" w:rsidP="00F74869">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138. Опишите как считать только часть файла, как считывать файл последовательно и считать весь файл целиком. </w:t>
      </w:r>
    </w:p>
    <w:p w14:paraId="79D5C5FD" w14:textId="4AE8F648" w:rsidR="00A36692" w:rsidRDefault="00A36692" w:rsidP="00F74869">
      <w:pPr>
        <w:spacing w:line="360" w:lineRule="auto"/>
        <w:rPr>
          <w:rFonts w:ascii="Times New Roman" w:hAnsi="Times New Roman" w:cs="Times New Roman"/>
          <w:sz w:val="24"/>
          <w:szCs w:val="24"/>
        </w:rPr>
      </w:pPr>
      <w:r w:rsidRPr="00026E3C">
        <w:rPr>
          <w:sz w:val="28"/>
          <w:szCs w:val="28"/>
          <w:lang w:val="en-US"/>
        </w:rPr>
        <w:t xml:space="preserve">string </w:t>
      </w:r>
      <w:proofErr w:type="spellStart"/>
      <w:r w:rsidRPr="00026E3C">
        <w:rPr>
          <w:sz w:val="28"/>
          <w:szCs w:val="28"/>
          <w:lang w:val="en-US"/>
        </w:rPr>
        <w:t>fgets</w:t>
      </w:r>
      <w:proofErr w:type="spellEnd"/>
      <w:r w:rsidRPr="00026E3C">
        <w:rPr>
          <w:sz w:val="28"/>
          <w:szCs w:val="28"/>
          <w:lang w:val="en-US"/>
        </w:rPr>
        <w:t xml:space="preserve"> </w:t>
      </w:r>
      <w:proofErr w:type="gramStart"/>
      <w:r w:rsidRPr="00026E3C">
        <w:rPr>
          <w:sz w:val="28"/>
          <w:szCs w:val="28"/>
          <w:lang w:val="en-US"/>
        </w:rPr>
        <w:t>( int</w:t>
      </w:r>
      <w:proofErr w:type="gramEnd"/>
      <w:r w:rsidRPr="00026E3C">
        <w:rPr>
          <w:sz w:val="28"/>
          <w:szCs w:val="28"/>
          <w:lang w:val="en-US"/>
        </w:rPr>
        <w:t xml:space="preserve"> file, int length) – </w:t>
      </w:r>
      <w:proofErr w:type="spellStart"/>
      <w:r w:rsidRPr="00026E3C">
        <w:rPr>
          <w:sz w:val="28"/>
          <w:szCs w:val="28"/>
          <w:lang w:val="en-US"/>
        </w:rPr>
        <w:t>функция</w:t>
      </w:r>
      <w:proofErr w:type="spellEnd"/>
      <w:r w:rsidRPr="00026E3C">
        <w:rPr>
          <w:sz w:val="28"/>
          <w:szCs w:val="28"/>
          <w:lang w:val="en-US"/>
        </w:rPr>
        <w:t xml:space="preserve"> </w:t>
      </w:r>
      <w:proofErr w:type="spellStart"/>
      <w:r w:rsidRPr="00026E3C">
        <w:rPr>
          <w:sz w:val="28"/>
          <w:szCs w:val="28"/>
          <w:lang w:val="en-US"/>
        </w:rPr>
        <w:t>считывает</w:t>
      </w:r>
      <w:proofErr w:type="spellEnd"/>
      <w:r w:rsidRPr="00026E3C">
        <w:rPr>
          <w:sz w:val="28"/>
          <w:szCs w:val="28"/>
          <w:lang w:val="en-US"/>
        </w:rPr>
        <w:t xml:space="preserve"> </w:t>
      </w:r>
      <w:proofErr w:type="spellStart"/>
      <w:r w:rsidRPr="00026E3C">
        <w:rPr>
          <w:sz w:val="28"/>
          <w:szCs w:val="28"/>
          <w:lang w:val="en-US"/>
        </w:rPr>
        <w:t>строку</w:t>
      </w:r>
      <w:proofErr w:type="spellEnd"/>
      <w:r w:rsidRPr="00026E3C">
        <w:rPr>
          <w:sz w:val="28"/>
          <w:szCs w:val="28"/>
          <w:lang w:val="en-US"/>
        </w:rPr>
        <w:t xml:space="preserve"> </w:t>
      </w:r>
      <w:proofErr w:type="spellStart"/>
      <w:r w:rsidRPr="00026E3C">
        <w:rPr>
          <w:sz w:val="28"/>
          <w:szCs w:val="28"/>
          <w:lang w:val="en-US"/>
        </w:rPr>
        <w:t>длиною</w:t>
      </w:r>
      <w:proofErr w:type="spellEnd"/>
      <w:r w:rsidRPr="00026E3C">
        <w:rPr>
          <w:sz w:val="28"/>
          <w:szCs w:val="28"/>
          <w:lang w:val="en-US"/>
        </w:rPr>
        <w:t xml:space="preserve"> length. </w:t>
      </w:r>
      <w:r w:rsidRPr="00026E3C">
        <w:rPr>
          <w:sz w:val="28"/>
          <w:szCs w:val="28"/>
        </w:rPr>
        <w:t xml:space="preserve">Функция </w:t>
      </w:r>
      <w:proofErr w:type="spellStart"/>
      <w:proofErr w:type="gramStart"/>
      <w:r w:rsidRPr="00026E3C">
        <w:rPr>
          <w:sz w:val="28"/>
          <w:szCs w:val="28"/>
          <w:lang w:val="en-US"/>
        </w:rPr>
        <w:t>fgets</w:t>
      </w:r>
      <w:proofErr w:type="spellEnd"/>
      <w:r w:rsidRPr="00026E3C">
        <w:rPr>
          <w:sz w:val="28"/>
          <w:szCs w:val="28"/>
        </w:rPr>
        <w:t>(</w:t>
      </w:r>
      <w:proofErr w:type="gramEnd"/>
      <w:r w:rsidRPr="00026E3C">
        <w:rPr>
          <w:sz w:val="28"/>
          <w:szCs w:val="28"/>
        </w:rPr>
        <w:t>) используется для чтения одной строки из файла.</w:t>
      </w:r>
      <w:r>
        <w:rPr>
          <w:sz w:val="28"/>
          <w:szCs w:val="28"/>
        </w:rPr>
        <w:t xml:space="preserve"> </w:t>
      </w:r>
      <w:r w:rsidRPr="00026E3C">
        <w:rPr>
          <w:sz w:val="28"/>
          <w:szCs w:val="28"/>
        </w:rPr>
        <w:t xml:space="preserve">Функция </w:t>
      </w:r>
      <w:proofErr w:type="spellStart"/>
      <w:proofErr w:type="gramStart"/>
      <w:r w:rsidRPr="00026E3C">
        <w:rPr>
          <w:sz w:val="28"/>
          <w:szCs w:val="28"/>
        </w:rPr>
        <w:t>fgetc</w:t>
      </w:r>
      <w:proofErr w:type="spellEnd"/>
      <w:r w:rsidRPr="00026E3C">
        <w:rPr>
          <w:sz w:val="28"/>
          <w:szCs w:val="28"/>
        </w:rPr>
        <w:t>(</w:t>
      </w:r>
      <w:proofErr w:type="gramEnd"/>
      <w:r w:rsidRPr="00026E3C">
        <w:rPr>
          <w:sz w:val="28"/>
          <w:szCs w:val="28"/>
        </w:rPr>
        <w:t>) используется для чтения одного символа из файла.</w:t>
      </w:r>
      <w:r>
        <w:rPr>
          <w:sz w:val="28"/>
          <w:szCs w:val="28"/>
        </w:rPr>
        <w:t xml:space="preserve"> </w:t>
      </w:r>
      <w:proofErr w:type="spellStart"/>
      <w:r w:rsidRPr="00026E3C">
        <w:rPr>
          <w:sz w:val="28"/>
          <w:szCs w:val="28"/>
        </w:rPr>
        <w:t>ункция</w:t>
      </w:r>
      <w:proofErr w:type="spellEnd"/>
      <w:r w:rsidRPr="00026E3C">
        <w:rPr>
          <w:sz w:val="28"/>
          <w:szCs w:val="28"/>
        </w:rPr>
        <w:t xml:space="preserve"> </w:t>
      </w:r>
      <w:proofErr w:type="spellStart"/>
      <w:r w:rsidRPr="00026E3C">
        <w:rPr>
          <w:sz w:val="28"/>
          <w:szCs w:val="28"/>
        </w:rPr>
        <w:t>feof</w:t>
      </w:r>
      <w:proofErr w:type="spellEnd"/>
      <w:r w:rsidRPr="00026E3C">
        <w:rPr>
          <w:sz w:val="28"/>
          <w:szCs w:val="28"/>
        </w:rPr>
        <w:t>() полезна для цикла работающего с данным неизвестной длины</w:t>
      </w:r>
    </w:p>
    <w:p w14:paraId="504B453C"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139. Как производится создание и удаление файлов с помощью PHP. </w:t>
      </w:r>
    </w:p>
    <w:p w14:paraId="4A082FDE" w14:textId="32FC9074" w:rsidR="00A36692" w:rsidRDefault="00A36692" w:rsidP="00F74869">
      <w:pPr>
        <w:spacing w:line="360" w:lineRule="auto"/>
        <w:rPr>
          <w:rFonts w:ascii="Times New Roman" w:hAnsi="Times New Roman" w:cs="Times New Roman"/>
          <w:sz w:val="24"/>
          <w:szCs w:val="24"/>
        </w:rPr>
      </w:pPr>
      <w:r w:rsidRPr="00026E3C">
        <w:rPr>
          <w:sz w:val="28"/>
          <w:szCs w:val="28"/>
        </w:rPr>
        <w:t xml:space="preserve">Чтобы создать файл </w:t>
      </w:r>
      <w:proofErr w:type="spellStart"/>
      <w:r w:rsidRPr="00026E3C">
        <w:rPr>
          <w:sz w:val="28"/>
          <w:szCs w:val="28"/>
        </w:rPr>
        <w:t>php</w:t>
      </w:r>
      <w:proofErr w:type="spellEnd"/>
      <w:r w:rsidRPr="00026E3C">
        <w:rPr>
          <w:sz w:val="28"/>
          <w:szCs w:val="28"/>
        </w:rPr>
        <w:t xml:space="preserve">, можно использовать функцию </w:t>
      </w:r>
      <w:proofErr w:type="spellStart"/>
      <w:proofErr w:type="gramStart"/>
      <w:r w:rsidRPr="00026E3C">
        <w:rPr>
          <w:sz w:val="28"/>
          <w:szCs w:val="28"/>
        </w:rPr>
        <w:t>fopen</w:t>
      </w:r>
      <w:proofErr w:type="spellEnd"/>
      <w:r w:rsidRPr="00026E3C">
        <w:rPr>
          <w:sz w:val="28"/>
          <w:szCs w:val="28"/>
        </w:rPr>
        <w:t>(</w:t>
      </w:r>
      <w:proofErr w:type="gramEnd"/>
      <w:r w:rsidRPr="00026E3C">
        <w:rPr>
          <w:sz w:val="28"/>
          <w:szCs w:val="28"/>
        </w:rPr>
        <w:t xml:space="preserve">) в режиме доступа «w» или «w+». Или функцию </w:t>
      </w:r>
      <w:proofErr w:type="spellStart"/>
      <w:r w:rsidRPr="00026E3C">
        <w:rPr>
          <w:sz w:val="28"/>
          <w:szCs w:val="28"/>
        </w:rPr>
        <w:t>touch</w:t>
      </w:r>
      <w:proofErr w:type="spellEnd"/>
      <w:r w:rsidRPr="00026E3C">
        <w:rPr>
          <w:sz w:val="28"/>
          <w:szCs w:val="28"/>
        </w:rPr>
        <w:t xml:space="preserve"> (). Она </w:t>
      </w:r>
      <w:r w:rsidRPr="00026E3C">
        <w:rPr>
          <w:sz w:val="28"/>
          <w:szCs w:val="28"/>
        </w:rPr>
        <w:lastRenderedPageBreak/>
        <w:t>устанавливает время изменения файла. При отсутствии элемента с искомым именем он будет создан.</w:t>
      </w:r>
      <w:r>
        <w:rPr>
          <w:sz w:val="28"/>
          <w:szCs w:val="28"/>
        </w:rPr>
        <w:t xml:space="preserve"> </w:t>
      </w:r>
      <w:r w:rsidRPr="00026E3C">
        <w:rPr>
          <w:sz w:val="28"/>
          <w:szCs w:val="28"/>
        </w:rPr>
        <w:t xml:space="preserve">Удалить файл можно с помощью функции </w:t>
      </w:r>
      <w:proofErr w:type="spellStart"/>
      <w:proofErr w:type="gramStart"/>
      <w:r w:rsidRPr="00026E3C">
        <w:rPr>
          <w:sz w:val="28"/>
          <w:szCs w:val="28"/>
        </w:rPr>
        <w:t>unlink</w:t>
      </w:r>
      <w:proofErr w:type="spellEnd"/>
      <w:r w:rsidRPr="00026E3C">
        <w:rPr>
          <w:sz w:val="28"/>
          <w:szCs w:val="28"/>
        </w:rPr>
        <w:t>(</w:t>
      </w:r>
      <w:proofErr w:type="gramEnd"/>
      <w:r w:rsidRPr="00026E3C">
        <w:rPr>
          <w:sz w:val="28"/>
          <w:szCs w:val="28"/>
        </w:rPr>
        <w:t>).</w:t>
      </w:r>
    </w:p>
    <w:p w14:paraId="60BDCBA8"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140. С помощью каких функций и какую информацию о файле можно получить с помощью PHP? </w:t>
      </w:r>
    </w:p>
    <w:p w14:paraId="45FBEF53" w14:textId="77777777" w:rsidR="00A36692" w:rsidRPr="00A36692" w:rsidRDefault="00A36692" w:rsidP="00A36692">
      <w:pPr>
        <w:spacing w:after="160" w:line="360" w:lineRule="auto"/>
        <w:jc w:val="both"/>
        <w:rPr>
          <w:sz w:val="28"/>
          <w:szCs w:val="28"/>
        </w:rPr>
      </w:pPr>
      <w:r w:rsidRPr="00A36692">
        <w:rPr>
          <w:sz w:val="28"/>
          <w:szCs w:val="28"/>
        </w:rPr>
        <w:t xml:space="preserve">Для получения информации о файлах в </w:t>
      </w:r>
      <w:proofErr w:type="spellStart"/>
      <w:r w:rsidRPr="00A36692">
        <w:rPr>
          <w:sz w:val="28"/>
          <w:szCs w:val="28"/>
        </w:rPr>
        <w:t>php</w:t>
      </w:r>
      <w:proofErr w:type="spellEnd"/>
      <w:r w:rsidRPr="00A36692">
        <w:rPr>
          <w:sz w:val="28"/>
          <w:szCs w:val="28"/>
        </w:rPr>
        <w:t xml:space="preserve"> используется целый ряд функций:</w:t>
      </w:r>
    </w:p>
    <w:p w14:paraId="6D190A2F" w14:textId="77777777" w:rsidR="00A36692" w:rsidRPr="00A36692" w:rsidRDefault="00A36692" w:rsidP="00A36692">
      <w:pPr>
        <w:spacing w:line="360" w:lineRule="auto"/>
        <w:jc w:val="both"/>
        <w:rPr>
          <w:sz w:val="28"/>
          <w:szCs w:val="28"/>
        </w:rPr>
      </w:pPr>
      <w:proofErr w:type="spellStart"/>
      <w:r w:rsidRPr="00A36692">
        <w:rPr>
          <w:sz w:val="28"/>
          <w:szCs w:val="28"/>
        </w:rPr>
        <w:t>bool</w:t>
      </w:r>
      <w:proofErr w:type="spellEnd"/>
      <w:r w:rsidRPr="00A36692">
        <w:rPr>
          <w:sz w:val="28"/>
          <w:szCs w:val="28"/>
        </w:rPr>
        <w:t xml:space="preserve"> </w:t>
      </w:r>
      <w:proofErr w:type="spellStart"/>
      <w:r w:rsidRPr="00A36692">
        <w:rPr>
          <w:sz w:val="28"/>
          <w:szCs w:val="28"/>
        </w:rPr>
        <w:t>fileexists</w:t>
      </w:r>
      <w:proofErr w:type="spellEnd"/>
      <w:r w:rsidRPr="00A36692">
        <w:rPr>
          <w:sz w:val="28"/>
          <w:szCs w:val="28"/>
        </w:rPr>
        <w:t xml:space="preserve"> (</w:t>
      </w:r>
      <w:proofErr w:type="spellStart"/>
      <w:r w:rsidRPr="00A36692">
        <w:rPr>
          <w:sz w:val="28"/>
          <w:szCs w:val="28"/>
        </w:rPr>
        <w:t>string</w:t>
      </w:r>
      <w:proofErr w:type="spellEnd"/>
      <w:r w:rsidRPr="00A36692">
        <w:rPr>
          <w:sz w:val="28"/>
          <w:szCs w:val="28"/>
        </w:rPr>
        <w:t xml:space="preserve"> </w:t>
      </w:r>
      <w:proofErr w:type="spellStart"/>
      <w:r w:rsidRPr="00A36692">
        <w:rPr>
          <w:sz w:val="28"/>
          <w:szCs w:val="28"/>
        </w:rPr>
        <w:t>filename</w:t>
      </w:r>
      <w:proofErr w:type="spellEnd"/>
      <w:r w:rsidRPr="00A36692">
        <w:rPr>
          <w:sz w:val="28"/>
          <w:szCs w:val="28"/>
        </w:rPr>
        <w:t>) – проверяет, существует ли элемент;</w:t>
      </w:r>
    </w:p>
    <w:p w14:paraId="74A88E67" w14:textId="77777777" w:rsidR="00A36692" w:rsidRPr="00A36692" w:rsidRDefault="00A36692" w:rsidP="00A36692">
      <w:pPr>
        <w:spacing w:line="360" w:lineRule="auto"/>
        <w:jc w:val="both"/>
        <w:rPr>
          <w:sz w:val="28"/>
          <w:szCs w:val="28"/>
        </w:rPr>
      </w:pPr>
      <w:proofErr w:type="spellStart"/>
      <w:r w:rsidRPr="00A36692">
        <w:rPr>
          <w:sz w:val="28"/>
          <w:szCs w:val="28"/>
        </w:rPr>
        <w:t>int</w:t>
      </w:r>
      <w:proofErr w:type="spellEnd"/>
      <w:r w:rsidRPr="00A36692">
        <w:rPr>
          <w:sz w:val="28"/>
          <w:szCs w:val="28"/>
        </w:rPr>
        <w:t xml:space="preserve"> </w:t>
      </w:r>
      <w:proofErr w:type="spellStart"/>
      <w:r w:rsidRPr="00A36692">
        <w:rPr>
          <w:sz w:val="28"/>
          <w:szCs w:val="28"/>
        </w:rPr>
        <w:t>fileatime</w:t>
      </w:r>
      <w:proofErr w:type="spellEnd"/>
      <w:r w:rsidRPr="00A36692">
        <w:rPr>
          <w:sz w:val="28"/>
          <w:szCs w:val="28"/>
        </w:rPr>
        <w:t xml:space="preserve"> (</w:t>
      </w:r>
      <w:proofErr w:type="spellStart"/>
      <w:r w:rsidRPr="00A36692">
        <w:rPr>
          <w:sz w:val="28"/>
          <w:szCs w:val="28"/>
        </w:rPr>
        <w:t>string</w:t>
      </w:r>
      <w:proofErr w:type="spellEnd"/>
      <w:r w:rsidRPr="00A36692">
        <w:rPr>
          <w:sz w:val="28"/>
          <w:szCs w:val="28"/>
        </w:rPr>
        <w:t xml:space="preserve"> </w:t>
      </w:r>
      <w:proofErr w:type="spellStart"/>
      <w:r w:rsidRPr="00A36692">
        <w:rPr>
          <w:sz w:val="28"/>
          <w:szCs w:val="28"/>
        </w:rPr>
        <w:t>filename</w:t>
      </w:r>
      <w:proofErr w:type="spellEnd"/>
      <w:r w:rsidRPr="00A36692">
        <w:rPr>
          <w:sz w:val="28"/>
          <w:szCs w:val="28"/>
        </w:rPr>
        <w:t>) – возвращает время последнего открытия;</w:t>
      </w:r>
    </w:p>
    <w:p w14:paraId="016C03D3" w14:textId="77777777" w:rsidR="00A36692" w:rsidRPr="00A36692" w:rsidRDefault="00A36692" w:rsidP="00A36692">
      <w:pPr>
        <w:spacing w:line="360" w:lineRule="auto"/>
        <w:jc w:val="both"/>
        <w:rPr>
          <w:sz w:val="28"/>
          <w:szCs w:val="28"/>
          <w:lang w:val="en-US"/>
        </w:rPr>
      </w:pPr>
      <w:r w:rsidRPr="00A36692">
        <w:rPr>
          <w:sz w:val="28"/>
          <w:szCs w:val="28"/>
          <w:lang w:val="en-US"/>
        </w:rPr>
        <w:t xml:space="preserve">int </w:t>
      </w:r>
      <w:proofErr w:type="spellStart"/>
      <w:r w:rsidRPr="00A36692">
        <w:rPr>
          <w:sz w:val="28"/>
          <w:szCs w:val="28"/>
          <w:lang w:val="en-US"/>
        </w:rPr>
        <w:t>filesize</w:t>
      </w:r>
      <w:proofErr w:type="spellEnd"/>
      <w:r w:rsidRPr="00A36692">
        <w:rPr>
          <w:sz w:val="28"/>
          <w:szCs w:val="28"/>
          <w:lang w:val="en-US"/>
        </w:rPr>
        <w:t xml:space="preserve"> (string filename) – </w:t>
      </w:r>
      <w:r w:rsidRPr="00A36692">
        <w:rPr>
          <w:sz w:val="28"/>
          <w:szCs w:val="28"/>
        </w:rPr>
        <w:t>возвращает</w:t>
      </w:r>
      <w:r w:rsidRPr="00A36692">
        <w:rPr>
          <w:sz w:val="28"/>
          <w:szCs w:val="28"/>
          <w:lang w:val="en-US"/>
        </w:rPr>
        <w:t xml:space="preserve"> </w:t>
      </w:r>
      <w:r w:rsidRPr="00A36692">
        <w:rPr>
          <w:sz w:val="28"/>
          <w:szCs w:val="28"/>
        </w:rPr>
        <w:t>байтовый</w:t>
      </w:r>
      <w:r w:rsidRPr="00A36692">
        <w:rPr>
          <w:sz w:val="28"/>
          <w:szCs w:val="28"/>
          <w:lang w:val="en-US"/>
        </w:rPr>
        <w:t xml:space="preserve"> </w:t>
      </w:r>
      <w:r w:rsidRPr="00A36692">
        <w:rPr>
          <w:sz w:val="28"/>
          <w:szCs w:val="28"/>
        </w:rPr>
        <w:t>размер</w:t>
      </w:r>
      <w:r w:rsidRPr="00A36692">
        <w:rPr>
          <w:sz w:val="28"/>
          <w:szCs w:val="28"/>
          <w:lang w:val="en-US"/>
        </w:rPr>
        <w:t xml:space="preserve"> </w:t>
      </w:r>
      <w:r w:rsidRPr="00A36692">
        <w:rPr>
          <w:sz w:val="28"/>
          <w:szCs w:val="28"/>
        </w:rPr>
        <w:t>файла</w:t>
      </w:r>
      <w:r w:rsidRPr="00A36692">
        <w:rPr>
          <w:sz w:val="28"/>
          <w:szCs w:val="28"/>
          <w:lang w:val="en-US"/>
        </w:rPr>
        <w:t xml:space="preserve">; </w:t>
      </w:r>
    </w:p>
    <w:p w14:paraId="26B462F4" w14:textId="27DB799D" w:rsidR="00A36692" w:rsidRPr="00A36692" w:rsidRDefault="00A36692" w:rsidP="00A36692">
      <w:pPr>
        <w:spacing w:line="360" w:lineRule="auto"/>
        <w:rPr>
          <w:rFonts w:ascii="Times New Roman" w:hAnsi="Times New Roman" w:cs="Times New Roman"/>
          <w:sz w:val="24"/>
          <w:szCs w:val="24"/>
          <w:lang w:val="en-US"/>
        </w:rPr>
      </w:pPr>
      <w:r w:rsidRPr="00804711">
        <w:rPr>
          <w:sz w:val="28"/>
          <w:szCs w:val="28"/>
          <w:lang w:val="en-US"/>
        </w:rPr>
        <w:t xml:space="preserve">string filetype (string filename) – </w:t>
      </w:r>
      <w:r w:rsidRPr="00804711">
        <w:rPr>
          <w:sz w:val="28"/>
          <w:szCs w:val="28"/>
        </w:rPr>
        <w:t>тип</w:t>
      </w:r>
      <w:r w:rsidRPr="00804711">
        <w:rPr>
          <w:sz w:val="28"/>
          <w:szCs w:val="28"/>
          <w:lang w:val="en-US"/>
        </w:rPr>
        <w:t xml:space="preserve"> </w:t>
      </w:r>
      <w:r w:rsidRPr="00804711">
        <w:rPr>
          <w:sz w:val="28"/>
          <w:szCs w:val="28"/>
        </w:rPr>
        <w:t>файла</w:t>
      </w:r>
    </w:p>
    <w:p w14:paraId="3CC89989" w14:textId="77777777" w:rsidR="00A36692" w:rsidRDefault="005D6D4C" w:rsidP="00F74869">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141. Что такое DOM? </w:t>
      </w:r>
    </w:p>
    <w:p w14:paraId="14C026AA" w14:textId="77777777" w:rsidR="00A36692" w:rsidRPr="00743F1C" w:rsidRDefault="00A36692" w:rsidP="00A36692">
      <w:pPr>
        <w:spacing w:after="160" w:line="360" w:lineRule="auto"/>
        <w:jc w:val="both"/>
        <w:rPr>
          <w:sz w:val="28"/>
          <w:szCs w:val="28"/>
          <w:lang w:val="ru-RU"/>
        </w:rPr>
      </w:pPr>
      <w:r w:rsidRPr="00A36692">
        <w:rPr>
          <w:sz w:val="28"/>
          <w:szCs w:val="28"/>
        </w:rPr>
        <w:t>DOM означает объектную модель документа. Это программный интерфейс, который позволяет нам создавать, изменять или удалять элементы из документа. Мы также можем добавлять события к этим элементам, чтобы сделать нашу страницу более динамичной. Модель DOM рассматривает документ HTML как дерево узлов.</w:t>
      </w:r>
    </w:p>
    <w:p w14:paraId="65B49434" w14:textId="77777777" w:rsidR="00A36692" w:rsidRDefault="00A36692">
      <w:pPr>
        <w:rPr>
          <w:rFonts w:ascii="Times New Roman" w:hAnsi="Times New Roman" w:cs="Times New Roman"/>
          <w:sz w:val="24"/>
          <w:szCs w:val="24"/>
        </w:rPr>
      </w:pPr>
      <w:r>
        <w:rPr>
          <w:rFonts w:ascii="Times New Roman" w:hAnsi="Times New Roman" w:cs="Times New Roman"/>
          <w:sz w:val="24"/>
          <w:szCs w:val="24"/>
        </w:rPr>
        <w:br w:type="page"/>
      </w:r>
    </w:p>
    <w:p w14:paraId="6697030C" w14:textId="5BA668F4"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142. Как создать документ и работать с ним с помощью модуля DOM? </w:t>
      </w:r>
    </w:p>
    <w:p w14:paraId="3C27145F" w14:textId="77777777" w:rsidR="00A36692" w:rsidRDefault="00A36692" w:rsidP="00F74869">
      <w:pPr>
        <w:spacing w:line="360" w:lineRule="auto"/>
        <w:rPr>
          <w:rFonts w:ascii="Times New Roman" w:hAnsi="Times New Roman" w:cs="Times New Roman"/>
          <w:sz w:val="24"/>
          <w:szCs w:val="24"/>
        </w:rPr>
      </w:pPr>
      <w:r>
        <w:rPr>
          <w:noProof/>
        </w:rPr>
        <w:drawing>
          <wp:inline distT="0" distB="0" distL="0" distR="0" wp14:anchorId="26CFD0B5" wp14:editId="7C7444BD">
            <wp:extent cx="5733415" cy="3167321"/>
            <wp:effectExtent l="19050" t="19050" r="19685"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3415" cy="3167321"/>
                    </a:xfrm>
                    <a:prstGeom prst="rect">
                      <a:avLst/>
                    </a:prstGeom>
                    <a:noFill/>
                    <a:ln>
                      <a:solidFill>
                        <a:schemeClr val="tx1"/>
                      </a:solidFill>
                    </a:ln>
                  </pic:spPr>
                </pic:pic>
              </a:graphicData>
            </a:graphic>
          </wp:inline>
        </w:drawing>
      </w:r>
    </w:p>
    <w:p w14:paraId="78159278"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143. Что такое JSON? </w:t>
      </w:r>
    </w:p>
    <w:p w14:paraId="3290730C" w14:textId="48FD9F81" w:rsidR="00A36692" w:rsidRDefault="00A36692" w:rsidP="00F74869">
      <w:pPr>
        <w:spacing w:line="360" w:lineRule="auto"/>
        <w:rPr>
          <w:rFonts w:ascii="Times New Roman" w:hAnsi="Times New Roman" w:cs="Times New Roman"/>
          <w:sz w:val="24"/>
          <w:szCs w:val="24"/>
        </w:rPr>
      </w:pPr>
      <w:r w:rsidRPr="00DA4C6B">
        <w:rPr>
          <w:sz w:val="28"/>
          <w:szCs w:val="28"/>
          <w:lang w:val="en-US"/>
        </w:rPr>
        <w:t>JSON</w:t>
      </w:r>
      <w:r w:rsidRPr="00DA4C6B">
        <w:rPr>
          <w:sz w:val="28"/>
          <w:szCs w:val="28"/>
        </w:rPr>
        <w:t xml:space="preserve"> — это формат, который хранит структурированную информацию и в основном используется для передачи данных между сервером и клиентом.</w:t>
      </w:r>
      <w:r>
        <w:rPr>
          <w:sz w:val="28"/>
          <w:szCs w:val="28"/>
        </w:rPr>
        <w:t xml:space="preserve"> </w:t>
      </w:r>
      <w:r w:rsidRPr="00DA4C6B">
        <w:rPr>
          <w:sz w:val="28"/>
          <w:szCs w:val="28"/>
        </w:rPr>
        <w:t xml:space="preserve">Файл </w:t>
      </w:r>
      <w:r w:rsidRPr="00DA4C6B">
        <w:rPr>
          <w:sz w:val="28"/>
          <w:szCs w:val="28"/>
          <w:lang w:val="en-US"/>
        </w:rPr>
        <w:t>JSON</w:t>
      </w:r>
      <w:r w:rsidRPr="00DA4C6B">
        <w:rPr>
          <w:sz w:val="28"/>
          <w:szCs w:val="28"/>
        </w:rPr>
        <w:t xml:space="preserve"> представляет собой более простую и лёгкую альтернативу расширению с аналогичными функциями </w:t>
      </w:r>
      <w:r w:rsidRPr="00DA4C6B">
        <w:rPr>
          <w:sz w:val="28"/>
          <w:szCs w:val="28"/>
          <w:lang w:val="en-US"/>
        </w:rPr>
        <w:t>XML</w:t>
      </w:r>
      <w:r w:rsidRPr="00DA4C6B">
        <w:rPr>
          <w:sz w:val="28"/>
          <w:szCs w:val="28"/>
        </w:rPr>
        <w:t xml:space="preserve"> (</w:t>
      </w:r>
      <w:r w:rsidRPr="00DA4C6B">
        <w:rPr>
          <w:sz w:val="28"/>
          <w:szCs w:val="28"/>
          <w:lang w:val="en-US"/>
        </w:rPr>
        <w:t>Extensive</w:t>
      </w:r>
      <w:r w:rsidRPr="00DA4C6B">
        <w:rPr>
          <w:sz w:val="28"/>
          <w:szCs w:val="28"/>
        </w:rPr>
        <w:t xml:space="preserve"> </w:t>
      </w:r>
      <w:r w:rsidRPr="00DA4C6B">
        <w:rPr>
          <w:sz w:val="28"/>
          <w:szCs w:val="28"/>
          <w:lang w:val="en-US"/>
        </w:rPr>
        <w:t>Markup</w:t>
      </w:r>
      <w:r w:rsidRPr="00DA4C6B">
        <w:rPr>
          <w:sz w:val="28"/>
          <w:szCs w:val="28"/>
        </w:rPr>
        <w:t xml:space="preserve"> </w:t>
      </w:r>
      <w:r w:rsidRPr="00DA4C6B">
        <w:rPr>
          <w:sz w:val="28"/>
          <w:szCs w:val="28"/>
          <w:lang w:val="en-US"/>
        </w:rPr>
        <w:t>Language</w:t>
      </w:r>
      <w:r w:rsidRPr="00DA4C6B">
        <w:rPr>
          <w:sz w:val="28"/>
          <w:szCs w:val="28"/>
        </w:rPr>
        <w:t>).</w:t>
      </w:r>
    </w:p>
    <w:p w14:paraId="6B67F59A"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144. Как декодировать строку JSON и вернуть JSON-представление данных? </w:t>
      </w:r>
    </w:p>
    <w:p w14:paraId="315887F8" w14:textId="0ED725C3" w:rsidR="00A36692" w:rsidRDefault="00A36692" w:rsidP="00F74869">
      <w:pPr>
        <w:spacing w:line="360" w:lineRule="auto"/>
        <w:rPr>
          <w:rFonts w:ascii="Times New Roman" w:hAnsi="Times New Roman" w:cs="Times New Roman"/>
          <w:sz w:val="24"/>
          <w:szCs w:val="24"/>
        </w:rPr>
      </w:pPr>
      <w:r w:rsidRPr="00EE6D9A">
        <w:rPr>
          <w:sz w:val="28"/>
          <w:szCs w:val="28"/>
        </w:rPr>
        <w:t xml:space="preserve">Структуры JSON-данных очень похожи на массивы PHP. PHP имеет встроенные функции для кодирования и декодирования данных JSON. Это функции </w:t>
      </w:r>
      <w:proofErr w:type="spellStart"/>
      <w:r w:rsidRPr="00EE6D9A">
        <w:rPr>
          <w:sz w:val="28"/>
          <w:szCs w:val="28"/>
        </w:rPr>
        <w:t>json_</w:t>
      </w:r>
      <w:proofErr w:type="gramStart"/>
      <w:r w:rsidRPr="00EE6D9A">
        <w:rPr>
          <w:sz w:val="28"/>
          <w:szCs w:val="28"/>
        </w:rPr>
        <w:t>encode</w:t>
      </w:r>
      <w:proofErr w:type="spellEnd"/>
      <w:r w:rsidRPr="00EE6D9A">
        <w:rPr>
          <w:sz w:val="28"/>
          <w:szCs w:val="28"/>
        </w:rPr>
        <w:t>(</w:t>
      </w:r>
      <w:proofErr w:type="gramEnd"/>
      <w:r w:rsidRPr="00EE6D9A">
        <w:rPr>
          <w:sz w:val="28"/>
          <w:szCs w:val="28"/>
        </w:rPr>
        <w:t xml:space="preserve">) и </w:t>
      </w:r>
      <w:proofErr w:type="spellStart"/>
      <w:r w:rsidRPr="00EE6D9A">
        <w:rPr>
          <w:sz w:val="28"/>
          <w:szCs w:val="28"/>
        </w:rPr>
        <w:t>json_decode</w:t>
      </w:r>
      <w:proofErr w:type="spellEnd"/>
      <w:r w:rsidRPr="00EE6D9A">
        <w:rPr>
          <w:sz w:val="28"/>
          <w:szCs w:val="28"/>
        </w:rPr>
        <w:t>() соответственно. Обе функции работают только со строковыми данными в кодировке UTF-8.</w:t>
      </w:r>
    </w:p>
    <w:p w14:paraId="6C65A485" w14:textId="77777777" w:rsidR="00A36692" w:rsidRDefault="00A36692">
      <w:pPr>
        <w:rPr>
          <w:rFonts w:ascii="Times New Roman" w:hAnsi="Times New Roman" w:cs="Times New Roman"/>
          <w:sz w:val="24"/>
          <w:szCs w:val="24"/>
        </w:rPr>
      </w:pPr>
      <w:r>
        <w:rPr>
          <w:rFonts w:ascii="Times New Roman" w:hAnsi="Times New Roman" w:cs="Times New Roman"/>
          <w:sz w:val="24"/>
          <w:szCs w:val="24"/>
        </w:rPr>
        <w:br w:type="page"/>
      </w:r>
    </w:p>
    <w:p w14:paraId="4B67B4C9" w14:textId="12657B2E"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145. Как проанализировать и выявить ошибки при кодировании и декодировании JSON? </w:t>
      </w:r>
    </w:p>
    <w:p w14:paraId="3C13909E" w14:textId="77777777" w:rsidR="00A36692" w:rsidRDefault="00A36692" w:rsidP="00F74869">
      <w:pPr>
        <w:spacing w:line="360" w:lineRule="auto"/>
        <w:rPr>
          <w:sz w:val="28"/>
          <w:szCs w:val="28"/>
        </w:rPr>
      </w:pPr>
      <w:r>
        <w:rPr>
          <w:sz w:val="28"/>
          <w:szCs w:val="28"/>
        </w:rPr>
        <w:t xml:space="preserve">Для этого можно воспользоваться сервисами валидации </w:t>
      </w:r>
      <w:r>
        <w:rPr>
          <w:sz w:val="28"/>
          <w:szCs w:val="28"/>
          <w:lang w:val="en-US"/>
        </w:rPr>
        <w:t>json</w:t>
      </w:r>
      <w:r w:rsidRPr="00CF0D5A">
        <w:rPr>
          <w:sz w:val="28"/>
          <w:szCs w:val="28"/>
        </w:rPr>
        <w:t xml:space="preserve"> </w:t>
      </w:r>
      <w:r>
        <w:rPr>
          <w:sz w:val="28"/>
          <w:szCs w:val="28"/>
        </w:rPr>
        <w:t xml:space="preserve">файлов, которые могут проанализировать и указать на наличие ошибок в </w:t>
      </w:r>
      <w:r>
        <w:rPr>
          <w:sz w:val="28"/>
          <w:szCs w:val="28"/>
          <w:lang w:val="en-US"/>
        </w:rPr>
        <w:t>json</w:t>
      </w:r>
      <w:r w:rsidRPr="00CF0D5A">
        <w:rPr>
          <w:sz w:val="28"/>
          <w:szCs w:val="28"/>
        </w:rPr>
        <w:t xml:space="preserve"> </w:t>
      </w:r>
      <w:r>
        <w:rPr>
          <w:sz w:val="28"/>
          <w:szCs w:val="28"/>
        </w:rPr>
        <w:t>файлах.</w:t>
      </w:r>
    </w:p>
    <w:p w14:paraId="6FB24090"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146. Опишите создание, сохранение, </w:t>
      </w:r>
      <w:proofErr w:type="spellStart"/>
      <w:r w:rsidRPr="00C115D8">
        <w:rPr>
          <w:rFonts w:ascii="Times New Roman" w:hAnsi="Times New Roman" w:cs="Times New Roman"/>
          <w:sz w:val="24"/>
          <w:szCs w:val="24"/>
        </w:rPr>
        <w:t>парсинг</w:t>
      </w:r>
      <w:proofErr w:type="spellEnd"/>
      <w:r w:rsidRPr="00C115D8">
        <w:rPr>
          <w:rFonts w:ascii="Times New Roman" w:hAnsi="Times New Roman" w:cs="Times New Roman"/>
          <w:sz w:val="24"/>
          <w:szCs w:val="24"/>
        </w:rPr>
        <w:t xml:space="preserve"> XML-документа я помощью PHP. </w:t>
      </w:r>
    </w:p>
    <w:p w14:paraId="0F91B790" w14:textId="77777777" w:rsidR="00A36692" w:rsidRPr="00A36692" w:rsidRDefault="00A36692" w:rsidP="00A36692">
      <w:pPr>
        <w:spacing w:after="160" w:line="360" w:lineRule="auto"/>
        <w:jc w:val="both"/>
        <w:rPr>
          <w:sz w:val="28"/>
          <w:szCs w:val="28"/>
        </w:rPr>
      </w:pPr>
      <w:r w:rsidRPr="00A36692">
        <w:rPr>
          <w:sz w:val="28"/>
          <w:szCs w:val="28"/>
        </w:rPr>
        <w:t xml:space="preserve">В </w:t>
      </w:r>
      <w:proofErr w:type="spellStart"/>
      <w:r w:rsidRPr="00A36692">
        <w:rPr>
          <w:sz w:val="28"/>
          <w:szCs w:val="28"/>
        </w:rPr>
        <w:t>php</w:t>
      </w:r>
      <w:proofErr w:type="spellEnd"/>
      <w:r w:rsidRPr="00A36692">
        <w:rPr>
          <w:sz w:val="28"/>
          <w:szCs w:val="28"/>
        </w:rPr>
        <w:t xml:space="preserve"> </w:t>
      </w:r>
      <w:proofErr w:type="spellStart"/>
      <w:r w:rsidRPr="00A36692">
        <w:rPr>
          <w:sz w:val="28"/>
          <w:szCs w:val="28"/>
        </w:rPr>
        <w:t>xml</w:t>
      </w:r>
      <w:proofErr w:type="spellEnd"/>
      <w:r w:rsidRPr="00A36692">
        <w:rPr>
          <w:sz w:val="28"/>
          <w:szCs w:val="28"/>
        </w:rPr>
        <w:t xml:space="preserve"> файлы создаются с помощью DOM функций, которые создают дерево объектов, в точности повторяющее дерево элементов XML документа. Так как DOM строит дерево всего документа, то и ресурсов он кушает немало (памяти и процессора он потребляет достаточно). Для </w:t>
      </w:r>
      <w:proofErr w:type="gramStart"/>
      <w:r w:rsidRPr="00A36692">
        <w:rPr>
          <w:sz w:val="28"/>
          <w:szCs w:val="28"/>
        </w:rPr>
        <w:t>создания  XML</w:t>
      </w:r>
      <w:proofErr w:type="gramEnd"/>
      <w:r w:rsidRPr="00A36692">
        <w:rPr>
          <w:sz w:val="28"/>
          <w:szCs w:val="28"/>
        </w:rPr>
        <w:t xml:space="preserve"> документа используется класс – </w:t>
      </w:r>
      <w:proofErr w:type="spellStart"/>
      <w:r w:rsidRPr="00A36692">
        <w:rPr>
          <w:sz w:val="28"/>
          <w:szCs w:val="28"/>
        </w:rPr>
        <w:t>DomDocument</w:t>
      </w:r>
      <w:proofErr w:type="spellEnd"/>
      <w:r w:rsidRPr="00A36692">
        <w:rPr>
          <w:sz w:val="28"/>
          <w:szCs w:val="28"/>
        </w:rPr>
        <w:t>.</w:t>
      </w:r>
    </w:p>
    <w:p w14:paraId="643BC8C8" w14:textId="77777777" w:rsidR="00A36692" w:rsidRPr="00A36692" w:rsidRDefault="00A36692" w:rsidP="00A36692">
      <w:pPr>
        <w:spacing w:line="360" w:lineRule="auto"/>
        <w:jc w:val="both"/>
        <w:rPr>
          <w:sz w:val="28"/>
          <w:szCs w:val="28"/>
        </w:rPr>
      </w:pPr>
      <w:r w:rsidRPr="00A36692">
        <w:rPr>
          <w:sz w:val="28"/>
          <w:szCs w:val="28"/>
        </w:rPr>
        <w:t xml:space="preserve">Пример </w:t>
      </w:r>
      <w:proofErr w:type="spellStart"/>
      <w:r w:rsidRPr="00A36692">
        <w:rPr>
          <w:sz w:val="28"/>
          <w:szCs w:val="28"/>
        </w:rPr>
        <w:t>парсинга</w:t>
      </w:r>
      <w:proofErr w:type="spellEnd"/>
      <w:r w:rsidRPr="00A36692">
        <w:rPr>
          <w:sz w:val="28"/>
          <w:szCs w:val="28"/>
        </w:rPr>
        <w:t>:</w:t>
      </w:r>
    </w:p>
    <w:p w14:paraId="649286B5" w14:textId="77777777" w:rsidR="00A36692" w:rsidRPr="00A36692" w:rsidRDefault="00A36692" w:rsidP="00A36692">
      <w:pPr>
        <w:spacing w:line="360" w:lineRule="auto"/>
        <w:jc w:val="both"/>
        <w:rPr>
          <w:rStyle w:val="token"/>
          <w:rFonts w:ascii="Consolas" w:hAnsi="Consolas"/>
          <w:color w:val="2862BD"/>
          <w:sz w:val="20"/>
          <w:szCs w:val="20"/>
          <w:shd w:val="clear" w:color="auto" w:fill="FFFFFF"/>
          <w:lang w:val="en-US"/>
        </w:rPr>
      </w:pPr>
      <w:r w:rsidRPr="00743F1C">
        <w:rPr>
          <w:rStyle w:val="token"/>
          <w:rFonts w:ascii="Consolas" w:hAnsi="Consolas"/>
          <w:color w:val="708090"/>
          <w:sz w:val="20"/>
          <w:szCs w:val="20"/>
          <w:shd w:val="clear" w:color="auto" w:fill="FFFFFF"/>
          <w:lang w:val="ru-RU"/>
        </w:rPr>
        <w:t>&lt;?</w:t>
      </w:r>
      <w:r w:rsidRPr="00A36692">
        <w:rPr>
          <w:rStyle w:val="token"/>
          <w:rFonts w:ascii="Consolas" w:hAnsi="Consolas"/>
          <w:color w:val="708090"/>
          <w:sz w:val="20"/>
          <w:szCs w:val="20"/>
          <w:shd w:val="clear" w:color="auto" w:fill="FFFFFF"/>
          <w:lang w:val="en-US"/>
        </w:rPr>
        <w:t>xml</w:t>
      </w:r>
      <w:r w:rsidRPr="00743F1C">
        <w:rPr>
          <w:rStyle w:val="token"/>
          <w:rFonts w:ascii="Consolas" w:hAnsi="Consolas"/>
          <w:color w:val="708090"/>
          <w:sz w:val="20"/>
          <w:szCs w:val="20"/>
          <w:shd w:val="clear" w:color="auto" w:fill="FFFFFF"/>
          <w:lang w:val="ru-RU"/>
        </w:rPr>
        <w:t xml:space="preserve"> </w:t>
      </w:r>
      <w:r w:rsidRPr="00A36692">
        <w:rPr>
          <w:rStyle w:val="token"/>
          <w:rFonts w:ascii="Consolas" w:hAnsi="Consolas"/>
          <w:color w:val="708090"/>
          <w:sz w:val="20"/>
          <w:szCs w:val="20"/>
          <w:shd w:val="clear" w:color="auto" w:fill="FFFFFF"/>
          <w:lang w:val="en-US"/>
        </w:rPr>
        <w:t>version</w:t>
      </w:r>
      <w:r w:rsidRPr="00743F1C">
        <w:rPr>
          <w:rStyle w:val="token"/>
          <w:rFonts w:ascii="Consolas" w:hAnsi="Consolas"/>
          <w:color w:val="708090"/>
          <w:sz w:val="20"/>
          <w:szCs w:val="20"/>
          <w:shd w:val="clear" w:color="auto" w:fill="FFFFFF"/>
          <w:lang w:val="ru-RU"/>
        </w:rPr>
        <w:t>='1.0'?&gt;</w:t>
      </w:r>
      <w:r w:rsidRPr="00743F1C">
        <w:rPr>
          <w:rFonts w:ascii="Consolas" w:hAnsi="Consolas"/>
          <w:color w:val="000000"/>
          <w:sz w:val="20"/>
          <w:szCs w:val="20"/>
          <w:shd w:val="clear" w:color="auto" w:fill="FFFFFF"/>
          <w:lang w:val="ru-RU"/>
        </w:rPr>
        <w:t xml:space="preserve"> </w:t>
      </w:r>
      <w:r w:rsidRPr="00A36692">
        <w:rPr>
          <w:rStyle w:val="token"/>
          <w:rFonts w:ascii="Consolas" w:hAnsi="Consolas"/>
          <w:color w:val="2862BD"/>
          <w:sz w:val="20"/>
          <w:szCs w:val="20"/>
          <w:shd w:val="clear" w:color="auto" w:fill="FFFFFF"/>
          <w:lang w:val="en-US"/>
        </w:rPr>
        <w:t>&lt;worker&gt;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2862BD"/>
          <w:sz w:val="20"/>
          <w:szCs w:val="20"/>
          <w:shd w:val="clear" w:color="auto" w:fill="FFFFFF"/>
          <w:lang w:val="en-US"/>
        </w:rPr>
        <w:t>&lt;name&gt;</w:t>
      </w:r>
      <w:r w:rsidRPr="00A36692">
        <w:rPr>
          <w:rFonts w:ascii="Consolas" w:hAnsi="Consolas"/>
          <w:color w:val="000000"/>
          <w:sz w:val="20"/>
          <w:szCs w:val="20"/>
          <w:shd w:val="clear" w:color="auto" w:fill="FFFFFF"/>
        </w:rPr>
        <w:t>Коля</w:t>
      </w:r>
      <w:r w:rsidRPr="00A36692">
        <w:rPr>
          <w:rStyle w:val="token"/>
          <w:rFonts w:ascii="Consolas" w:hAnsi="Consolas"/>
          <w:color w:val="2862BD"/>
          <w:sz w:val="20"/>
          <w:szCs w:val="20"/>
          <w:shd w:val="clear" w:color="auto" w:fill="FFFFFF"/>
          <w:lang w:val="en-US"/>
        </w:rPr>
        <w:t>&lt;/name&gt;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2862BD"/>
          <w:sz w:val="20"/>
          <w:szCs w:val="20"/>
          <w:shd w:val="clear" w:color="auto" w:fill="FFFFFF"/>
          <w:lang w:val="en-US"/>
        </w:rPr>
        <w:t>&lt;age&gt;</w:t>
      </w:r>
      <w:r w:rsidRPr="00A36692">
        <w:rPr>
          <w:rFonts w:ascii="Consolas" w:hAnsi="Consolas"/>
          <w:color w:val="000000"/>
          <w:sz w:val="20"/>
          <w:szCs w:val="20"/>
          <w:shd w:val="clear" w:color="auto" w:fill="FFFFFF"/>
          <w:lang w:val="en-US"/>
        </w:rPr>
        <w:t>25</w:t>
      </w:r>
      <w:r w:rsidRPr="00A36692">
        <w:rPr>
          <w:rStyle w:val="token"/>
          <w:rFonts w:ascii="Consolas" w:hAnsi="Consolas"/>
          <w:color w:val="2862BD"/>
          <w:sz w:val="20"/>
          <w:szCs w:val="20"/>
          <w:shd w:val="clear" w:color="auto" w:fill="FFFFFF"/>
          <w:lang w:val="en-US"/>
        </w:rPr>
        <w:t>&lt;/age&gt;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2862BD"/>
          <w:sz w:val="20"/>
          <w:szCs w:val="20"/>
          <w:shd w:val="clear" w:color="auto" w:fill="FFFFFF"/>
          <w:lang w:val="en-US"/>
        </w:rPr>
        <w:t>&lt;salary&gt;</w:t>
      </w:r>
      <w:r w:rsidRPr="00A36692">
        <w:rPr>
          <w:rFonts w:ascii="Consolas" w:hAnsi="Consolas"/>
          <w:color w:val="000000"/>
          <w:sz w:val="20"/>
          <w:szCs w:val="20"/>
          <w:shd w:val="clear" w:color="auto" w:fill="FFFFFF"/>
          <w:lang w:val="en-US"/>
        </w:rPr>
        <w:t>1000</w:t>
      </w:r>
      <w:r w:rsidRPr="00A36692">
        <w:rPr>
          <w:rStyle w:val="token"/>
          <w:rFonts w:ascii="Consolas" w:hAnsi="Consolas"/>
          <w:color w:val="2862BD"/>
          <w:sz w:val="20"/>
          <w:szCs w:val="20"/>
          <w:shd w:val="clear" w:color="auto" w:fill="FFFFFF"/>
          <w:lang w:val="en-US"/>
        </w:rPr>
        <w:t>&lt;/salary&gt;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2862BD"/>
          <w:sz w:val="20"/>
          <w:szCs w:val="20"/>
          <w:shd w:val="clear" w:color="auto" w:fill="FFFFFF"/>
          <w:lang w:val="en-US"/>
        </w:rPr>
        <w:t>&lt;/worker&gt;</w:t>
      </w:r>
    </w:p>
    <w:p w14:paraId="6446B6BA" w14:textId="77777777" w:rsidR="00A36692" w:rsidRPr="00A36692" w:rsidRDefault="00A36692" w:rsidP="00A36692">
      <w:pPr>
        <w:spacing w:line="360" w:lineRule="auto"/>
        <w:jc w:val="both"/>
        <w:rPr>
          <w:rStyle w:val="token"/>
          <w:sz w:val="28"/>
          <w:szCs w:val="28"/>
          <w:shd w:val="clear" w:color="auto" w:fill="FFFFFF"/>
          <w:lang w:val="en-US"/>
        </w:rPr>
      </w:pPr>
      <w:r w:rsidRPr="00A36692">
        <w:rPr>
          <w:rStyle w:val="token"/>
          <w:sz w:val="28"/>
          <w:szCs w:val="28"/>
          <w:shd w:val="clear" w:color="auto" w:fill="FFFFFF"/>
        </w:rPr>
        <w:t>Пример</w:t>
      </w:r>
      <w:r w:rsidRPr="00A36692">
        <w:rPr>
          <w:rStyle w:val="token"/>
          <w:sz w:val="28"/>
          <w:szCs w:val="28"/>
          <w:shd w:val="clear" w:color="auto" w:fill="FFFFFF"/>
          <w:lang w:val="en-US"/>
        </w:rPr>
        <w:t xml:space="preserve"> PHP:</w:t>
      </w:r>
    </w:p>
    <w:p w14:paraId="07DCE9C5" w14:textId="77777777" w:rsidR="00A36692" w:rsidRPr="00A36692" w:rsidRDefault="00A36692" w:rsidP="00A36692">
      <w:pPr>
        <w:spacing w:line="360" w:lineRule="auto"/>
        <w:jc w:val="both"/>
        <w:rPr>
          <w:rFonts w:ascii="Consolas" w:hAnsi="Consolas"/>
          <w:color w:val="000000"/>
          <w:sz w:val="20"/>
          <w:szCs w:val="20"/>
          <w:shd w:val="clear" w:color="auto" w:fill="FFFFFF"/>
          <w:lang w:val="en-US"/>
        </w:rPr>
      </w:pPr>
      <w:r w:rsidRPr="00A36692">
        <w:rPr>
          <w:rStyle w:val="token"/>
          <w:rFonts w:ascii="Consolas" w:hAnsi="Consolas"/>
          <w:color w:val="000080"/>
          <w:sz w:val="20"/>
          <w:szCs w:val="20"/>
          <w:shd w:val="clear" w:color="auto" w:fill="FFFFFF"/>
          <w:lang w:val="en-US"/>
        </w:rPr>
        <w:t>$xml</w:t>
      </w:r>
      <w:r w:rsidRPr="00A36692">
        <w:rPr>
          <w:rFonts w:ascii="Consolas" w:hAnsi="Consolas"/>
          <w:color w:val="000000"/>
          <w:sz w:val="20"/>
          <w:szCs w:val="20"/>
          <w:shd w:val="clear" w:color="auto" w:fill="FFFFFF"/>
          <w:lang w:val="en-US"/>
        </w:rPr>
        <w:t xml:space="preserve"> </w:t>
      </w:r>
      <w:r w:rsidRPr="00A36692">
        <w:rPr>
          <w:rStyle w:val="token"/>
          <w:rFonts w:ascii="Consolas" w:hAnsi="Consolas"/>
          <w:b/>
          <w:bCs/>
          <w:color w:val="000000"/>
          <w:sz w:val="20"/>
          <w:szCs w:val="20"/>
          <w:shd w:val="clear" w:color="auto" w:fill="FFFFFF"/>
          <w:lang w:val="en-US"/>
        </w:rPr>
        <w:t>=</w:t>
      </w:r>
      <w:r w:rsidRPr="00A36692">
        <w:rPr>
          <w:rFonts w:ascii="Consolas" w:hAnsi="Consolas"/>
          <w:color w:val="000000"/>
          <w:sz w:val="20"/>
          <w:szCs w:val="20"/>
          <w:shd w:val="clear" w:color="auto" w:fill="FFFFFF"/>
          <w:lang w:val="en-US"/>
        </w:rPr>
        <w:t xml:space="preserve"> </w:t>
      </w:r>
      <w:proofErr w:type="spellStart"/>
      <w:r w:rsidRPr="00A36692">
        <w:rPr>
          <w:rStyle w:val="token"/>
          <w:rFonts w:ascii="Consolas" w:hAnsi="Consolas"/>
          <w:color w:val="3900FF"/>
          <w:sz w:val="20"/>
          <w:szCs w:val="20"/>
          <w:shd w:val="clear" w:color="auto" w:fill="FFFFFF"/>
          <w:lang w:val="en-US"/>
        </w:rPr>
        <w:t>simplexml_load_</w:t>
      </w:r>
      <w:proofErr w:type="gramStart"/>
      <w:r w:rsidRPr="00A36692">
        <w:rPr>
          <w:rStyle w:val="token"/>
          <w:rFonts w:ascii="Consolas" w:hAnsi="Consolas"/>
          <w:color w:val="3900FF"/>
          <w:sz w:val="20"/>
          <w:szCs w:val="20"/>
          <w:shd w:val="clear" w:color="auto" w:fill="FFFFFF"/>
          <w:lang w:val="en-US"/>
        </w:rPr>
        <w:t>file</w:t>
      </w:r>
      <w:proofErr w:type="spellEnd"/>
      <w:r w:rsidRPr="00A36692">
        <w:rPr>
          <w:rStyle w:val="token"/>
          <w:rFonts w:ascii="Consolas" w:hAnsi="Consolas"/>
          <w:color w:val="000000"/>
          <w:sz w:val="20"/>
          <w:szCs w:val="20"/>
          <w:shd w:val="clear" w:color="auto" w:fill="FFFFFF"/>
          <w:lang w:val="en-US"/>
        </w:rPr>
        <w:t>(</w:t>
      </w:r>
      <w:proofErr w:type="gramEnd"/>
      <w:r w:rsidRPr="00A36692">
        <w:rPr>
          <w:rFonts w:ascii="Consolas" w:hAnsi="Consolas"/>
          <w:color w:val="000000"/>
          <w:sz w:val="20"/>
          <w:szCs w:val="20"/>
          <w:shd w:val="clear" w:color="auto" w:fill="FFFFFF"/>
        </w:rPr>
        <w:t>путь</w:t>
      </w:r>
      <w:r w:rsidRPr="00A36692">
        <w:rPr>
          <w:rFonts w:ascii="Consolas" w:hAnsi="Consolas"/>
          <w:color w:val="000000"/>
          <w:sz w:val="20"/>
          <w:szCs w:val="20"/>
          <w:shd w:val="clear" w:color="auto" w:fill="FFFFFF"/>
          <w:lang w:val="en-US"/>
        </w:rPr>
        <w:t xml:space="preserve"> </w:t>
      </w:r>
      <w:r w:rsidRPr="00A36692">
        <w:rPr>
          <w:rFonts w:ascii="Consolas" w:hAnsi="Consolas"/>
          <w:color w:val="000000"/>
          <w:sz w:val="20"/>
          <w:szCs w:val="20"/>
          <w:shd w:val="clear" w:color="auto" w:fill="FFFFFF"/>
        </w:rPr>
        <w:t>к</w:t>
      </w:r>
      <w:r w:rsidRPr="00A36692">
        <w:rPr>
          <w:rFonts w:ascii="Consolas" w:hAnsi="Consolas"/>
          <w:color w:val="000000"/>
          <w:sz w:val="20"/>
          <w:szCs w:val="20"/>
          <w:shd w:val="clear" w:color="auto" w:fill="FFFFFF"/>
          <w:lang w:val="en-US"/>
        </w:rPr>
        <w:t xml:space="preserve"> </w:t>
      </w:r>
      <w:r w:rsidRPr="00A36692">
        <w:rPr>
          <w:rFonts w:ascii="Consolas" w:hAnsi="Consolas"/>
          <w:color w:val="000000"/>
          <w:sz w:val="20"/>
          <w:szCs w:val="20"/>
          <w:shd w:val="clear" w:color="auto" w:fill="FFFFFF"/>
        </w:rPr>
        <w:t>файлу</w:t>
      </w:r>
      <w:r w:rsidRPr="00A36692">
        <w:rPr>
          <w:rFonts w:ascii="Consolas" w:hAnsi="Consolas"/>
          <w:color w:val="000000"/>
          <w:sz w:val="20"/>
          <w:szCs w:val="20"/>
          <w:shd w:val="clear" w:color="auto" w:fill="FFFFFF"/>
          <w:lang w:val="en-US"/>
        </w:rPr>
        <w:t xml:space="preserve"> </w:t>
      </w:r>
      <w:r w:rsidRPr="00A36692">
        <w:rPr>
          <w:rFonts w:ascii="Consolas" w:hAnsi="Consolas"/>
          <w:color w:val="000000"/>
          <w:sz w:val="20"/>
          <w:szCs w:val="20"/>
          <w:shd w:val="clear" w:color="auto" w:fill="FFFFFF"/>
        </w:rPr>
        <w:t>или</w:t>
      </w:r>
      <w:r w:rsidRPr="00A36692">
        <w:rPr>
          <w:rFonts w:ascii="Consolas" w:hAnsi="Consolas"/>
          <w:color w:val="000000"/>
          <w:sz w:val="20"/>
          <w:szCs w:val="20"/>
          <w:shd w:val="clear" w:color="auto" w:fill="FFFFFF"/>
          <w:lang w:val="en-US"/>
        </w:rPr>
        <w:t xml:space="preserve"> </w:t>
      </w:r>
      <w:r w:rsidRPr="00A36692">
        <w:rPr>
          <w:rFonts w:ascii="Consolas" w:hAnsi="Consolas"/>
          <w:color w:val="000000"/>
          <w:sz w:val="20"/>
          <w:szCs w:val="20"/>
          <w:shd w:val="clear" w:color="auto" w:fill="FFFFFF"/>
        </w:rPr>
        <w:t>урл</w:t>
      </w:r>
      <w:r w:rsidRPr="00A36692">
        <w:rPr>
          <w:rStyle w:val="token"/>
          <w:rFonts w:ascii="Consolas" w:hAnsi="Consolas"/>
          <w:color w:val="000000"/>
          <w:sz w:val="20"/>
          <w:szCs w:val="20"/>
          <w:shd w:val="clear" w:color="auto" w:fill="FFFFFF"/>
          <w:lang w:val="en-US"/>
        </w:rPr>
        <w:t>);</w:t>
      </w:r>
      <w:r w:rsidRPr="00A36692">
        <w:rPr>
          <w:rFonts w:ascii="Consolas" w:hAnsi="Consolas"/>
          <w:color w:val="000000"/>
          <w:sz w:val="20"/>
          <w:szCs w:val="20"/>
          <w:shd w:val="clear" w:color="auto" w:fill="FFFFFF"/>
          <w:lang w:val="en-US"/>
        </w:rPr>
        <w:t xml:space="preserve"> </w:t>
      </w:r>
    </w:p>
    <w:p w14:paraId="4100E922" w14:textId="77777777" w:rsidR="00A36692" w:rsidRPr="00A36692" w:rsidRDefault="00A36692" w:rsidP="00A36692">
      <w:pPr>
        <w:spacing w:line="360" w:lineRule="auto"/>
        <w:jc w:val="both"/>
        <w:rPr>
          <w:rFonts w:ascii="Consolas" w:hAnsi="Consolas"/>
          <w:color w:val="000000"/>
          <w:sz w:val="20"/>
          <w:szCs w:val="20"/>
          <w:shd w:val="clear" w:color="auto" w:fill="FFFFFF"/>
          <w:lang w:val="en-US"/>
        </w:rPr>
      </w:pPr>
      <w:r w:rsidRPr="00A36692">
        <w:rPr>
          <w:rStyle w:val="token"/>
          <w:rFonts w:ascii="Consolas" w:hAnsi="Consolas"/>
          <w:color w:val="3900FF"/>
          <w:sz w:val="20"/>
          <w:szCs w:val="20"/>
          <w:shd w:val="clear" w:color="auto" w:fill="FFFFFF"/>
          <w:lang w:val="en-US"/>
        </w:rPr>
        <w:t>echo</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000080"/>
          <w:sz w:val="20"/>
          <w:szCs w:val="20"/>
          <w:shd w:val="clear" w:color="auto" w:fill="FFFFFF"/>
          <w:lang w:val="en-US"/>
        </w:rPr>
        <w:t>$xml</w:t>
      </w:r>
      <w:r w:rsidRPr="00A36692">
        <w:rPr>
          <w:rStyle w:val="token"/>
          <w:rFonts w:ascii="Consolas" w:hAnsi="Consolas"/>
          <w:b/>
          <w:bCs/>
          <w:color w:val="000000"/>
          <w:sz w:val="20"/>
          <w:szCs w:val="20"/>
          <w:shd w:val="clear" w:color="auto" w:fill="FFFFFF"/>
          <w:lang w:val="en-US"/>
        </w:rPr>
        <w:t>-&gt;</w:t>
      </w:r>
      <w:r w:rsidRPr="00A36692">
        <w:rPr>
          <w:rStyle w:val="token"/>
          <w:rFonts w:ascii="Consolas" w:hAnsi="Consolas"/>
          <w:color w:val="2862BD"/>
          <w:sz w:val="20"/>
          <w:szCs w:val="20"/>
          <w:shd w:val="clear" w:color="auto" w:fill="FFFFFF"/>
          <w:lang w:val="en-US"/>
        </w:rPr>
        <w:t>name</w:t>
      </w:r>
      <w:r w:rsidRPr="00A36692">
        <w:rPr>
          <w:rStyle w:val="token"/>
          <w:rFonts w:ascii="Consolas" w:hAnsi="Consolas"/>
          <w:color w:val="000000"/>
          <w:sz w:val="20"/>
          <w:szCs w:val="20"/>
          <w:shd w:val="clear" w:color="auto" w:fill="FFFFFF"/>
          <w:lang w:val="en-US"/>
        </w:rPr>
        <w: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008000"/>
          <w:sz w:val="20"/>
          <w:szCs w:val="20"/>
          <w:shd w:val="clear" w:color="auto" w:fill="FFFFFF"/>
          <w:lang w:val="en-US"/>
        </w:rPr>
        <w:t>//</w:t>
      </w:r>
      <w:r w:rsidRPr="00A36692">
        <w:rPr>
          <w:rStyle w:val="token"/>
          <w:rFonts w:ascii="Consolas" w:hAnsi="Consolas"/>
          <w:color w:val="008000"/>
          <w:sz w:val="20"/>
          <w:szCs w:val="20"/>
          <w:shd w:val="clear" w:color="auto" w:fill="FFFFFF"/>
        </w:rPr>
        <w:t>выведет</w:t>
      </w:r>
      <w:r w:rsidRPr="00A36692">
        <w:rPr>
          <w:rStyle w:val="token"/>
          <w:rFonts w:ascii="Consolas" w:hAnsi="Consolas"/>
          <w:color w:val="008000"/>
          <w:sz w:val="20"/>
          <w:szCs w:val="20"/>
          <w:shd w:val="clear" w:color="auto" w:fill="FFFFFF"/>
          <w:lang w:val="en-US"/>
        </w:rPr>
        <w:t xml:space="preserve"> '</w:t>
      </w:r>
      <w:r w:rsidRPr="00A36692">
        <w:rPr>
          <w:rStyle w:val="token"/>
          <w:rFonts w:ascii="Consolas" w:hAnsi="Consolas"/>
          <w:color w:val="008000"/>
          <w:sz w:val="20"/>
          <w:szCs w:val="20"/>
          <w:shd w:val="clear" w:color="auto" w:fill="FFFFFF"/>
        </w:rPr>
        <w:t>Коля</w:t>
      </w:r>
      <w:r w:rsidRPr="00A36692">
        <w:rPr>
          <w:rStyle w:val="token"/>
          <w:rFonts w:ascii="Consolas" w:hAnsi="Consolas"/>
          <w:color w:val="008000"/>
          <w:sz w:val="20"/>
          <w:szCs w:val="20"/>
          <w:shd w:val="clear" w:color="auto" w:fill="FFFFFF"/>
          <w:lang w:val="en-US"/>
        </w:rPr>
        <w:t>'</w:t>
      </w:r>
      <w:r w:rsidRPr="00A36692">
        <w:rPr>
          <w:rFonts w:ascii="Consolas" w:hAnsi="Consolas"/>
          <w:color w:val="000000"/>
          <w:sz w:val="20"/>
          <w:szCs w:val="20"/>
          <w:shd w:val="clear" w:color="auto" w:fill="FFFFFF"/>
          <w:lang w:val="en-US"/>
        </w:rPr>
        <w:t xml:space="preserve"> </w:t>
      </w:r>
    </w:p>
    <w:p w14:paraId="5AFC8A87" w14:textId="77777777" w:rsidR="00A36692" w:rsidRPr="00A36692" w:rsidRDefault="00A36692" w:rsidP="00A36692">
      <w:pPr>
        <w:spacing w:line="360" w:lineRule="auto"/>
        <w:jc w:val="both"/>
        <w:rPr>
          <w:rFonts w:ascii="Consolas" w:hAnsi="Consolas"/>
          <w:color w:val="000000"/>
          <w:sz w:val="20"/>
          <w:szCs w:val="20"/>
          <w:shd w:val="clear" w:color="auto" w:fill="FFFFFF"/>
          <w:lang w:val="en-US"/>
        </w:rPr>
      </w:pPr>
      <w:r w:rsidRPr="00A36692">
        <w:rPr>
          <w:rStyle w:val="token"/>
          <w:rFonts w:ascii="Consolas" w:hAnsi="Consolas"/>
          <w:color w:val="3900FF"/>
          <w:sz w:val="20"/>
          <w:szCs w:val="20"/>
          <w:shd w:val="clear" w:color="auto" w:fill="FFFFFF"/>
          <w:lang w:val="en-US"/>
        </w:rPr>
        <w:t>echo</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000080"/>
          <w:sz w:val="20"/>
          <w:szCs w:val="20"/>
          <w:shd w:val="clear" w:color="auto" w:fill="FFFFFF"/>
          <w:lang w:val="en-US"/>
        </w:rPr>
        <w:t>$xml</w:t>
      </w:r>
      <w:r w:rsidRPr="00A36692">
        <w:rPr>
          <w:rStyle w:val="token"/>
          <w:rFonts w:ascii="Consolas" w:hAnsi="Consolas"/>
          <w:b/>
          <w:bCs/>
          <w:color w:val="000000"/>
          <w:sz w:val="20"/>
          <w:szCs w:val="20"/>
          <w:shd w:val="clear" w:color="auto" w:fill="FFFFFF"/>
          <w:lang w:val="en-US"/>
        </w:rPr>
        <w:t>-&gt;</w:t>
      </w:r>
      <w:r w:rsidRPr="00A36692">
        <w:rPr>
          <w:rStyle w:val="token"/>
          <w:rFonts w:ascii="Consolas" w:hAnsi="Consolas"/>
          <w:color w:val="2862BD"/>
          <w:sz w:val="20"/>
          <w:szCs w:val="20"/>
          <w:shd w:val="clear" w:color="auto" w:fill="FFFFFF"/>
          <w:lang w:val="en-US"/>
        </w:rPr>
        <w:t>age</w:t>
      </w:r>
      <w:r w:rsidRPr="00A36692">
        <w:rPr>
          <w:rStyle w:val="token"/>
          <w:rFonts w:ascii="Consolas" w:hAnsi="Consolas"/>
          <w:color w:val="000000"/>
          <w:sz w:val="20"/>
          <w:szCs w:val="20"/>
          <w:shd w:val="clear" w:color="auto" w:fill="FFFFFF"/>
          <w:lang w:val="en-US"/>
        </w:rPr>
        <w:t>;</w:t>
      </w:r>
      <w:r w:rsidRPr="00A36692">
        <w:rPr>
          <w:rFonts w:ascii="Consolas" w:hAnsi="Consolas"/>
          <w:color w:val="000000"/>
          <w:sz w:val="20"/>
          <w:szCs w:val="20"/>
          <w:shd w:val="clear" w:color="auto" w:fill="FFFFFF"/>
          <w:lang w:val="en-US"/>
        </w:rPr>
        <w:t xml:space="preserve"> </w:t>
      </w:r>
      <w:r w:rsidRPr="00A36692">
        <w:rPr>
          <w:rStyle w:val="token"/>
          <w:rFonts w:ascii="Consolas" w:hAnsi="Consolas"/>
          <w:color w:val="008000"/>
          <w:sz w:val="20"/>
          <w:szCs w:val="20"/>
          <w:shd w:val="clear" w:color="auto" w:fill="FFFFFF"/>
          <w:lang w:val="en-US"/>
        </w:rPr>
        <w:t>//</w:t>
      </w:r>
      <w:r w:rsidRPr="00A36692">
        <w:rPr>
          <w:rStyle w:val="token"/>
          <w:rFonts w:ascii="Consolas" w:hAnsi="Consolas"/>
          <w:color w:val="008000"/>
          <w:sz w:val="20"/>
          <w:szCs w:val="20"/>
          <w:shd w:val="clear" w:color="auto" w:fill="FFFFFF"/>
        </w:rPr>
        <w:t>выведет</w:t>
      </w:r>
      <w:r w:rsidRPr="00A36692">
        <w:rPr>
          <w:rStyle w:val="token"/>
          <w:rFonts w:ascii="Consolas" w:hAnsi="Consolas"/>
          <w:color w:val="008000"/>
          <w:sz w:val="20"/>
          <w:szCs w:val="20"/>
          <w:shd w:val="clear" w:color="auto" w:fill="FFFFFF"/>
          <w:lang w:val="en-US"/>
        </w:rPr>
        <w:t xml:space="preserve"> 25</w:t>
      </w:r>
      <w:r w:rsidRPr="00A36692">
        <w:rPr>
          <w:rFonts w:ascii="Consolas" w:hAnsi="Consolas"/>
          <w:color w:val="000000"/>
          <w:sz w:val="20"/>
          <w:szCs w:val="20"/>
          <w:shd w:val="clear" w:color="auto" w:fill="FFFFFF"/>
          <w:lang w:val="en-US"/>
        </w:rPr>
        <w:t xml:space="preserve"> </w:t>
      </w:r>
    </w:p>
    <w:p w14:paraId="255B3A55" w14:textId="77777777" w:rsidR="00A36692" w:rsidRPr="00DA332C" w:rsidRDefault="00A36692" w:rsidP="00A36692">
      <w:pPr>
        <w:spacing w:line="360" w:lineRule="auto"/>
        <w:jc w:val="both"/>
        <w:rPr>
          <w:rStyle w:val="token"/>
          <w:rFonts w:ascii="Consolas" w:hAnsi="Consolas"/>
          <w:color w:val="008000"/>
          <w:sz w:val="20"/>
          <w:szCs w:val="20"/>
          <w:shd w:val="clear" w:color="auto" w:fill="FFFFFF"/>
          <w:lang w:val="ru-RU"/>
        </w:rPr>
      </w:pPr>
      <w:r w:rsidRPr="00A36692">
        <w:rPr>
          <w:rStyle w:val="token"/>
          <w:rFonts w:ascii="Consolas" w:hAnsi="Consolas"/>
          <w:color w:val="3900FF"/>
          <w:sz w:val="20"/>
          <w:szCs w:val="20"/>
          <w:shd w:val="clear" w:color="auto" w:fill="FFFFFF"/>
          <w:lang w:val="en-US"/>
        </w:rPr>
        <w:t>echo</w:t>
      </w:r>
      <w:r w:rsidRPr="00DA332C">
        <w:rPr>
          <w:rFonts w:ascii="Consolas" w:hAnsi="Consolas"/>
          <w:color w:val="000000"/>
          <w:sz w:val="20"/>
          <w:szCs w:val="20"/>
          <w:shd w:val="clear" w:color="auto" w:fill="FFFFFF"/>
          <w:lang w:val="ru-RU"/>
        </w:rPr>
        <w:t xml:space="preserve"> </w:t>
      </w:r>
      <w:r w:rsidRPr="00DA332C">
        <w:rPr>
          <w:rStyle w:val="token"/>
          <w:rFonts w:ascii="Consolas" w:hAnsi="Consolas"/>
          <w:color w:val="000080"/>
          <w:sz w:val="20"/>
          <w:szCs w:val="20"/>
          <w:shd w:val="clear" w:color="auto" w:fill="FFFFFF"/>
          <w:lang w:val="ru-RU"/>
        </w:rPr>
        <w:t>$</w:t>
      </w:r>
      <w:r w:rsidRPr="00A36692">
        <w:rPr>
          <w:rStyle w:val="token"/>
          <w:rFonts w:ascii="Consolas" w:hAnsi="Consolas"/>
          <w:color w:val="000080"/>
          <w:sz w:val="20"/>
          <w:szCs w:val="20"/>
          <w:shd w:val="clear" w:color="auto" w:fill="FFFFFF"/>
          <w:lang w:val="en-US"/>
        </w:rPr>
        <w:t>xml</w:t>
      </w:r>
      <w:r w:rsidRPr="00DA332C">
        <w:rPr>
          <w:rStyle w:val="token"/>
          <w:rFonts w:ascii="Consolas" w:hAnsi="Consolas"/>
          <w:b/>
          <w:bCs/>
          <w:color w:val="000000"/>
          <w:sz w:val="20"/>
          <w:szCs w:val="20"/>
          <w:shd w:val="clear" w:color="auto" w:fill="FFFFFF"/>
          <w:lang w:val="ru-RU"/>
        </w:rPr>
        <w:t>-&gt;</w:t>
      </w:r>
      <w:r w:rsidRPr="00A36692">
        <w:rPr>
          <w:rStyle w:val="token"/>
          <w:rFonts w:ascii="Consolas" w:hAnsi="Consolas"/>
          <w:color w:val="2862BD"/>
          <w:sz w:val="20"/>
          <w:szCs w:val="20"/>
          <w:shd w:val="clear" w:color="auto" w:fill="FFFFFF"/>
          <w:lang w:val="en-US"/>
        </w:rPr>
        <w:t>salary</w:t>
      </w:r>
      <w:r w:rsidRPr="00DA332C">
        <w:rPr>
          <w:rStyle w:val="token"/>
          <w:rFonts w:ascii="Consolas" w:hAnsi="Consolas"/>
          <w:color w:val="000000"/>
          <w:sz w:val="20"/>
          <w:szCs w:val="20"/>
          <w:shd w:val="clear" w:color="auto" w:fill="FFFFFF"/>
          <w:lang w:val="ru-RU"/>
        </w:rPr>
        <w:t>;</w:t>
      </w:r>
      <w:r w:rsidRPr="00DA332C">
        <w:rPr>
          <w:rFonts w:ascii="Consolas" w:hAnsi="Consolas"/>
          <w:color w:val="000000"/>
          <w:sz w:val="20"/>
          <w:szCs w:val="20"/>
          <w:shd w:val="clear" w:color="auto" w:fill="FFFFFF"/>
          <w:lang w:val="ru-RU"/>
        </w:rPr>
        <w:t xml:space="preserve"> </w:t>
      </w:r>
      <w:r w:rsidRPr="00DA332C">
        <w:rPr>
          <w:rStyle w:val="token"/>
          <w:rFonts w:ascii="Consolas" w:hAnsi="Consolas"/>
          <w:color w:val="008000"/>
          <w:sz w:val="20"/>
          <w:szCs w:val="20"/>
          <w:shd w:val="clear" w:color="auto" w:fill="FFFFFF"/>
          <w:lang w:val="ru-RU"/>
        </w:rPr>
        <w:t>//</w:t>
      </w:r>
      <w:r w:rsidRPr="00A36692">
        <w:rPr>
          <w:rStyle w:val="token"/>
          <w:rFonts w:ascii="Consolas" w:hAnsi="Consolas"/>
          <w:color w:val="008000"/>
          <w:sz w:val="20"/>
          <w:szCs w:val="20"/>
          <w:shd w:val="clear" w:color="auto" w:fill="FFFFFF"/>
        </w:rPr>
        <w:t>выведет</w:t>
      </w:r>
      <w:r w:rsidRPr="00DA332C">
        <w:rPr>
          <w:rStyle w:val="token"/>
          <w:rFonts w:ascii="Consolas" w:hAnsi="Consolas"/>
          <w:color w:val="008000"/>
          <w:sz w:val="20"/>
          <w:szCs w:val="20"/>
          <w:shd w:val="clear" w:color="auto" w:fill="FFFFFF"/>
          <w:lang w:val="ru-RU"/>
        </w:rPr>
        <w:t xml:space="preserve"> 1000</w:t>
      </w:r>
    </w:p>
    <w:p w14:paraId="20FA0A73" w14:textId="37D987D3" w:rsidR="00A36692" w:rsidRDefault="00A36692" w:rsidP="00A36692">
      <w:pPr>
        <w:spacing w:line="360" w:lineRule="auto"/>
        <w:rPr>
          <w:rFonts w:ascii="Times New Roman" w:hAnsi="Times New Roman" w:cs="Times New Roman"/>
          <w:sz w:val="24"/>
          <w:szCs w:val="24"/>
        </w:rPr>
      </w:pPr>
      <w:proofErr w:type="spellStart"/>
      <w:proofErr w:type="gramStart"/>
      <w:r w:rsidRPr="00532D31">
        <w:rPr>
          <w:sz w:val="28"/>
          <w:szCs w:val="28"/>
        </w:rPr>
        <w:t>DOMDocument</w:t>
      </w:r>
      <w:proofErr w:type="spellEnd"/>
      <w:r w:rsidRPr="00532D31">
        <w:rPr>
          <w:sz w:val="28"/>
          <w:szCs w:val="28"/>
        </w:rPr>
        <w:t>::</w:t>
      </w:r>
      <w:proofErr w:type="spellStart"/>
      <w:proofErr w:type="gramEnd"/>
      <w:r w:rsidRPr="00532D31">
        <w:rPr>
          <w:sz w:val="28"/>
          <w:szCs w:val="28"/>
        </w:rPr>
        <w:t>saveXML</w:t>
      </w:r>
      <w:proofErr w:type="spellEnd"/>
      <w:r w:rsidRPr="00532D31">
        <w:rPr>
          <w:sz w:val="28"/>
          <w:szCs w:val="28"/>
        </w:rPr>
        <w:t xml:space="preserve"> — Сохраняет XML-дерево из внутреннего представления в виде строки</w:t>
      </w:r>
    </w:p>
    <w:p w14:paraId="7CF68F88"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147. Что такое драйвер в рамках взаимодействия с СУБД? </w:t>
      </w:r>
    </w:p>
    <w:p w14:paraId="41ADEC7C" w14:textId="77777777" w:rsidR="00A36692" w:rsidRPr="00A36692" w:rsidRDefault="00A36692" w:rsidP="00A36692">
      <w:pPr>
        <w:spacing w:after="160" w:line="360" w:lineRule="auto"/>
        <w:jc w:val="both"/>
        <w:rPr>
          <w:sz w:val="28"/>
          <w:szCs w:val="28"/>
        </w:rPr>
      </w:pPr>
      <w:r w:rsidRPr="00A36692">
        <w:rPr>
          <w:sz w:val="28"/>
          <w:szCs w:val="28"/>
        </w:rPr>
        <w:t>Драйвера это библиотеки, позволяющие осуществлять взаимодействие между программой и СУБД/БД.</w:t>
      </w:r>
    </w:p>
    <w:p w14:paraId="07C78B61" w14:textId="77777777" w:rsidR="00A36692" w:rsidRDefault="00A36692">
      <w:pPr>
        <w:rPr>
          <w:rFonts w:ascii="Times New Roman" w:hAnsi="Times New Roman" w:cs="Times New Roman"/>
          <w:sz w:val="24"/>
          <w:szCs w:val="24"/>
        </w:rPr>
      </w:pPr>
      <w:r>
        <w:rPr>
          <w:rFonts w:ascii="Times New Roman" w:hAnsi="Times New Roman" w:cs="Times New Roman"/>
          <w:sz w:val="24"/>
          <w:szCs w:val="24"/>
        </w:rPr>
        <w:br w:type="page"/>
      </w:r>
    </w:p>
    <w:p w14:paraId="613EE423" w14:textId="77777777" w:rsidR="00A36692"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148. Опишите добавление записи в рамках использования модуля </w:t>
      </w:r>
      <w:proofErr w:type="spellStart"/>
      <w:r w:rsidRPr="00C115D8">
        <w:rPr>
          <w:rFonts w:ascii="Times New Roman" w:hAnsi="Times New Roman" w:cs="Times New Roman"/>
          <w:sz w:val="24"/>
          <w:szCs w:val="24"/>
        </w:rPr>
        <w:t>mysqli</w:t>
      </w:r>
      <w:proofErr w:type="spellEnd"/>
      <w:r w:rsidRPr="00C115D8">
        <w:rPr>
          <w:rFonts w:ascii="Times New Roman" w:hAnsi="Times New Roman" w:cs="Times New Roman"/>
          <w:sz w:val="24"/>
          <w:szCs w:val="24"/>
        </w:rPr>
        <w:t xml:space="preserve"> для взаимодействия с БД MYSQL. </w:t>
      </w:r>
    </w:p>
    <w:p w14:paraId="6E7516B6" w14:textId="77777777" w:rsidR="00A36692" w:rsidRPr="000E57AC" w:rsidRDefault="00A36692" w:rsidP="00A36692">
      <w:pPr>
        <w:spacing w:line="360" w:lineRule="auto"/>
        <w:ind w:left="360"/>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&lt;?</w:t>
      </w:r>
      <w:proofErr w:type="spellStart"/>
      <w:r w:rsidRPr="000E57AC">
        <w:rPr>
          <w:rFonts w:ascii="Consolas" w:hAnsi="Consolas" w:cs="Courier New"/>
          <w:color w:val="000000"/>
          <w:sz w:val="20"/>
          <w:szCs w:val="20"/>
          <w:bdr w:val="none" w:sz="0" w:space="0" w:color="auto" w:frame="1"/>
        </w:rPr>
        <w:t>php</w:t>
      </w:r>
      <w:proofErr w:type="spellEnd"/>
    </w:p>
    <w:p w14:paraId="1CF53197"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if</w:t>
      </w:r>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w:t>
      </w:r>
      <w:proofErr w:type="spellStart"/>
      <w:r w:rsidRPr="000E57AC">
        <w:rPr>
          <w:rFonts w:ascii="Consolas" w:hAnsi="Consolas" w:cs="Courier New"/>
          <w:color w:val="000000"/>
          <w:sz w:val="20"/>
          <w:szCs w:val="20"/>
          <w:bdr w:val="none" w:sz="0" w:space="0" w:color="auto" w:frame="1"/>
          <w:lang w:val="en-US"/>
        </w:rPr>
        <w:t>isset</w:t>
      </w:r>
      <w:proofErr w:type="spellEnd"/>
      <w:r w:rsidRPr="000E57AC">
        <w:rPr>
          <w:rFonts w:ascii="Consolas" w:hAnsi="Consolas" w:cs="Courier New"/>
          <w:color w:val="000000"/>
          <w:sz w:val="20"/>
          <w:szCs w:val="20"/>
          <w:bdr w:val="none" w:sz="0" w:space="0" w:color="auto" w:frame="1"/>
          <w:lang w:val="en-US"/>
        </w:rPr>
        <w:t>(</w:t>
      </w:r>
      <w:r w:rsidRPr="000E57AC">
        <w:rPr>
          <w:rFonts w:ascii="Consolas" w:hAnsi="Consolas" w:cs="Courier New"/>
          <w:color w:val="AA7700"/>
          <w:sz w:val="20"/>
          <w:szCs w:val="20"/>
          <w:bdr w:val="none" w:sz="0" w:space="0" w:color="auto" w:frame="1"/>
          <w:lang w:val="en-US"/>
        </w:rPr>
        <w:t>$_POST</w:t>
      </w:r>
      <w:r w:rsidRPr="000E57AC">
        <w:rPr>
          <w:rFonts w:ascii="Consolas" w:hAnsi="Consolas" w:cs="Courier New"/>
          <w:color w:val="000000"/>
          <w:sz w:val="20"/>
          <w:szCs w:val="20"/>
          <w:bdr w:val="none" w:sz="0" w:space="0" w:color="auto" w:frame="1"/>
          <w:lang w:val="en-US"/>
        </w:rPr>
        <w:t xml:space="preserve">["username"]) &amp;&amp; </w:t>
      </w:r>
      <w:proofErr w:type="spellStart"/>
      <w:r w:rsidRPr="000E57AC">
        <w:rPr>
          <w:rFonts w:ascii="Consolas" w:hAnsi="Consolas" w:cs="Courier New"/>
          <w:color w:val="000000"/>
          <w:sz w:val="20"/>
          <w:szCs w:val="20"/>
          <w:bdr w:val="none" w:sz="0" w:space="0" w:color="auto" w:frame="1"/>
          <w:lang w:val="en-US"/>
        </w:rPr>
        <w:t>isset</w:t>
      </w:r>
      <w:proofErr w:type="spellEnd"/>
      <w:r w:rsidRPr="000E57AC">
        <w:rPr>
          <w:rFonts w:ascii="Consolas" w:hAnsi="Consolas" w:cs="Courier New"/>
          <w:color w:val="000000"/>
          <w:sz w:val="20"/>
          <w:szCs w:val="20"/>
          <w:bdr w:val="none" w:sz="0" w:space="0" w:color="auto" w:frame="1"/>
          <w:lang w:val="en-US"/>
        </w:rPr>
        <w:t>(</w:t>
      </w:r>
      <w:r w:rsidRPr="000E57AC">
        <w:rPr>
          <w:rFonts w:ascii="Consolas" w:hAnsi="Consolas" w:cs="Courier New"/>
          <w:color w:val="AA7700"/>
          <w:sz w:val="20"/>
          <w:szCs w:val="20"/>
          <w:bdr w:val="none" w:sz="0" w:space="0" w:color="auto" w:frame="1"/>
          <w:lang w:val="en-US"/>
        </w:rPr>
        <w:t>$_POST</w:t>
      </w:r>
      <w:r w:rsidRPr="000E57AC">
        <w:rPr>
          <w:rFonts w:ascii="Consolas" w:hAnsi="Consolas" w:cs="Courier New"/>
          <w:color w:val="000000"/>
          <w:sz w:val="20"/>
          <w:szCs w:val="20"/>
          <w:bdr w:val="none" w:sz="0" w:space="0" w:color="auto" w:frame="1"/>
          <w:lang w:val="en-US"/>
        </w:rPr>
        <w:t>["</w:t>
      </w:r>
      <w:proofErr w:type="spellStart"/>
      <w:r w:rsidRPr="000E57AC">
        <w:rPr>
          <w:rFonts w:ascii="Consolas" w:hAnsi="Consolas" w:cs="Courier New"/>
          <w:color w:val="000000"/>
          <w:sz w:val="20"/>
          <w:szCs w:val="20"/>
          <w:bdr w:val="none" w:sz="0" w:space="0" w:color="auto" w:frame="1"/>
          <w:lang w:val="en-US"/>
        </w:rPr>
        <w:t>userage</w:t>
      </w:r>
      <w:proofErr w:type="spellEnd"/>
      <w:r w:rsidRPr="000E57AC">
        <w:rPr>
          <w:rFonts w:ascii="Consolas" w:hAnsi="Consolas" w:cs="Courier New"/>
          <w:color w:val="000000"/>
          <w:sz w:val="20"/>
          <w:szCs w:val="20"/>
          <w:bdr w:val="none" w:sz="0" w:space="0" w:color="auto" w:frame="1"/>
          <w:lang w:val="en-US"/>
        </w:rPr>
        <w:t>"])) {</w:t>
      </w:r>
    </w:p>
    <w:p w14:paraId="057C2FDF"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r w:rsidRPr="000E57AC">
        <w:rPr>
          <w:rFonts w:ascii="Consolas" w:hAnsi="Consolas"/>
          <w:color w:val="000000"/>
          <w:sz w:val="20"/>
          <w:szCs w:val="20"/>
          <w:lang w:val="en-US"/>
        </w:rPr>
        <w:t> </w:t>
      </w:r>
    </w:p>
    <w:p w14:paraId="08453277"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r w:rsidRPr="000E57AC">
        <w:rPr>
          <w:rFonts w:ascii="Consolas" w:hAnsi="Consolas" w:cs="Courier New"/>
          <w:color w:val="AA7700"/>
          <w:sz w:val="20"/>
          <w:szCs w:val="20"/>
          <w:bdr w:val="none" w:sz="0" w:space="0" w:color="auto" w:frame="1"/>
          <w:lang w:val="en-US"/>
        </w:rPr>
        <w:t>$conn</w:t>
      </w:r>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 new</w:t>
      </w:r>
      <w:r w:rsidRPr="000E57AC">
        <w:rPr>
          <w:rFonts w:ascii="Consolas" w:hAnsi="Consolas"/>
          <w:color w:val="000000"/>
          <w:sz w:val="20"/>
          <w:szCs w:val="20"/>
          <w:lang w:val="en-US"/>
        </w:rPr>
        <w:t xml:space="preserve"> </w:t>
      </w:r>
      <w:proofErr w:type="spellStart"/>
      <w:proofErr w:type="gramStart"/>
      <w:r w:rsidRPr="000E57AC">
        <w:rPr>
          <w:rFonts w:ascii="Consolas" w:hAnsi="Consolas" w:cs="Courier New"/>
          <w:color w:val="000000"/>
          <w:sz w:val="20"/>
          <w:szCs w:val="20"/>
          <w:bdr w:val="none" w:sz="0" w:space="0" w:color="auto" w:frame="1"/>
          <w:lang w:val="en-US"/>
        </w:rPr>
        <w:t>mysqli</w:t>
      </w:r>
      <w:proofErr w:type="spellEnd"/>
      <w:r w:rsidRPr="000E57AC">
        <w:rPr>
          <w:rFonts w:ascii="Consolas" w:hAnsi="Consolas" w:cs="Courier New"/>
          <w:color w:val="000000"/>
          <w:sz w:val="20"/>
          <w:szCs w:val="20"/>
          <w:bdr w:val="none" w:sz="0" w:space="0" w:color="auto" w:frame="1"/>
          <w:lang w:val="en-US"/>
        </w:rPr>
        <w:t>(</w:t>
      </w:r>
      <w:proofErr w:type="gramEnd"/>
      <w:r w:rsidRPr="000E57AC">
        <w:rPr>
          <w:rFonts w:ascii="Consolas" w:hAnsi="Consolas" w:cs="Courier New"/>
          <w:color w:val="000000"/>
          <w:sz w:val="20"/>
          <w:szCs w:val="20"/>
          <w:bdr w:val="none" w:sz="0" w:space="0" w:color="auto" w:frame="1"/>
          <w:lang w:val="en-US"/>
        </w:rPr>
        <w:t>"localhost", "root", "</w:t>
      </w:r>
      <w:proofErr w:type="spellStart"/>
      <w:r w:rsidRPr="000E57AC">
        <w:rPr>
          <w:rFonts w:ascii="Consolas" w:hAnsi="Consolas" w:cs="Courier New"/>
          <w:color w:val="000000"/>
          <w:sz w:val="20"/>
          <w:szCs w:val="20"/>
          <w:bdr w:val="none" w:sz="0" w:space="0" w:color="auto" w:frame="1"/>
          <w:lang w:val="en-US"/>
        </w:rPr>
        <w:t>mypassword</w:t>
      </w:r>
      <w:proofErr w:type="spellEnd"/>
      <w:r w:rsidRPr="000E57AC">
        <w:rPr>
          <w:rFonts w:ascii="Consolas" w:hAnsi="Consolas" w:cs="Courier New"/>
          <w:color w:val="000000"/>
          <w:sz w:val="20"/>
          <w:szCs w:val="20"/>
          <w:bdr w:val="none" w:sz="0" w:space="0" w:color="auto" w:frame="1"/>
          <w:lang w:val="en-US"/>
        </w:rPr>
        <w:t>", "testdb2");</w:t>
      </w:r>
    </w:p>
    <w:p w14:paraId="61ADB866"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lang w:val="en-US"/>
        </w:rPr>
        <w:t>    </w:t>
      </w:r>
      <w:proofErr w:type="spellStart"/>
      <w:r w:rsidRPr="000E57AC">
        <w:rPr>
          <w:rFonts w:ascii="Consolas" w:hAnsi="Consolas" w:cs="Courier New"/>
          <w:color w:val="000000"/>
          <w:sz w:val="20"/>
          <w:szCs w:val="20"/>
          <w:bdr w:val="none" w:sz="0" w:space="0" w:color="auto" w:frame="1"/>
        </w:rPr>
        <w:t>if</w:t>
      </w:r>
      <w:proofErr w:type="spellEnd"/>
      <w:r w:rsidRPr="000E57AC">
        <w:rPr>
          <w:rFonts w:ascii="Consolas" w:hAnsi="Consolas" w:cs="Courier New"/>
          <w:color w:val="000000"/>
          <w:sz w:val="20"/>
          <w:szCs w:val="20"/>
          <w:bdr w:val="none" w:sz="0" w:space="0" w:color="auto" w:frame="1"/>
        </w:rPr>
        <w:t>(</w:t>
      </w:r>
      <w:r w:rsidRPr="000E57AC">
        <w:rPr>
          <w:rFonts w:ascii="Consolas" w:hAnsi="Consolas" w:cs="Courier New"/>
          <w:color w:val="AA7700"/>
          <w:sz w:val="20"/>
          <w:szCs w:val="20"/>
          <w:bdr w:val="none" w:sz="0" w:space="0" w:color="auto" w:frame="1"/>
        </w:rPr>
        <w:t>$</w:t>
      </w:r>
      <w:proofErr w:type="spellStart"/>
      <w:r w:rsidRPr="000E57AC">
        <w:rPr>
          <w:rFonts w:ascii="Consolas" w:hAnsi="Consolas" w:cs="Courier New"/>
          <w:color w:val="AA7700"/>
          <w:sz w:val="20"/>
          <w:szCs w:val="20"/>
          <w:bdr w:val="none" w:sz="0" w:space="0" w:color="auto" w:frame="1"/>
        </w:rPr>
        <w:t>conn</w:t>
      </w:r>
      <w:proofErr w:type="spellEnd"/>
      <w:proofErr w:type="gramStart"/>
      <w:r w:rsidRPr="000E57AC">
        <w:rPr>
          <w:rFonts w:ascii="Consolas" w:hAnsi="Consolas" w:cs="Courier New"/>
          <w:color w:val="000000"/>
          <w:sz w:val="20"/>
          <w:szCs w:val="20"/>
          <w:bdr w:val="none" w:sz="0" w:space="0" w:color="auto" w:frame="1"/>
        </w:rPr>
        <w:t>-&gt;</w:t>
      </w:r>
      <w:proofErr w:type="spellStart"/>
      <w:r w:rsidRPr="000E57AC">
        <w:rPr>
          <w:rFonts w:ascii="Consolas" w:hAnsi="Consolas" w:cs="Courier New"/>
          <w:color w:val="000000"/>
          <w:sz w:val="20"/>
          <w:szCs w:val="20"/>
          <w:bdr w:val="none" w:sz="0" w:space="0" w:color="auto" w:frame="1"/>
        </w:rPr>
        <w:t>connect</w:t>
      </w:r>
      <w:proofErr w:type="gramEnd"/>
      <w:r w:rsidRPr="000E57AC">
        <w:rPr>
          <w:rFonts w:ascii="Consolas" w:hAnsi="Consolas" w:cs="Courier New"/>
          <w:color w:val="000000"/>
          <w:sz w:val="20"/>
          <w:szCs w:val="20"/>
          <w:bdr w:val="none" w:sz="0" w:space="0" w:color="auto" w:frame="1"/>
        </w:rPr>
        <w:t>_error</w:t>
      </w:r>
      <w:proofErr w:type="spellEnd"/>
      <w:r w:rsidRPr="000E57AC">
        <w:rPr>
          <w:rFonts w:ascii="Consolas" w:hAnsi="Consolas" w:cs="Courier New"/>
          <w:color w:val="000000"/>
          <w:sz w:val="20"/>
          <w:szCs w:val="20"/>
          <w:bdr w:val="none" w:sz="0" w:space="0" w:color="auto" w:frame="1"/>
        </w:rPr>
        <w:t>){</w:t>
      </w:r>
    </w:p>
    <w:p w14:paraId="60881198"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proofErr w:type="gramStart"/>
      <w:r w:rsidRPr="000E57AC">
        <w:rPr>
          <w:rFonts w:ascii="Consolas" w:hAnsi="Consolas" w:cs="Courier New"/>
          <w:color w:val="000000"/>
          <w:sz w:val="20"/>
          <w:szCs w:val="20"/>
          <w:bdr w:val="none" w:sz="0" w:space="0" w:color="auto" w:frame="1"/>
          <w:lang w:val="en-US"/>
        </w:rPr>
        <w:t>die(</w:t>
      </w:r>
      <w:proofErr w:type="gramEnd"/>
      <w:r w:rsidRPr="000E57AC">
        <w:rPr>
          <w:rFonts w:ascii="Consolas" w:hAnsi="Consolas" w:cs="Courier New"/>
          <w:color w:val="000000"/>
          <w:sz w:val="20"/>
          <w:szCs w:val="20"/>
          <w:bdr w:val="none" w:sz="0" w:space="0" w:color="auto" w:frame="1"/>
          <w:lang w:val="en-US"/>
        </w:rPr>
        <w:t>"</w:t>
      </w:r>
      <w:r w:rsidRPr="000E57AC">
        <w:rPr>
          <w:rFonts w:ascii="Consolas" w:hAnsi="Consolas" w:cs="Courier New"/>
          <w:color w:val="000000"/>
          <w:sz w:val="20"/>
          <w:szCs w:val="20"/>
          <w:bdr w:val="none" w:sz="0" w:space="0" w:color="auto" w:frame="1"/>
        </w:rPr>
        <w:t>Ошибка</w:t>
      </w:r>
      <w:r w:rsidRPr="000E57AC">
        <w:rPr>
          <w:rFonts w:ascii="Consolas" w:hAnsi="Consolas" w:cs="Courier New"/>
          <w:color w:val="000000"/>
          <w:sz w:val="20"/>
          <w:szCs w:val="20"/>
          <w:bdr w:val="none" w:sz="0" w:space="0" w:color="auto" w:frame="1"/>
          <w:lang w:val="en-US"/>
        </w:rPr>
        <w:t>: "</w:t>
      </w:r>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 xml:space="preserve">. </w:t>
      </w:r>
      <w:r w:rsidRPr="000E57AC">
        <w:rPr>
          <w:rFonts w:ascii="Consolas" w:hAnsi="Consolas" w:cs="Courier New"/>
          <w:color w:val="AA7700"/>
          <w:sz w:val="20"/>
          <w:szCs w:val="20"/>
          <w:bdr w:val="none" w:sz="0" w:space="0" w:color="auto" w:frame="1"/>
          <w:lang w:val="en-US"/>
        </w:rPr>
        <w:t>$conn</w:t>
      </w:r>
      <w:r w:rsidRPr="000E57AC">
        <w:rPr>
          <w:rFonts w:ascii="Consolas" w:hAnsi="Consolas" w:cs="Courier New"/>
          <w:color w:val="000000"/>
          <w:sz w:val="20"/>
          <w:szCs w:val="20"/>
          <w:bdr w:val="none" w:sz="0" w:space="0" w:color="auto" w:frame="1"/>
          <w:lang w:val="en-US"/>
        </w:rPr>
        <w:t>-&gt;</w:t>
      </w:r>
      <w:proofErr w:type="spellStart"/>
      <w:r w:rsidRPr="000E57AC">
        <w:rPr>
          <w:rFonts w:ascii="Consolas" w:hAnsi="Consolas" w:cs="Courier New"/>
          <w:color w:val="000000"/>
          <w:sz w:val="20"/>
          <w:szCs w:val="20"/>
          <w:bdr w:val="none" w:sz="0" w:space="0" w:color="auto" w:frame="1"/>
          <w:lang w:val="en-US"/>
        </w:rPr>
        <w:t>connect_error</w:t>
      </w:r>
      <w:proofErr w:type="spellEnd"/>
      <w:r w:rsidRPr="000E57AC">
        <w:rPr>
          <w:rFonts w:ascii="Consolas" w:hAnsi="Consolas" w:cs="Courier New"/>
          <w:color w:val="000000"/>
          <w:sz w:val="20"/>
          <w:szCs w:val="20"/>
          <w:bdr w:val="none" w:sz="0" w:space="0" w:color="auto" w:frame="1"/>
          <w:lang w:val="en-US"/>
        </w:rPr>
        <w:t>);</w:t>
      </w:r>
    </w:p>
    <w:p w14:paraId="5F17EDAD"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lang w:val="en-US"/>
        </w:rPr>
        <w:t>    </w:t>
      </w:r>
      <w:r w:rsidRPr="000E57AC">
        <w:rPr>
          <w:rFonts w:ascii="Consolas" w:hAnsi="Consolas" w:cs="Courier New"/>
          <w:color w:val="000000"/>
          <w:sz w:val="20"/>
          <w:szCs w:val="20"/>
          <w:bdr w:val="none" w:sz="0" w:space="0" w:color="auto" w:frame="1"/>
        </w:rPr>
        <w:t>}</w:t>
      </w:r>
    </w:p>
    <w:p w14:paraId="3405F08C"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r w:rsidRPr="000E57AC">
        <w:rPr>
          <w:rFonts w:ascii="Consolas" w:hAnsi="Consolas" w:cs="Courier New"/>
          <w:color w:val="AA7700"/>
          <w:sz w:val="20"/>
          <w:szCs w:val="20"/>
          <w:bdr w:val="none" w:sz="0" w:space="0" w:color="auto" w:frame="1"/>
          <w:lang w:val="en-US"/>
        </w:rPr>
        <w:t>$name</w:t>
      </w:r>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 xml:space="preserve">= </w:t>
      </w:r>
      <w:r w:rsidRPr="000E57AC">
        <w:rPr>
          <w:rFonts w:ascii="Consolas" w:hAnsi="Consolas" w:cs="Courier New"/>
          <w:color w:val="AA7700"/>
          <w:sz w:val="20"/>
          <w:szCs w:val="20"/>
          <w:bdr w:val="none" w:sz="0" w:space="0" w:color="auto" w:frame="1"/>
          <w:lang w:val="en-US"/>
        </w:rPr>
        <w:t>$conn</w:t>
      </w:r>
      <w:r w:rsidRPr="000E57AC">
        <w:rPr>
          <w:rFonts w:ascii="Consolas" w:hAnsi="Consolas" w:cs="Courier New"/>
          <w:color w:val="000000"/>
          <w:sz w:val="20"/>
          <w:szCs w:val="20"/>
          <w:bdr w:val="none" w:sz="0" w:space="0" w:color="auto" w:frame="1"/>
          <w:lang w:val="en-US"/>
        </w:rPr>
        <w:t>-&gt;</w:t>
      </w:r>
      <w:proofErr w:type="spellStart"/>
      <w:r w:rsidRPr="000E57AC">
        <w:rPr>
          <w:rFonts w:ascii="Consolas" w:hAnsi="Consolas" w:cs="Courier New"/>
          <w:color w:val="000000"/>
          <w:sz w:val="20"/>
          <w:szCs w:val="20"/>
          <w:bdr w:val="none" w:sz="0" w:space="0" w:color="auto" w:frame="1"/>
          <w:lang w:val="en-US"/>
        </w:rPr>
        <w:t>real_escape_string</w:t>
      </w:r>
      <w:proofErr w:type="spellEnd"/>
      <w:r w:rsidRPr="000E57AC">
        <w:rPr>
          <w:rFonts w:ascii="Consolas" w:hAnsi="Consolas" w:cs="Courier New"/>
          <w:color w:val="000000"/>
          <w:sz w:val="20"/>
          <w:szCs w:val="20"/>
          <w:bdr w:val="none" w:sz="0" w:space="0" w:color="auto" w:frame="1"/>
          <w:lang w:val="en-US"/>
        </w:rPr>
        <w:t>(</w:t>
      </w:r>
      <w:r w:rsidRPr="000E57AC">
        <w:rPr>
          <w:rFonts w:ascii="Consolas" w:hAnsi="Consolas" w:cs="Courier New"/>
          <w:color w:val="AA7700"/>
          <w:sz w:val="20"/>
          <w:szCs w:val="20"/>
          <w:bdr w:val="none" w:sz="0" w:space="0" w:color="auto" w:frame="1"/>
          <w:lang w:val="en-US"/>
        </w:rPr>
        <w:t>$_POST</w:t>
      </w:r>
      <w:r w:rsidRPr="000E57AC">
        <w:rPr>
          <w:rFonts w:ascii="Consolas" w:hAnsi="Consolas" w:cs="Courier New"/>
          <w:color w:val="000000"/>
          <w:sz w:val="20"/>
          <w:szCs w:val="20"/>
          <w:bdr w:val="none" w:sz="0" w:space="0" w:color="auto" w:frame="1"/>
          <w:lang w:val="en-US"/>
        </w:rPr>
        <w:t>["username"]);</w:t>
      </w:r>
    </w:p>
    <w:p w14:paraId="62E9F782"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r w:rsidRPr="000E57AC">
        <w:rPr>
          <w:rFonts w:ascii="Consolas" w:hAnsi="Consolas" w:cs="Courier New"/>
          <w:color w:val="AA7700"/>
          <w:sz w:val="20"/>
          <w:szCs w:val="20"/>
          <w:bdr w:val="none" w:sz="0" w:space="0" w:color="auto" w:frame="1"/>
          <w:lang w:val="en-US"/>
        </w:rPr>
        <w:t>$age</w:t>
      </w:r>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 xml:space="preserve">= </w:t>
      </w:r>
      <w:r w:rsidRPr="000E57AC">
        <w:rPr>
          <w:rFonts w:ascii="Consolas" w:hAnsi="Consolas" w:cs="Courier New"/>
          <w:color w:val="AA7700"/>
          <w:sz w:val="20"/>
          <w:szCs w:val="20"/>
          <w:bdr w:val="none" w:sz="0" w:space="0" w:color="auto" w:frame="1"/>
          <w:lang w:val="en-US"/>
        </w:rPr>
        <w:t>$conn</w:t>
      </w:r>
      <w:r w:rsidRPr="000E57AC">
        <w:rPr>
          <w:rFonts w:ascii="Consolas" w:hAnsi="Consolas" w:cs="Courier New"/>
          <w:color w:val="000000"/>
          <w:sz w:val="20"/>
          <w:szCs w:val="20"/>
          <w:bdr w:val="none" w:sz="0" w:space="0" w:color="auto" w:frame="1"/>
          <w:lang w:val="en-US"/>
        </w:rPr>
        <w:t>-&gt;</w:t>
      </w:r>
      <w:proofErr w:type="spellStart"/>
      <w:r w:rsidRPr="000E57AC">
        <w:rPr>
          <w:rFonts w:ascii="Consolas" w:hAnsi="Consolas" w:cs="Courier New"/>
          <w:color w:val="000000"/>
          <w:sz w:val="20"/>
          <w:szCs w:val="20"/>
          <w:bdr w:val="none" w:sz="0" w:space="0" w:color="auto" w:frame="1"/>
          <w:lang w:val="en-US"/>
        </w:rPr>
        <w:t>real_escape_string</w:t>
      </w:r>
      <w:proofErr w:type="spellEnd"/>
      <w:r w:rsidRPr="000E57AC">
        <w:rPr>
          <w:rFonts w:ascii="Consolas" w:hAnsi="Consolas" w:cs="Courier New"/>
          <w:color w:val="000000"/>
          <w:sz w:val="20"/>
          <w:szCs w:val="20"/>
          <w:bdr w:val="none" w:sz="0" w:space="0" w:color="auto" w:frame="1"/>
          <w:lang w:val="en-US"/>
        </w:rPr>
        <w:t>(</w:t>
      </w:r>
      <w:r w:rsidRPr="000E57AC">
        <w:rPr>
          <w:rFonts w:ascii="Consolas" w:hAnsi="Consolas" w:cs="Courier New"/>
          <w:color w:val="AA7700"/>
          <w:sz w:val="20"/>
          <w:szCs w:val="20"/>
          <w:bdr w:val="none" w:sz="0" w:space="0" w:color="auto" w:frame="1"/>
          <w:lang w:val="en-US"/>
        </w:rPr>
        <w:t>$_POST</w:t>
      </w:r>
      <w:r w:rsidRPr="000E57AC">
        <w:rPr>
          <w:rFonts w:ascii="Consolas" w:hAnsi="Consolas" w:cs="Courier New"/>
          <w:color w:val="000000"/>
          <w:sz w:val="20"/>
          <w:szCs w:val="20"/>
          <w:bdr w:val="none" w:sz="0" w:space="0" w:color="auto" w:frame="1"/>
          <w:lang w:val="en-US"/>
        </w:rPr>
        <w:t>["</w:t>
      </w:r>
      <w:proofErr w:type="spellStart"/>
      <w:r w:rsidRPr="000E57AC">
        <w:rPr>
          <w:rFonts w:ascii="Consolas" w:hAnsi="Consolas" w:cs="Courier New"/>
          <w:color w:val="000000"/>
          <w:sz w:val="20"/>
          <w:szCs w:val="20"/>
          <w:bdr w:val="none" w:sz="0" w:space="0" w:color="auto" w:frame="1"/>
          <w:lang w:val="en-US"/>
        </w:rPr>
        <w:t>userage</w:t>
      </w:r>
      <w:proofErr w:type="spellEnd"/>
      <w:r w:rsidRPr="000E57AC">
        <w:rPr>
          <w:rFonts w:ascii="Consolas" w:hAnsi="Consolas" w:cs="Courier New"/>
          <w:color w:val="000000"/>
          <w:sz w:val="20"/>
          <w:szCs w:val="20"/>
          <w:bdr w:val="none" w:sz="0" w:space="0" w:color="auto" w:frame="1"/>
          <w:lang w:val="en-US"/>
        </w:rPr>
        <w:t>"]);</w:t>
      </w:r>
    </w:p>
    <w:p w14:paraId="44C92F76"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lang w:val="en-US"/>
        </w:rPr>
      </w:pPr>
      <w:r w:rsidRPr="000E57AC">
        <w:rPr>
          <w:rFonts w:ascii="Consolas" w:hAnsi="Consolas" w:cs="Courier New"/>
          <w:color w:val="000000"/>
          <w:sz w:val="20"/>
          <w:szCs w:val="20"/>
          <w:bdr w:val="none" w:sz="0" w:space="0" w:color="auto" w:frame="1"/>
          <w:lang w:val="en-US"/>
        </w:rPr>
        <w:t>    </w:t>
      </w:r>
      <w:r w:rsidRPr="000E57AC">
        <w:rPr>
          <w:rFonts w:ascii="Consolas" w:hAnsi="Consolas" w:cs="Courier New"/>
          <w:color w:val="AA7700"/>
          <w:sz w:val="20"/>
          <w:szCs w:val="20"/>
          <w:bdr w:val="none" w:sz="0" w:space="0" w:color="auto" w:frame="1"/>
          <w:lang w:val="en-US"/>
        </w:rPr>
        <w:t>$</w:t>
      </w:r>
      <w:proofErr w:type="spellStart"/>
      <w:r w:rsidRPr="000E57AC">
        <w:rPr>
          <w:rFonts w:ascii="Consolas" w:hAnsi="Consolas" w:cs="Courier New"/>
          <w:color w:val="AA7700"/>
          <w:sz w:val="20"/>
          <w:szCs w:val="20"/>
          <w:bdr w:val="none" w:sz="0" w:space="0" w:color="auto" w:frame="1"/>
          <w:lang w:val="en-US"/>
        </w:rPr>
        <w:t>sql</w:t>
      </w:r>
      <w:proofErr w:type="spellEnd"/>
      <w:r w:rsidRPr="000E57AC">
        <w:rPr>
          <w:rFonts w:ascii="Consolas" w:hAnsi="Consolas"/>
          <w:color w:val="000000"/>
          <w:sz w:val="20"/>
          <w:szCs w:val="20"/>
          <w:lang w:val="en-US"/>
        </w:rPr>
        <w:t xml:space="preserve"> </w:t>
      </w:r>
      <w:r w:rsidRPr="000E57AC">
        <w:rPr>
          <w:rFonts w:ascii="Consolas" w:hAnsi="Consolas" w:cs="Courier New"/>
          <w:color w:val="000000"/>
          <w:sz w:val="20"/>
          <w:szCs w:val="20"/>
          <w:bdr w:val="none" w:sz="0" w:space="0" w:color="auto" w:frame="1"/>
          <w:lang w:val="en-US"/>
        </w:rPr>
        <w:t>= "INSERT INTO Users (name, age) VALUES ('$name', $age)";</w:t>
      </w:r>
    </w:p>
    <w:p w14:paraId="752E97A8"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lang w:val="en-US"/>
        </w:rPr>
        <w:t>    </w:t>
      </w:r>
      <w:proofErr w:type="spellStart"/>
      <w:r w:rsidRPr="000E57AC">
        <w:rPr>
          <w:rFonts w:ascii="Consolas" w:hAnsi="Consolas" w:cs="Courier New"/>
          <w:color w:val="000000"/>
          <w:sz w:val="20"/>
          <w:szCs w:val="20"/>
          <w:bdr w:val="none" w:sz="0" w:space="0" w:color="auto" w:frame="1"/>
        </w:rPr>
        <w:t>if</w:t>
      </w:r>
      <w:proofErr w:type="spellEnd"/>
      <w:r w:rsidRPr="000E57AC">
        <w:rPr>
          <w:rFonts w:ascii="Consolas" w:hAnsi="Consolas" w:cs="Courier New"/>
          <w:color w:val="000000"/>
          <w:sz w:val="20"/>
          <w:szCs w:val="20"/>
          <w:bdr w:val="none" w:sz="0" w:space="0" w:color="auto" w:frame="1"/>
        </w:rPr>
        <w:t>(</w:t>
      </w:r>
      <w:r w:rsidRPr="000E57AC">
        <w:rPr>
          <w:rFonts w:ascii="Consolas" w:hAnsi="Consolas" w:cs="Courier New"/>
          <w:color w:val="AA7700"/>
          <w:sz w:val="20"/>
          <w:szCs w:val="20"/>
          <w:bdr w:val="none" w:sz="0" w:space="0" w:color="auto" w:frame="1"/>
        </w:rPr>
        <w:t>$</w:t>
      </w:r>
      <w:proofErr w:type="spellStart"/>
      <w:r w:rsidRPr="000E57AC">
        <w:rPr>
          <w:rFonts w:ascii="Consolas" w:hAnsi="Consolas" w:cs="Courier New"/>
          <w:color w:val="AA7700"/>
          <w:sz w:val="20"/>
          <w:szCs w:val="20"/>
          <w:bdr w:val="none" w:sz="0" w:space="0" w:color="auto" w:frame="1"/>
        </w:rPr>
        <w:t>conn</w:t>
      </w:r>
      <w:proofErr w:type="spellEnd"/>
      <w:proofErr w:type="gramStart"/>
      <w:r w:rsidRPr="000E57AC">
        <w:rPr>
          <w:rFonts w:ascii="Consolas" w:hAnsi="Consolas" w:cs="Courier New"/>
          <w:color w:val="000000"/>
          <w:sz w:val="20"/>
          <w:szCs w:val="20"/>
          <w:bdr w:val="none" w:sz="0" w:space="0" w:color="auto" w:frame="1"/>
        </w:rPr>
        <w:t>-&gt;</w:t>
      </w:r>
      <w:proofErr w:type="spellStart"/>
      <w:r w:rsidRPr="000E57AC">
        <w:rPr>
          <w:rFonts w:ascii="Consolas" w:hAnsi="Consolas" w:cs="Courier New"/>
          <w:color w:val="000000"/>
          <w:sz w:val="20"/>
          <w:szCs w:val="20"/>
          <w:bdr w:val="none" w:sz="0" w:space="0" w:color="auto" w:frame="1"/>
        </w:rPr>
        <w:t>query</w:t>
      </w:r>
      <w:proofErr w:type="spellEnd"/>
      <w:proofErr w:type="gramEnd"/>
      <w:r w:rsidRPr="000E57AC">
        <w:rPr>
          <w:rFonts w:ascii="Consolas" w:hAnsi="Consolas" w:cs="Courier New"/>
          <w:color w:val="000000"/>
          <w:sz w:val="20"/>
          <w:szCs w:val="20"/>
          <w:bdr w:val="none" w:sz="0" w:space="0" w:color="auto" w:frame="1"/>
        </w:rPr>
        <w:t>(</w:t>
      </w:r>
      <w:r w:rsidRPr="000E57AC">
        <w:rPr>
          <w:rFonts w:ascii="Consolas" w:hAnsi="Consolas" w:cs="Courier New"/>
          <w:color w:val="AA7700"/>
          <w:sz w:val="20"/>
          <w:szCs w:val="20"/>
          <w:bdr w:val="none" w:sz="0" w:space="0" w:color="auto" w:frame="1"/>
        </w:rPr>
        <w:t>$</w:t>
      </w:r>
      <w:proofErr w:type="spellStart"/>
      <w:r w:rsidRPr="000E57AC">
        <w:rPr>
          <w:rFonts w:ascii="Consolas" w:hAnsi="Consolas" w:cs="Courier New"/>
          <w:color w:val="AA7700"/>
          <w:sz w:val="20"/>
          <w:szCs w:val="20"/>
          <w:bdr w:val="none" w:sz="0" w:space="0" w:color="auto" w:frame="1"/>
        </w:rPr>
        <w:t>sql</w:t>
      </w:r>
      <w:proofErr w:type="spellEnd"/>
      <w:r w:rsidRPr="000E57AC">
        <w:rPr>
          <w:rFonts w:ascii="Consolas" w:hAnsi="Consolas" w:cs="Courier New"/>
          <w:color w:val="000000"/>
          <w:sz w:val="20"/>
          <w:szCs w:val="20"/>
          <w:bdr w:val="none" w:sz="0" w:space="0" w:color="auto" w:frame="1"/>
        </w:rPr>
        <w:t>)){</w:t>
      </w:r>
    </w:p>
    <w:p w14:paraId="177D076A"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        </w:t>
      </w:r>
      <w:proofErr w:type="spellStart"/>
      <w:r w:rsidRPr="000E57AC">
        <w:rPr>
          <w:rFonts w:ascii="Consolas" w:hAnsi="Consolas" w:cs="Courier New"/>
          <w:color w:val="FF1493"/>
          <w:sz w:val="20"/>
          <w:szCs w:val="20"/>
          <w:bdr w:val="none" w:sz="0" w:space="0" w:color="auto" w:frame="1"/>
        </w:rPr>
        <w:t>echo</w:t>
      </w:r>
      <w:proofErr w:type="spellEnd"/>
      <w:r w:rsidRPr="000E57AC">
        <w:rPr>
          <w:rFonts w:ascii="Consolas" w:hAnsi="Consolas"/>
          <w:color w:val="000000"/>
          <w:sz w:val="20"/>
          <w:szCs w:val="20"/>
        </w:rPr>
        <w:t xml:space="preserve"> </w:t>
      </w:r>
      <w:r w:rsidRPr="000E57AC">
        <w:rPr>
          <w:rFonts w:ascii="Consolas" w:hAnsi="Consolas" w:cs="Courier New"/>
          <w:color w:val="000000"/>
          <w:sz w:val="20"/>
          <w:szCs w:val="20"/>
          <w:bdr w:val="none" w:sz="0" w:space="0" w:color="auto" w:frame="1"/>
        </w:rPr>
        <w:t>"Данные успешно добавлены";</w:t>
      </w:r>
    </w:p>
    <w:p w14:paraId="329218E4"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 xml:space="preserve">    } </w:t>
      </w:r>
      <w:proofErr w:type="spellStart"/>
      <w:proofErr w:type="gramStart"/>
      <w:r w:rsidRPr="000E57AC">
        <w:rPr>
          <w:rFonts w:ascii="Consolas" w:hAnsi="Consolas" w:cs="Courier New"/>
          <w:color w:val="000000"/>
          <w:sz w:val="20"/>
          <w:szCs w:val="20"/>
          <w:bdr w:val="none" w:sz="0" w:space="0" w:color="auto" w:frame="1"/>
        </w:rPr>
        <w:t>else</w:t>
      </w:r>
      <w:proofErr w:type="spellEnd"/>
      <w:r w:rsidRPr="000E57AC">
        <w:rPr>
          <w:rFonts w:ascii="Consolas" w:hAnsi="Consolas" w:cs="Courier New"/>
          <w:color w:val="000000"/>
          <w:sz w:val="20"/>
          <w:szCs w:val="20"/>
          <w:bdr w:val="none" w:sz="0" w:space="0" w:color="auto" w:frame="1"/>
        </w:rPr>
        <w:t>{</w:t>
      </w:r>
      <w:proofErr w:type="gramEnd"/>
    </w:p>
    <w:p w14:paraId="29D1C330"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        </w:t>
      </w:r>
      <w:proofErr w:type="spellStart"/>
      <w:r w:rsidRPr="000E57AC">
        <w:rPr>
          <w:rFonts w:ascii="Consolas" w:hAnsi="Consolas" w:cs="Courier New"/>
          <w:color w:val="FF1493"/>
          <w:sz w:val="20"/>
          <w:szCs w:val="20"/>
          <w:bdr w:val="none" w:sz="0" w:space="0" w:color="auto" w:frame="1"/>
        </w:rPr>
        <w:t>echo</w:t>
      </w:r>
      <w:proofErr w:type="spellEnd"/>
      <w:r w:rsidRPr="000E57AC">
        <w:rPr>
          <w:rFonts w:ascii="Consolas" w:hAnsi="Consolas"/>
          <w:color w:val="000000"/>
          <w:sz w:val="20"/>
          <w:szCs w:val="20"/>
        </w:rPr>
        <w:t xml:space="preserve"> </w:t>
      </w:r>
      <w:r w:rsidRPr="000E57AC">
        <w:rPr>
          <w:rFonts w:ascii="Consolas" w:hAnsi="Consolas" w:cs="Courier New"/>
          <w:color w:val="000000"/>
          <w:sz w:val="20"/>
          <w:szCs w:val="20"/>
          <w:bdr w:val="none" w:sz="0" w:space="0" w:color="auto" w:frame="1"/>
        </w:rPr>
        <w:t xml:space="preserve">"Ошибка: </w:t>
      </w:r>
      <w:proofErr w:type="gramStart"/>
      <w:r w:rsidRPr="000E57AC">
        <w:rPr>
          <w:rFonts w:ascii="Consolas" w:hAnsi="Consolas" w:cs="Courier New"/>
          <w:color w:val="000000"/>
          <w:sz w:val="20"/>
          <w:szCs w:val="20"/>
          <w:bdr w:val="none" w:sz="0" w:space="0" w:color="auto" w:frame="1"/>
        </w:rPr>
        <w:t>"</w:t>
      </w:r>
      <w:r w:rsidRPr="000E57AC">
        <w:rPr>
          <w:rFonts w:ascii="Consolas" w:hAnsi="Consolas"/>
          <w:color w:val="000000"/>
          <w:sz w:val="20"/>
          <w:szCs w:val="20"/>
        </w:rPr>
        <w:t xml:space="preserve"> </w:t>
      </w:r>
      <w:r w:rsidRPr="000E57AC">
        <w:rPr>
          <w:rFonts w:ascii="Consolas" w:hAnsi="Consolas" w:cs="Courier New"/>
          <w:color w:val="000000"/>
          <w:sz w:val="20"/>
          <w:szCs w:val="20"/>
          <w:bdr w:val="none" w:sz="0" w:space="0" w:color="auto" w:frame="1"/>
        </w:rPr>
        <w:t>.</w:t>
      </w:r>
      <w:proofErr w:type="gramEnd"/>
      <w:r w:rsidRPr="000E57AC">
        <w:rPr>
          <w:rFonts w:ascii="Consolas" w:hAnsi="Consolas" w:cs="Courier New"/>
          <w:color w:val="000000"/>
          <w:sz w:val="20"/>
          <w:szCs w:val="20"/>
          <w:bdr w:val="none" w:sz="0" w:space="0" w:color="auto" w:frame="1"/>
        </w:rPr>
        <w:t xml:space="preserve"> </w:t>
      </w:r>
      <w:r w:rsidRPr="000E57AC">
        <w:rPr>
          <w:rFonts w:ascii="Consolas" w:hAnsi="Consolas" w:cs="Courier New"/>
          <w:color w:val="AA7700"/>
          <w:sz w:val="20"/>
          <w:szCs w:val="20"/>
          <w:bdr w:val="none" w:sz="0" w:space="0" w:color="auto" w:frame="1"/>
        </w:rPr>
        <w:t>$</w:t>
      </w:r>
      <w:proofErr w:type="spellStart"/>
      <w:r w:rsidRPr="000E57AC">
        <w:rPr>
          <w:rFonts w:ascii="Consolas" w:hAnsi="Consolas" w:cs="Courier New"/>
          <w:color w:val="AA7700"/>
          <w:sz w:val="20"/>
          <w:szCs w:val="20"/>
          <w:bdr w:val="none" w:sz="0" w:space="0" w:color="auto" w:frame="1"/>
        </w:rPr>
        <w:t>conn</w:t>
      </w:r>
      <w:proofErr w:type="spellEnd"/>
      <w:proofErr w:type="gramStart"/>
      <w:r w:rsidRPr="000E57AC">
        <w:rPr>
          <w:rFonts w:ascii="Consolas" w:hAnsi="Consolas" w:cs="Courier New"/>
          <w:color w:val="000000"/>
          <w:sz w:val="20"/>
          <w:szCs w:val="20"/>
          <w:bdr w:val="none" w:sz="0" w:space="0" w:color="auto" w:frame="1"/>
        </w:rPr>
        <w:t>-&gt;</w:t>
      </w:r>
      <w:proofErr w:type="spellStart"/>
      <w:r w:rsidRPr="000E57AC">
        <w:rPr>
          <w:rFonts w:ascii="Consolas" w:hAnsi="Consolas" w:cs="Courier New"/>
          <w:color w:val="000000"/>
          <w:sz w:val="20"/>
          <w:szCs w:val="20"/>
          <w:bdr w:val="none" w:sz="0" w:space="0" w:color="auto" w:frame="1"/>
        </w:rPr>
        <w:t>error</w:t>
      </w:r>
      <w:proofErr w:type="spellEnd"/>
      <w:proofErr w:type="gramEnd"/>
      <w:r w:rsidRPr="000E57AC">
        <w:rPr>
          <w:rFonts w:ascii="Consolas" w:hAnsi="Consolas" w:cs="Courier New"/>
          <w:color w:val="000000"/>
          <w:sz w:val="20"/>
          <w:szCs w:val="20"/>
          <w:bdr w:val="none" w:sz="0" w:space="0" w:color="auto" w:frame="1"/>
        </w:rPr>
        <w:t>;</w:t>
      </w:r>
    </w:p>
    <w:p w14:paraId="6F39D28A"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    }</w:t>
      </w:r>
    </w:p>
    <w:p w14:paraId="184EEAA0"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    </w:t>
      </w:r>
      <w:r w:rsidRPr="000E57AC">
        <w:rPr>
          <w:rFonts w:ascii="Consolas" w:hAnsi="Consolas" w:cs="Courier New"/>
          <w:color w:val="AA7700"/>
          <w:sz w:val="20"/>
          <w:szCs w:val="20"/>
          <w:bdr w:val="none" w:sz="0" w:space="0" w:color="auto" w:frame="1"/>
        </w:rPr>
        <w:t>$</w:t>
      </w:r>
      <w:proofErr w:type="spellStart"/>
      <w:r w:rsidRPr="000E57AC">
        <w:rPr>
          <w:rFonts w:ascii="Consolas" w:hAnsi="Consolas" w:cs="Courier New"/>
          <w:color w:val="AA7700"/>
          <w:sz w:val="20"/>
          <w:szCs w:val="20"/>
          <w:bdr w:val="none" w:sz="0" w:space="0" w:color="auto" w:frame="1"/>
        </w:rPr>
        <w:t>conn</w:t>
      </w:r>
      <w:proofErr w:type="spellEnd"/>
      <w:proofErr w:type="gramStart"/>
      <w:r w:rsidRPr="000E57AC">
        <w:rPr>
          <w:rFonts w:ascii="Consolas" w:hAnsi="Consolas" w:cs="Courier New"/>
          <w:color w:val="000000"/>
          <w:sz w:val="20"/>
          <w:szCs w:val="20"/>
          <w:bdr w:val="none" w:sz="0" w:space="0" w:color="auto" w:frame="1"/>
        </w:rPr>
        <w:t>-&gt;</w:t>
      </w:r>
      <w:proofErr w:type="spellStart"/>
      <w:r w:rsidRPr="000E57AC">
        <w:rPr>
          <w:rFonts w:ascii="Consolas" w:hAnsi="Consolas" w:cs="Courier New"/>
          <w:color w:val="000000"/>
          <w:sz w:val="20"/>
          <w:szCs w:val="20"/>
          <w:bdr w:val="none" w:sz="0" w:space="0" w:color="auto" w:frame="1"/>
        </w:rPr>
        <w:t>close</w:t>
      </w:r>
      <w:proofErr w:type="spellEnd"/>
      <w:proofErr w:type="gramEnd"/>
      <w:r w:rsidRPr="000E57AC">
        <w:rPr>
          <w:rFonts w:ascii="Consolas" w:hAnsi="Consolas" w:cs="Courier New"/>
          <w:color w:val="000000"/>
          <w:sz w:val="20"/>
          <w:szCs w:val="20"/>
          <w:bdr w:val="none" w:sz="0" w:space="0" w:color="auto" w:frame="1"/>
        </w:rPr>
        <w:t>();</w:t>
      </w:r>
    </w:p>
    <w:p w14:paraId="268BC495"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w:t>
      </w:r>
    </w:p>
    <w:p w14:paraId="5B015468" w14:textId="77777777" w:rsidR="00A36692" w:rsidRPr="000E57AC" w:rsidRDefault="00A36692" w:rsidP="00A36692">
      <w:pPr>
        <w:pStyle w:val="a5"/>
        <w:numPr>
          <w:ilvl w:val="0"/>
          <w:numId w:val="9"/>
        </w:numPr>
        <w:spacing w:line="360" w:lineRule="auto"/>
        <w:jc w:val="both"/>
        <w:textAlignment w:val="baseline"/>
        <w:rPr>
          <w:rFonts w:ascii="Consolas" w:hAnsi="Consolas"/>
          <w:color w:val="000000"/>
          <w:sz w:val="20"/>
          <w:szCs w:val="20"/>
        </w:rPr>
      </w:pPr>
      <w:r w:rsidRPr="000E57AC">
        <w:rPr>
          <w:rFonts w:ascii="Consolas" w:hAnsi="Consolas" w:cs="Courier New"/>
          <w:color w:val="000000"/>
          <w:sz w:val="20"/>
          <w:szCs w:val="20"/>
          <w:bdr w:val="none" w:sz="0" w:space="0" w:color="auto" w:frame="1"/>
        </w:rPr>
        <w:t>?&gt;</w:t>
      </w:r>
    </w:p>
    <w:p w14:paraId="321C27FD" w14:textId="77777777" w:rsidR="00D72EBA"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149. Что такое постоянное соединение, опишите проблемы данного подхода и его решение в модуле </w:t>
      </w:r>
      <w:proofErr w:type="spellStart"/>
      <w:r w:rsidRPr="00C115D8">
        <w:rPr>
          <w:rFonts w:ascii="Times New Roman" w:hAnsi="Times New Roman" w:cs="Times New Roman"/>
          <w:sz w:val="24"/>
          <w:szCs w:val="24"/>
        </w:rPr>
        <w:t>mysqli</w:t>
      </w:r>
      <w:proofErr w:type="spellEnd"/>
      <w:r w:rsidRPr="00C115D8">
        <w:rPr>
          <w:rFonts w:ascii="Times New Roman" w:hAnsi="Times New Roman" w:cs="Times New Roman"/>
          <w:sz w:val="24"/>
          <w:szCs w:val="24"/>
        </w:rPr>
        <w:t xml:space="preserve">. </w:t>
      </w:r>
    </w:p>
    <w:p w14:paraId="68A2B2DB" w14:textId="77777777" w:rsidR="00D72EBA" w:rsidRPr="000E57AC" w:rsidRDefault="00D72EBA" w:rsidP="00D72EBA">
      <w:pPr>
        <w:spacing w:line="360" w:lineRule="auto"/>
        <w:ind w:left="360"/>
        <w:jc w:val="both"/>
        <w:rPr>
          <w:sz w:val="28"/>
          <w:szCs w:val="28"/>
        </w:rPr>
      </w:pPr>
      <w:r w:rsidRPr="000E57AC">
        <w:rPr>
          <w:sz w:val="28"/>
          <w:szCs w:val="28"/>
        </w:rPr>
        <w:t xml:space="preserve">Идея постоянных подключений состоит в том, чтобы соединение между клиентским процессом и базой данных можно было использовать повторно, особенно когда требуется создавать и закрывать соединения множество раз. Это бы позволило снизить накладные расходы на создание новых подключений каждый раз, когда они требуются, за счёт использования существующих </w:t>
      </w:r>
      <w:proofErr w:type="spellStart"/>
      <w:r w:rsidRPr="000E57AC">
        <w:rPr>
          <w:sz w:val="28"/>
          <w:szCs w:val="28"/>
        </w:rPr>
        <w:t>кешированных</w:t>
      </w:r>
      <w:proofErr w:type="spellEnd"/>
      <w:r w:rsidRPr="000E57AC">
        <w:rPr>
          <w:sz w:val="28"/>
          <w:szCs w:val="28"/>
        </w:rPr>
        <w:t xml:space="preserve"> подключений, свободных для повторного использования.</w:t>
      </w:r>
      <w:r>
        <w:rPr>
          <w:sz w:val="28"/>
          <w:szCs w:val="28"/>
        </w:rPr>
        <w:t xml:space="preserve"> </w:t>
      </w:r>
      <w:r w:rsidRPr="000E57AC">
        <w:rPr>
          <w:sz w:val="28"/>
          <w:szCs w:val="28"/>
        </w:rPr>
        <w:t xml:space="preserve">При использовании постоянных соединений можно столкнуться с проблемой, которая заключается в том, что клиенты могут оставлять такие подключения в непредсказуемом состоянии. Например, клиент ставит блокировку на таблицу, а </w:t>
      </w:r>
      <w:r w:rsidRPr="000E57AC">
        <w:rPr>
          <w:sz w:val="28"/>
          <w:szCs w:val="28"/>
        </w:rPr>
        <w:lastRenderedPageBreak/>
        <w:t xml:space="preserve">затем </w:t>
      </w:r>
      <w:proofErr w:type="spellStart"/>
      <w:r w:rsidRPr="000E57AC">
        <w:rPr>
          <w:sz w:val="28"/>
          <w:szCs w:val="28"/>
        </w:rPr>
        <w:t>аварийно</w:t>
      </w:r>
      <w:proofErr w:type="spellEnd"/>
      <w:r w:rsidRPr="000E57AC">
        <w:rPr>
          <w:sz w:val="28"/>
          <w:szCs w:val="28"/>
        </w:rPr>
        <w:t xml:space="preserve"> завершает работу. То есть блокировка снята не будет. Новый клиентский процесс, использующий это подключение повторно, получит его как есть, и вынужден будет провести какую-то очистку подключения, прежде чем начать его использовать. Соответственно, в задачи программиста входит ещё и проверка подобных ситуаций и внедрение кода, осуществляющего такую очистку.</w:t>
      </w:r>
      <w:r>
        <w:rPr>
          <w:sz w:val="28"/>
          <w:szCs w:val="28"/>
        </w:rPr>
        <w:t xml:space="preserve"> </w:t>
      </w:r>
      <w:r w:rsidRPr="000E57AC">
        <w:rPr>
          <w:sz w:val="28"/>
          <w:szCs w:val="28"/>
        </w:rPr>
        <w:t xml:space="preserve">Тем не менее, в </w:t>
      </w:r>
      <w:proofErr w:type="spellStart"/>
      <w:r w:rsidRPr="000E57AC">
        <w:rPr>
          <w:sz w:val="28"/>
          <w:szCs w:val="28"/>
        </w:rPr>
        <w:t>mysqli</w:t>
      </w:r>
      <w:proofErr w:type="spellEnd"/>
      <w:r w:rsidRPr="000E57AC">
        <w:rPr>
          <w:sz w:val="28"/>
          <w:szCs w:val="28"/>
        </w:rPr>
        <w:t xml:space="preserve"> эта проблема решена. В модуле есть встроенный функционал, осуществляющий очистку соединений и переводящий их в состояние пригодное для использования. Код очистки, реализованный в </w:t>
      </w:r>
      <w:proofErr w:type="spellStart"/>
      <w:r w:rsidRPr="000E57AC">
        <w:rPr>
          <w:sz w:val="28"/>
          <w:szCs w:val="28"/>
        </w:rPr>
        <w:t>mysqli</w:t>
      </w:r>
      <w:proofErr w:type="spellEnd"/>
      <w:r w:rsidRPr="000E57AC">
        <w:rPr>
          <w:sz w:val="28"/>
          <w:szCs w:val="28"/>
        </w:rPr>
        <w:t xml:space="preserve"> включает следующие операции:</w:t>
      </w:r>
    </w:p>
    <w:p w14:paraId="44B47B03" w14:textId="77777777" w:rsidR="00D72EBA" w:rsidRPr="000E57AC" w:rsidRDefault="00D72EBA" w:rsidP="00D72EBA">
      <w:pPr>
        <w:spacing w:line="360" w:lineRule="auto"/>
        <w:ind w:left="360"/>
        <w:jc w:val="both"/>
        <w:rPr>
          <w:sz w:val="28"/>
          <w:szCs w:val="28"/>
        </w:rPr>
      </w:pPr>
      <w:r w:rsidRPr="000E57AC">
        <w:rPr>
          <w:sz w:val="28"/>
          <w:szCs w:val="28"/>
        </w:rPr>
        <w:t>Откат активных транзакций</w:t>
      </w:r>
    </w:p>
    <w:p w14:paraId="5ADFFACE" w14:textId="77777777" w:rsidR="00D72EBA" w:rsidRPr="000E57AC" w:rsidRDefault="00D72EBA" w:rsidP="00D72EBA">
      <w:pPr>
        <w:spacing w:line="360" w:lineRule="auto"/>
        <w:ind w:left="360"/>
        <w:jc w:val="both"/>
        <w:rPr>
          <w:sz w:val="28"/>
          <w:szCs w:val="28"/>
        </w:rPr>
      </w:pPr>
      <w:r w:rsidRPr="000E57AC">
        <w:rPr>
          <w:sz w:val="28"/>
          <w:szCs w:val="28"/>
        </w:rPr>
        <w:t>Закрытие и удаление временных таблиц</w:t>
      </w:r>
    </w:p>
    <w:p w14:paraId="5DA58D12" w14:textId="77777777" w:rsidR="00D72EBA" w:rsidRPr="000E57AC" w:rsidRDefault="00D72EBA" w:rsidP="00D72EBA">
      <w:pPr>
        <w:spacing w:line="360" w:lineRule="auto"/>
        <w:ind w:left="360"/>
        <w:jc w:val="both"/>
        <w:rPr>
          <w:sz w:val="28"/>
          <w:szCs w:val="28"/>
        </w:rPr>
      </w:pPr>
      <w:r w:rsidRPr="000E57AC">
        <w:rPr>
          <w:sz w:val="28"/>
          <w:szCs w:val="28"/>
        </w:rPr>
        <w:t>Снятие блокировки с таблиц</w:t>
      </w:r>
    </w:p>
    <w:p w14:paraId="3321DC62" w14:textId="77777777" w:rsidR="00D72EBA" w:rsidRPr="000E57AC" w:rsidRDefault="00D72EBA" w:rsidP="00D72EBA">
      <w:pPr>
        <w:spacing w:line="360" w:lineRule="auto"/>
        <w:ind w:left="360"/>
        <w:jc w:val="both"/>
        <w:rPr>
          <w:sz w:val="28"/>
          <w:szCs w:val="28"/>
        </w:rPr>
      </w:pPr>
      <w:r w:rsidRPr="000E57AC">
        <w:rPr>
          <w:sz w:val="28"/>
          <w:szCs w:val="28"/>
        </w:rPr>
        <w:t>Сброс переменных сессии</w:t>
      </w:r>
    </w:p>
    <w:p w14:paraId="35106435" w14:textId="77777777" w:rsidR="00D72EBA" w:rsidRPr="000E57AC" w:rsidRDefault="00D72EBA" w:rsidP="00D72EBA">
      <w:pPr>
        <w:spacing w:line="360" w:lineRule="auto"/>
        <w:ind w:left="360"/>
        <w:jc w:val="both"/>
        <w:rPr>
          <w:sz w:val="28"/>
          <w:szCs w:val="28"/>
        </w:rPr>
      </w:pPr>
      <w:r w:rsidRPr="000E57AC">
        <w:rPr>
          <w:sz w:val="28"/>
          <w:szCs w:val="28"/>
        </w:rPr>
        <w:t>Закрытие подготовленных запросов (всегда происходит в PHP)</w:t>
      </w:r>
    </w:p>
    <w:p w14:paraId="50E11F78" w14:textId="77777777" w:rsidR="00D72EBA" w:rsidRDefault="00D72EBA" w:rsidP="00D72EBA">
      <w:pPr>
        <w:spacing w:line="360" w:lineRule="auto"/>
        <w:ind w:left="360"/>
        <w:jc w:val="both"/>
        <w:rPr>
          <w:sz w:val="28"/>
          <w:szCs w:val="28"/>
        </w:rPr>
      </w:pPr>
      <w:r w:rsidRPr="000E57AC">
        <w:rPr>
          <w:sz w:val="28"/>
          <w:szCs w:val="28"/>
        </w:rPr>
        <w:t>Закрытие обработчиков</w:t>
      </w:r>
    </w:p>
    <w:p w14:paraId="67810CBE" w14:textId="77777777" w:rsidR="00D72EBA" w:rsidRDefault="00D72EBA" w:rsidP="00D72EBA">
      <w:pPr>
        <w:spacing w:line="360" w:lineRule="auto"/>
        <w:ind w:left="360"/>
        <w:jc w:val="both"/>
        <w:rPr>
          <w:sz w:val="28"/>
          <w:szCs w:val="28"/>
        </w:rPr>
      </w:pPr>
      <w:r w:rsidRPr="000E57AC">
        <w:rPr>
          <w:sz w:val="28"/>
          <w:szCs w:val="28"/>
        </w:rPr>
        <w:t>Снятие блокировок, установленных функцией GET_</w:t>
      </w:r>
      <w:proofErr w:type="gramStart"/>
      <w:r w:rsidRPr="000E57AC">
        <w:rPr>
          <w:sz w:val="28"/>
          <w:szCs w:val="28"/>
        </w:rPr>
        <w:t>LOCK(</w:t>
      </w:r>
      <w:proofErr w:type="gramEnd"/>
      <w:r w:rsidRPr="000E57AC">
        <w:rPr>
          <w:sz w:val="28"/>
          <w:szCs w:val="28"/>
        </w:rPr>
        <w:t>)</w:t>
      </w:r>
    </w:p>
    <w:p w14:paraId="5CD2C02B" w14:textId="77777777" w:rsidR="00D72EBA" w:rsidRDefault="00D72EBA" w:rsidP="00D72EBA">
      <w:pPr>
        <w:spacing w:line="360" w:lineRule="auto"/>
        <w:ind w:left="360"/>
        <w:jc w:val="both"/>
        <w:rPr>
          <w:sz w:val="28"/>
          <w:szCs w:val="28"/>
        </w:rPr>
      </w:pPr>
      <w:r w:rsidRPr="000E57AC">
        <w:rPr>
          <w:sz w:val="28"/>
          <w:szCs w:val="28"/>
        </w:rPr>
        <w:t>Это позволяет быть уверенным в том, что возвращённые из пула соединения готовы к использованию в клиентских процессах.</w:t>
      </w:r>
      <w:r>
        <w:rPr>
          <w:sz w:val="28"/>
          <w:szCs w:val="28"/>
        </w:rPr>
        <w:t xml:space="preserve"> </w:t>
      </w:r>
      <w:r w:rsidRPr="000E57AC">
        <w:rPr>
          <w:sz w:val="28"/>
          <w:szCs w:val="28"/>
        </w:rPr>
        <w:t xml:space="preserve">Модуль </w:t>
      </w:r>
      <w:proofErr w:type="spellStart"/>
      <w:r w:rsidRPr="000E57AC">
        <w:rPr>
          <w:sz w:val="28"/>
          <w:szCs w:val="28"/>
        </w:rPr>
        <w:t>mysqli</w:t>
      </w:r>
      <w:proofErr w:type="spellEnd"/>
      <w:r w:rsidRPr="000E57AC">
        <w:rPr>
          <w:sz w:val="28"/>
          <w:szCs w:val="28"/>
        </w:rPr>
        <w:t xml:space="preserve"> делает очистку соединений автоматически путём вызова C-API функции </w:t>
      </w:r>
      <w:proofErr w:type="spellStart"/>
      <w:r w:rsidRPr="000E57AC">
        <w:rPr>
          <w:sz w:val="28"/>
          <w:szCs w:val="28"/>
        </w:rPr>
        <w:t>mysql_change_</w:t>
      </w:r>
      <w:proofErr w:type="gramStart"/>
      <w:r w:rsidRPr="000E57AC">
        <w:rPr>
          <w:sz w:val="28"/>
          <w:szCs w:val="28"/>
        </w:rPr>
        <w:t>user</w:t>
      </w:r>
      <w:proofErr w:type="spellEnd"/>
      <w:r w:rsidRPr="000E57AC">
        <w:rPr>
          <w:sz w:val="28"/>
          <w:szCs w:val="28"/>
        </w:rPr>
        <w:t>(</w:t>
      </w:r>
      <w:proofErr w:type="gramEnd"/>
      <w:r w:rsidRPr="000E57AC">
        <w:rPr>
          <w:sz w:val="28"/>
          <w:szCs w:val="28"/>
        </w:rPr>
        <w:t>).</w:t>
      </w:r>
    </w:p>
    <w:p w14:paraId="0BC58E24" w14:textId="77777777" w:rsidR="00D72EBA"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150. Опишите основные особенности БД </w:t>
      </w:r>
      <w:proofErr w:type="spellStart"/>
      <w:r w:rsidRPr="00C115D8">
        <w:rPr>
          <w:rFonts w:ascii="Times New Roman" w:hAnsi="Times New Roman" w:cs="Times New Roman"/>
          <w:sz w:val="24"/>
          <w:szCs w:val="24"/>
        </w:rPr>
        <w:t>MongoDB</w:t>
      </w:r>
      <w:proofErr w:type="spellEnd"/>
      <w:r w:rsidRPr="00C115D8">
        <w:rPr>
          <w:rFonts w:ascii="Times New Roman" w:hAnsi="Times New Roman" w:cs="Times New Roman"/>
          <w:sz w:val="24"/>
          <w:szCs w:val="24"/>
        </w:rPr>
        <w:t xml:space="preserve">. </w:t>
      </w:r>
    </w:p>
    <w:p w14:paraId="0EF98BF9" w14:textId="77777777" w:rsidR="00D72EBA" w:rsidRPr="000E57AC" w:rsidRDefault="00D72EBA" w:rsidP="00D72EBA">
      <w:pPr>
        <w:spacing w:line="360" w:lineRule="auto"/>
        <w:jc w:val="both"/>
        <w:rPr>
          <w:sz w:val="28"/>
          <w:szCs w:val="28"/>
        </w:rPr>
      </w:pPr>
      <w:r w:rsidRPr="000E57AC">
        <w:rPr>
          <w:sz w:val="28"/>
          <w:szCs w:val="28"/>
        </w:rPr>
        <w:t xml:space="preserve">Главные особенности </w:t>
      </w:r>
      <w:proofErr w:type="spellStart"/>
      <w:r w:rsidRPr="000E57AC">
        <w:rPr>
          <w:sz w:val="28"/>
          <w:szCs w:val="28"/>
        </w:rPr>
        <w:t>MongoDB</w:t>
      </w:r>
      <w:proofErr w:type="spellEnd"/>
      <w:r w:rsidRPr="000E57AC">
        <w:rPr>
          <w:sz w:val="28"/>
          <w:szCs w:val="28"/>
        </w:rPr>
        <w:t>:</w:t>
      </w:r>
    </w:p>
    <w:p w14:paraId="167B97D7" w14:textId="77777777" w:rsidR="00D72EBA" w:rsidRPr="000E57AC" w:rsidRDefault="00D72EBA" w:rsidP="00D72EBA">
      <w:pPr>
        <w:spacing w:line="360" w:lineRule="auto"/>
        <w:jc w:val="both"/>
        <w:rPr>
          <w:sz w:val="28"/>
          <w:szCs w:val="28"/>
        </w:rPr>
      </w:pPr>
      <w:r w:rsidRPr="000E57AC">
        <w:rPr>
          <w:sz w:val="28"/>
          <w:szCs w:val="28"/>
        </w:rPr>
        <w:t xml:space="preserve">Это кроссплатформенная </w:t>
      </w:r>
      <w:proofErr w:type="spellStart"/>
      <w:r w:rsidRPr="000E57AC">
        <w:rPr>
          <w:sz w:val="28"/>
          <w:szCs w:val="28"/>
        </w:rPr>
        <w:t>документоориентированная</w:t>
      </w:r>
      <w:proofErr w:type="spellEnd"/>
      <w:r w:rsidRPr="000E57AC">
        <w:rPr>
          <w:sz w:val="28"/>
          <w:szCs w:val="28"/>
        </w:rPr>
        <w:t xml:space="preserve"> база данных </w:t>
      </w:r>
      <w:proofErr w:type="spellStart"/>
      <w:r w:rsidRPr="000E57AC">
        <w:rPr>
          <w:sz w:val="28"/>
          <w:szCs w:val="28"/>
        </w:rPr>
        <w:t>NoSQL</w:t>
      </w:r>
      <w:proofErr w:type="spellEnd"/>
      <w:r w:rsidRPr="000E57AC">
        <w:rPr>
          <w:sz w:val="28"/>
          <w:szCs w:val="28"/>
        </w:rPr>
        <w:t xml:space="preserve"> с открытым исходным кодом.</w:t>
      </w:r>
    </w:p>
    <w:p w14:paraId="1E7CD86B" w14:textId="77777777" w:rsidR="00D72EBA" w:rsidRPr="000E57AC" w:rsidRDefault="00D72EBA" w:rsidP="00D72EBA">
      <w:pPr>
        <w:spacing w:line="360" w:lineRule="auto"/>
        <w:jc w:val="both"/>
        <w:rPr>
          <w:sz w:val="28"/>
          <w:szCs w:val="28"/>
        </w:rPr>
      </w:pPr>
      <w:r w:rsidRPr="000E57AC">
        <w:rPr>
          <w:sz w:val="28"/>
          <w:szCs w:val="28"/>
        </w:rPr>
        <w:t>Она не требует описания схемы таблиц, как в реляционных БД. Данные хранятся в виде коллекций и документов.</w:t>
      </w:r>
    </w:p>
    <w:p w14:paraId="36873506" w14:textId="77777777" w:rsidR="00D72EBA" w:rsidRPr="000E57AC" w:rsidRDefault="00D72EBA" w:rsidP="00D72EBA">
      <w:pPr>
        <w:spacing w:line="360" w:lineRule="auto"/>
        <w:jc w:val="both"/>
        <w:rPr>
          <w:sz w:val="28"/>
          <w:szCs w:val="28"/>
        </w:rPr>
      </w:pPr>
      <w:r w:rsidRPr="000E57AC">
        <w:rPr>
          <w:sz w:val="28"/>
          <w:szCs w:val="28"/>
        </w:rPr>
        <w:lastRenderedPageBreak/>
        <w:t>Между коллекциями нет сложных соединений типа JOIN, как между таблицами реляционных БД. Обычно соединение производится при сохранении данных путем объединения документов.</w:t>
      </w:r>
    </w:p>
    <w:p w14:paraId="7C09EAD6" w14:textId="77777777" w:rsidR="00D72EBA" w:rsidRPr="000E57AC" w:rsidRDefault="00D72EBA" w:rsidP="00D72EBA">
      <w:pPr>
        <w:spacing w:line="360" w:lineRule="auto"/>
        <w:jc w:val="both"/>
        <w:rPr>
          <w:sz w:val="28"/>
          <w:szCs w:val="28"/>
        </w:rPr>
      </w:pPr>
      <w:r w:rsidRPr="000E57AC">
        <w:rPr>
          <w:sz w:val="28"/>
          <w:szCs w:val="28"/>
        </w:rPr>
        <w:t>Данные хранятся в формате BSON (бинарные JSON-подобные документы).</w:t>
      </w:r>
    </w:p>
    <w:p w14:paraId="238314C5" w14:textId="77777777" w:rsidR="00D72EBA" w:rsidRPr="000E57AC" w:rsidRDefault="00D72EBA" w:rsidP="00D72EBA">
      <w:pPr>
        <w:spacing w:line="360" w:lineRule="auto"/>
        <w:jc w:val="both"/>
        <w:rPr>
          <w:sz w:val="28"/>
          <w:szCs w:val="28"/>
        </w:rPr>
      </w:pPr>
      <w:r w:rsidRPr="000E57AC">
        <w:rPr>
          <w:sz w:val="28"/>
          <w:szCs w:val="28"/>
        </w:rPr>
        <w:t>У коллекций не обязательно должна быть схожая структура. У одного документа может быть один набор полей, в то время как у другого документа — совершенно другой (как тип, так и количество полей).</w:t>
      </w:r>
    </w:p>
    <w:p w14:paraId="29F2525D" w14:textId="76C09B4F" w:rsidR="00D72EBA" w:rsidRDefault="00D72EBA" w:rsidP="00D72EBA">
      <w:pPr>
        <w:spacing w:line="360" w:lineRule="auto"/>
        <w:rPr>
          <w:rFonts w:ascii="Times New Roman" w:hAnsi="Times New Roman" w:cs="Times New Roman"/>
          <w:sz w:val="24"/>
          <w:szCs w:val="24"/>
        </w:rPr>
      </w:pPr>
      <w:r w:rsidRPr="000E57AC">
        <w:rPr>
          <w:sz w:val="28"/>
          <w:szCs w:val="28"/>
        </w:rPr>
        <w:t xml:space="preserve">В одном документе могут быть поля разных типов данных, данные не нужно приводить к одному типу. Основное преимущество </w:t>
      </w:r>
      <w:proofErr w:type="spellStart"/>
      <w:r w:rsidRPr="000E57AC">
        <w:rPr>
          <w:sz w:val="28"/>
          <w:szCs w:val="28"/>
        </w:rPr>
        <w:t>MongoDB</w:t>
      </w:r>
      <w:proofErr w:type="spellEnd"/>
      <w:r w:rsidRPr="000E57AC">
        <w:rPr>
          <w:sz w:val="28"/>
          <w:szCs w:val="28"/>
        </w:rPr>
        <w:t xml:space="preserve"> заключается в том, что она может хранить любые данные, но эти данные должны быть в формате JSON</w:t>
      </w:r>
    </w:p>
    <w:p w14:paraId="4D04B1EB" w14:textId="77777777" w:rsidR="00D72EBA"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151. Опишите процесс добавления новой записи в СУБД </w:t>
      </w:r>
      <w:proofErr w:type="spellStart"/>
      <w:r w:rsidRPr="00C115D8">
        <w:rPr>
          <w:rFonts w:ascii="Times New Roman" w:hAnsi="Times New Roman" w:cs="Times New Roman"/>
          <w:sz w:val="24"/>
          <w:szCs w:val="24"/>
        </w:rPr>
        <w:t>MongoDB</w:t>
      </w:r>
      <w:proofErr w:type="spellEnd"/>
      <w:r w:rsidRPr="00C115D8">
        <w:rPr>
          <w:rFonts w:ascii="Times New Roman" w:hAnsi="Times New Roman" w:cs="Times New Roman"/>
          <w:sz w:val="24"/>
          <w:szCs w:val="24"/>
        </w:rPr>
        <w:t xml:space="preserve"> с помощью соответствующего драйвера. </w:t>
      </w:r>
    </w:p>
    <w:p w14:paraId="3D33435F" w14:textId="77777777" w:rsidR="00D72EBA" w:rsidRPr="00527ACF" w:rsidRDefault="00D72EBA" w:rsidP="00D72EBA">
      <w:pPr>
        <w:spacing w:line="360" w:lineRule="auto"/>
        <w:jc w:val="both"/>
        <w:rPr>
          <w:sz w:val="28"/>
          <w:szCs w:val="28"/>
        </w:rPr>
      </w:pPr>
      <w:r w:rsidRPr="00527ACF">
        <w:rPr>
          <w:sz w:val="28"/>
          <w:szCs w:val="28"/>
        </w:rPr>
        <w:t>Для добавления в коллекцию могут использоваться три ее метода:</w:t>
      </w:r>
    </w:p>
    <w:p w14:paraId="72AC6AA7" w14:textId="77777777" w:rsidR="00D72EBA" w:rsidRPr="00527ACF" w:rsidRDefault="00D72EBA" w:rsidP="00D72EBA">
      <w:pPr>
        <w:spacing w:line="360" w:lineRule="auto"/>
        <w:jc w:val="both"/>
        <w:rPr>
          <w:sz w:val="28"/>
          <w:szCs w:val="28"/>
        </w:rPr>
      </w:pPr>
      <w:proofErr w:type="spellStart"/>
      <w:proofErr w:type="gramStart"/>
      <w:r w:rsidRPr="00527ACF">
        <w:rPr>
          <w:sz w:val="28"/>
          <w:szCs w:val="28"/>
        </w:rPr>
        <w:t>insertOne</w:t>
      </w:r>
      <w:proofErr w:type="spellEnd"/>
      <w:r w:rsidRPr="00527ACF">
        <w:rPr>
          <w:sz w:val="28"/>
          <w:szCs w:val="28"/>
        </w:rPr>
        <w:t>(</w:t>
      </w:r>
      <w:proofErr w:type="gramEnd"/>
      <w:r w:rsidRPr="00527ACF">
        <w:rPr>
          <w:sz w:val="28"/>
          <w:szCs w:val="28"/>
        </w:rPr>
        <w:t>): добавляет один документ</w:t>
      </w:r>
    </w:p>
    <w:p w14:paraId="5B846C06" w14:textId="77777777" w:rsidR="00D72EBA" w:rsidRPr="00527ACF" w:rsidRDefault="00D72EBA" w:rsidP="00D72EBA">
      <w:pPr>
        <w:spacing w:line="360" w:lineRule="auto"/>
        <w:jc w:val="both"/>
        <w:rPr>
          <w:sz w:val="28"/>
          <w:szCs w:val="28"/>
        </w:rPr>
      </w:pPr>
      <w:proofErr w:type="spellStart"/>
      <w:proofErr w:type="gramStart"/>
      <w:r w:rsidRPr="00527ACF">
        <w:rPr>
          <w:sz w:val="28"/>
          <w:szCs w:val="28"/>
        </w:rPr>
        <w:t>insertMany</w:t>
      </w:r>
      <w:proofErr w:type="spellEnd"/>
      <w:r w:rsidRPr="00527ACF">
        <w:rPr>
          <w:sz w:val="28"/>
          <w:szCs w:val="28"/>
        </w:rPr>
        <w:t>(</w:t>
      </w:r>
      <w:proofErr w:type="gramEnd"/>
      <w:r w:rsidRPr="00527ACF">
        <w:rPr>
          <w:sz w:val="28"/>
          <w:szCs w:val="28"/>
        </w:rPr>
        <w:t>): добавляет несколько документов</w:t>
      </w:r>
    </w:p>
    <w:p w14:paraId="0230F6A1" w14:textId="77777777" w:rsidR="00D72EBA" w:rsidRDefault="00D72EBA" w:rsidP="00D72EBA">
      <w:pPr>
        <w:spacing w:line="360" w:lineRule="auto"/>
        <w:jc w:val="both"/>
        <w:rPr>
          <w:sz w:val="28"/>
          <w:szCs w:val="28"/>
        </w:rPr>
      </w:pPr>
      <w:proofErr w:type="spellStart"/>
      <w:proofErr w:type="gramStart"/>
      <w:r w:rsidRPr="00527ACF">
        <w:rPr>
          <w:sz w:val="28"/>
          <w:szCs w:val="28"/>
        </w:rPr>
        <w:t>insert</w:t>
      </w:r>
      <w:proofErr w:type="spellEnd"/>
      <w:r w:rsidRPr="00527ACF">
        <w:rPr>
          <w:sz w:val="28"/>
          <w:szCs w:val="28"/>
        </w:rPr>
        <w:t>(</w:t>
      </w:r>
      <w:proofErr w:type="gramEnd"/>
      <w:r w:rsidRPr="00527ACF">
        <w:rPr>
          <w:sz w:val="28"/>
          <w:szCs w:val="28"/>
        </w:rPr>
        <w:t>): может добавлять как один, так и несколько документов</w:t>
      </w:r>
    </w:p>
    <w:p w14:paraId="2B7226CD" w14:textId="77777777" w:rsidR="00D72EBA" w:rsidRPr="00590D11" w:rsidRDefault="00D72EBA" w:rsidP="00D72EBA">
      <w:pPr>
        <w:spacing w:line="360" w:lineRule="auto"/>
        <w:jc w:val="both"/>
        <w:rPr>
          <w:sz w:val="28"/>
          <w:szCs w:val="28"/>
          <w:lang w:val="en-US"/>
        </w:rPr>
      </w:pPr>
      <w:r>
        <w:rPr>
          <w:sz w:val="28"/>
          <w:szCs w:val="28"/>
        </w:rPr>
        <w:t>Пример</w:t>
      </w:r>
      <w:r w:rsidRPr="00590D11">
        <w:rPr>
          <w:sz w:val="28"/>
          <w:szCs w:val="28"/>
          <w:lang w:val="en-US"/>
        </w:rPr>
        <w:t xml:space="preserve"> </w:t>
      </w:r>
      <w:r>
        <w:rPr>
          <w:sz w:val="28"/>
          <w:szCs w:val="28"/>
        </w:rPr>
        <w:t>добавления</w:t>
      </w:r>
      <w:r w:rsidRPr="00590D11">
        <w:rPr>
          <w:sz w:val="28"/>
          <w:szCs w:val="28"/>
          <w:lang w:val="en-US"/>
        </w:rPr>
        <w:t>:</w:t>
      </w:r>
    </w:p>
    <w:p w14:paraId="1BD1D646" w14:textId="554755AC" w:rsidR="00D72EBA" w:rsidRPr="00D72EBA" w:rsidRDefault="00D72EBA" w:rsidP="00D72EBA">
      <w:pPr>
        <w:spacing w:line="360" w:lineRule="auto"/>
        <w:rPr>
          <w:rFonts w:ascii="Times New Roman" w:hAnsi="Times New Roman" w:cs="Times New Roman"/>
          <w:sz w:val="24"/>
          <w:szCs w:val="24"/>
          <w:lang w:val="en-US"/>
        </w:rPr>
      </w:pPr>
      <w:proofErr w:type="spellStart"/>
      <w:proofErr w:type="gramStart"/>
      <w:r w:rsidRPr="00527ACF">
        <w:rPr>
          <w:sz w:val="28"/>
          <w:szCs w:val="28"/>
          <w:lang w:val="en-US"/>
        </w:rPr>
        <w:t>db.users</w:t>
      </w:r>
      <w:proofErr w:type="gramEnd"/>
      <w:r w:rsidRPr="00527ACF">
        <w:rPr>
          <w:sz w:val="28"/>
          <w:szCs w:val="28"/>
          <w:lang w:val="en-US"/>
        </w:rPr>
        <w:t>.insertOne</w:t>
      </w:r>
      <w:proofErr w:type="spellEnd"/>
      <w:r w:rsidRPr="00527ACF">
        <w:rPr>
          <w:sz w:val="28"/>
          <w:szCs w:val="28"/>
          <w:lang w:val="en-US"/>
        </w:rPr>
        <w:t>({"name": "Tom", "age": 28, languages: ["</w:t>
      </w:r>
      <w:proofErr w:type="spellStart"/>
      <w:r w:rsidRPr="00527ACF">
        <w:rPr>
          <w:sz w:val="28"/>
          <w:szCs w:val="28"/>
          <w:lang w:val="en-US"/>
        </w:rPr>
        <w:t>english</w:t>
      </w:r>
      <w:proofErr w:type="spellEnd"/>
      <w:r w:rsidRPr="00527ACF">
        <w:rPr>
          <w:sz w:val="28"/>
          <w:szCs w:val="28"/>
          <w:lang w:val="en-US"/>
        </w:rPr>
        <w:t>", "</w:t>
      </w:r>
      <w:proofErr w:type="spellStart"/>
      <w:r w:rsidRPr="00527ACF">
        <w:rPr>
          <w:sz w:val="28"/>
          <w:szCs w:val="28"/>
          <w:lang w:val="en-US"/>
        </w:rPr>
        <w:t>spanish</w:t>
      </w:r>
      <w:proofErr w:type="spellEnd"/>
      <w:r w:rsidRPr="00527ACF">
        <w:rPr>
          <w:sz w:val="28"/>
          <w:szCs w:val="28"/>
          <w:lang w:val="en-US"/>
        </w:rPr>
        <w:t>"]})</w:t>
      </w:r>
      <w:r>
        <w:rPr>
          <w:sz w:val="28"/>
          <w:szCs w:val="28"/>
          <w:lang w:val="en-US"/>
        </w:rPr>
        <w:t>;</w:t>
      </w:r>
    </w:p>
    <w:p w14:paraId="410DF782" w14:textId="77777777" w:rsidR="00D72EBA" w:rsidRDefault="005D6D4C" w:rsidP="00F74869">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152. Опишите процесс получения и обработки записей с помощью драйвера </w:t>
      </w:r>
      <w:proofErr w:type="spellStart"/>
      <w:r w:rsidRPr="00C115D8">
        <w:rPr>
          <w:rFonts w:ascii="Times New Roman" w:hAnsi="Times New Roman" w:cs="Times New Roman"/>
          <w:sz w:val="24"/>
          <w:szCs w:val="24"/>
        </w:rPr>
        <w:t>MongoDB</w:t>
      </w:r>
      <w:proofErr w:type="spellEnd"/>
      <w:r w:rsidRPr="00C115D8">
        <w:rPr>
          <w:rFonts w:ascii="Times New Roman" w:hAnsi="Times New Roman" w:cs="Times New Roman"/>
          <w:sz w:val="24"/>
          <w:szCs w:val="24"/>
        </w:rPr>
        <w:t xml:space="preserve">. </w:t>
      </w:r>
    </w:p>
    <w:p w14:paraId="70A6D7DC" w14:textId="638D28BA" w:rsidR="00D72EBA" w:rsidRDefault="00D72EBA" w:rsidP="00F74869">
      <w:pPr>
        <w:spacing w:line="360" w:lineRule="auto"/>
        <w:rPr>
          <w:sz w:val="28"/>
          <w:szCs w:val="28"/>
        </w:rPr>
      </w:pPr>
      <w:r w:rsidRPr="00B0571D">
        <w:rPr>
          <w:sz w:val="28"/>
          <w:szCs w:val="28"/>
        </w:rPr>
        <w:t xml:space="preserve">Для получения всех записей в коллекции используйте метод </w:t>
      </w:r>
      <w:proofErr w:type="gramStart"/>
      <w:r w:rsidRPr="00B0571D">
        <w:rPr>
          <w:sz w:val="28"/>
          <w:szCs w:val="28"/>
          <w:lang w:val="en-US"/>
        </w:rPr>
        <w:t>find</w:t>
      </w:r>
      <w:r w:rsidRPr="00B0571D">
        <w:rPr>
          <w:sz w:val="28"/>
          <w:szCs w:val="28"/>
        </w:rPr>
        <w:t>(</w:t>
      </w:r>
      <w:proofErr w:type="gramEnd"/>
      <w:r w:rsidRPr="00B0571D">
        <w:rPr>
          <w:sz w:val="28"/>
          <w:szCs w:val="28"/>
        </w:rPr>
        <w:t xml:space="preserve">) экземпляра коллекции. Обновление записи происходит с помощью метода </w:t>
      </w:r>
      <w:proofErr w:type="spellStart"/>
      <w:proofErr w:type="gramStart"/>
      <w:r w:rsidRPr="00B0571D">
        <w:rPr>
          <w:sz w:val="28"/>
          <w:szCs w:val="28"/>
        </w:rPr>
        <w:t>updateOne</w:t>
      </w:r>
      <w:proofErr w:type="spellEnd"/>
      <w:r w:rsidRPr="00B0571D">
        <w:rPr>
          <w:sz w:val="28"/>
          <w:szCs w:val="28"/>
        </w:rPr>
        <w:t>(</w:t>
      </w:r>
      <w:proofErr w:type="gramEnd"/>
      <w:r w:rsidRPr="00B0571D">
        <w:rPr>
          <w:sz w:val="28"/>
          <w:szCs w:val="28"/>
        </w:rPr>
        <w:t>), который принимает условие для записей, которые необходимо обновить, и объект со свойством $</w:t>
      </w:r>
      <w:proofErr w:type="spellStart"/>
      <w:r w:rsidRPr="00B0571D">
        <w:rPr>
          <w:sz w:val="28"/>
          <w:szCs w:val="28"/>
        </w:rPr>
        <w:t>set</w:t>
      </w:r>
      <w:proofErr w:type="spellEnd"/>
      <w:r w:rsidRPr="00B0571D">
        <w:rPr>
          <w:sz w:val="28"/>
          <w:szCs w:val="28"/>
        </w:rPr>
        <w:t xml:space="preserve">, в значении которого указываются, какие именно поля нужно </w:t>
      </w:r>
      <w:r w:rsidRPr="00B0571D">
        <w:rPr>
          <w:sz w:val="28"/>
          <w:szCs w:val="28"/>
        </w:rPr>
        <w:lastRenderedPageBreak/>
        <w:t xml:space="preserve">изменить. За удаление записей отвечают методы </w:t>
      </w:r>
      <w:proofErr w:type="spellStart"/>
      <w:proofErr w:type="gramStart"/>
      <w:r w:rsidRPr="00B0571D">
        <w:rPr>
          <w:sz w:val="28"/>
          <w:szCs w:val="28"/>
        </w:rPr>
        <w:t>deleteOne</w:t>
      </w:r>
      <w:proofErr w:type="spellEnd"/>
      <w:r w:rsidRPr="00B0571D">
        <w:rPr>
          <w:sz w:val="28"/>
          <w:szCs w:val="28"/>
        </w:rPr>
        <w:t>(</w:t>
      </w:r>
      <w:proofErr w:type="gramEnd"/>
      <w:r w:rsidRPr="00B0571D">
        <w:rPr>
          <w:sz w:val="28"/>
          <w:szCs w:val="28"/>
        </w:rPr>
        <w:t xml:space="preserve">) и </w:t>
      </w:r>
      <w:proofErr w:type="spellStart"/>
      <w:r w:rsidRPr="00B0571D">
        <w:rPr>
          <w:sz w:val="28"/>
          <w:szCs w:val="28"/>
        </w:rPr>
        <w:t>deleteMany</w:t>
      </w:r>
      <w:proofErr w:type="spellEnd"/>
      <w:r w:rsidRPr="00B0571D">
        <w:rPr>
          <w:sz w:val="28"/>
          <w:szCs w:val="28"/>
        </w:rPr>
        <w:t>().</w:t>
      </w:r>
    </w:p>
    <w:p w14:paraId="3960545E" w14:textId="77777777" w:rsidR="00D72EBA" w:rsidRDefault="00D72EBA" w:rsidP="00F74869">
      <w:pPr>
        <w:spacing w:line="360" w:lineRule="auto"/>
        <w:rPr>
          <w:rFonts w:ascii="Times New Roman" w:hAnsi="Times New Roman" w:cs="Times New Roman"/>
          <w:sz w:val="24"/>
          <w:szCs w:val="24"/>
        </w:rPr>
      </w:pPr>
    </w:p>
    <w:p w14:paraId="7705B76F" w14:textId="77777777" w:rsidR="00D72EBA"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153. Опишите получение записей в рамках использования модуля </w:t>
      </w:r>
      <w:proofErr w:type="spellStart"/>
      <w:r w:rsidRPr="00C115D8">
        <w:rPr>
          <w:rFonts w:ascii="Times New Roman" w:hAnsi="Times New Roman" w:cs="Times New Roman"/>
          <w:sz w:val="24"/>
          <w:szCs w:val="24"/>
        </w:rPr>
        <w:t>mysqli</w:t>
      </w:r>
      <w:proofErr w:type="spellEnd"/>
      <w:r w:rsidRPr="00C115D8">
        <w:rPr>
          <w:rFonts w:ascii="Times New Roman" w:hAnsi="Times New Roman" w:cs="Times New Roman"/>
          <w:sz w:val="24"/>
          <w:szCs w:val="24"/>
        </w:rPr>
        <w:t xml:space="preserve"> для взаимодействия с БД MYSQL. </w:t>
      </w:r>
    </w:p>
    <w:p w14:paraId="0BBD0181" w14:textId="73E8B078" w:rsidR="00D72EBA" w:rsidRDefault="00D72EBA" w:rsidP="00F74869">
      <w:pPr>
        <w:spacing w:line="360" w:lineRule="auto"/>
        <w:rPr>
          <w:rFonts w:ascii="Times New Roman" w:hAnsi="Times New Roman" w:cs="Times New Roman"/>
          <w:sz w:val="24"/>
          <w:szCs w:val="24"/>
        </w:rPr>
      </w:pPr>
      <w:r w:rsidRPr="00B0571D">
        <w:rPr>
          <w:sz w:val="28"/>
          <w:szCs w:val="28"/>
        </w:rPr>
        <w:t xml:space="preserve">Для получения данных в </w:t>
      </w:r>
      <w:r w:rsidRPr="00B0571D">
        <w:rPr>
          <w:sz w:val="28"/>
          <w:szCs w:val="28"/>
          <w:lang w:val="en-US"/>
        </w:rPr>
        <w:t>MySQL</w:t>
      </w:r>
      <w:r w:rsidRPr="00B0571D">
        <w:rPr>
          <w:sz w:val="28"/>
          <w:szCs w:val="28"/>
        </w:rPr>
        <w:t xml:space="preserve"> применяется команда </w:t>
      </w:r>
      <w:r w:rsidRPr="00B0571D">
        <w:rPr>
          <w:sz w:val="28"/>
          <w:szCs w:val="28"/>
          <w:lang w:val="en-US"/>
        </w:rPr>
        <w:t>SELECT</w:t>
      </w:r>
      <w:r w:rsidRPr="00B0571D">
        <w:rPr>
          <w:sz w:val="28"/>
          <w:szCs w:val="28"/>
        </w:rPr>
        <w:t xml:space="preserve">. При выполнении команды SELECT метод </w:t>
      </w:r>
      <w:proofErr w:type="spellStart"/>
      <w:proofErr w:type="gramStart"/>
      <w:r w:rsidRPr="00B0571D">
        <w:rPr>
          <w:sz w:val="28"/>
          <w:szCs w:val="28"/>
        </w:rPr>
        <w:t>query</w:t>
      </w:r>
      <w:proofErr w:type="spellEnd"/>
      <w:r w:rsidRPr="00B0571D">
        <w:rPr>
          <w:sz w:val="28"/>
          <w:szCs w:val="28"/>
        </w:rPr>
        <w:t>(</w:t>
      </w:r>
      <w:proofErr w:type="gramEnd"/>
      <w:r w:rsidRPr="00B0571D">
        <w:rPr>
          <w:sz w:val="28"/>
          <w:szCs w:val="28"/>
        </w:rPr>
        <w:t xml:space="preserve">) объекта </w:t>
      </w:r>
      <w:proofErr w:type="spellStart"/>
      <w:r w:rsidRPr="00B0571D">
        <w:rPr>
          <w:sz w:val="28"/>
          <w:szCs w:val="28"/>
        </w:rPr>
        <w:t>mysqli</w:t>
      </w:r>
      <w:proofErr w:type="spellEnd"/>
      <w:r w:rsidRPr="00B0571D">
        <w:rPr>
          <w:sz w:val="28"/>
          <w:szCs w:val="28"/>
        </w:rPr>
        <w:t xml:space="preserve"> возвращает набор полученных строк, который мы можем перебрать с помощью цикла</w:t>
      </w:r>
    </w:p>
    <w:p w14:paraId="2620932C" w14:textId="77777777" w:rsidR="00D72EBA"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154. Опишите поиск записей, подсчет и ограничение выборки с помощью драйвера </w:t>
      </w:r>
      <w:proofErr w:type="spellStart"/>
      <w:r w:rsidRPr="00C115D8">
        <w:rPr>
          <w:rFonts w:ascii="Times New Roman" w:hAnsi="Times New Roman" w:cs="Times New Roman"/>
          <w:sz w:val="24"/>
          <w:szCs w:val="24"/>
        </w:rPr>
        <w:t>MongoDB</w:t>
      </w:r>
      <w:proofErr w:type="spellEnd"/>
      <w:r w:rsidRPr="00C115D8">
        <w:rPr>
          <w:rFonts w:ascii="Times New Roman" w:hAnsi="Times New Roman" w:cs="Times New Roman"/>
          <w:sz w:val="24"/>
          <w:szCs w:val="24"/>
        </w:rPr>
        <w:t xml:space="preserve">. </w:t>
      </w:r>
    </w:p>
    <w:p w14:paraId="2D59F90F" w14:textId="77777777" w:rsidR="00D72EBA" w:rsidRDefault="00D72EBA" w:rsidP="00D72EBA">
      <w:pPr>
        <w:spacing w:line="360" w:lineRule="auto"/>
        <w:jc w:val="both"/>
        <w:rPr>
          <w:sz w:val="28"/>
          <w:szCs w:val="28"/>
        </w:rPr>
      </w:pPr>
      <w:r w:rsidRPr="008C6386">
        <w:rPr>
          <w:sz w:val="28"/>
          <w:szCs w:val="28"/>
        </w:rPr>
        <w:t xml:space="preserve">Функция </w:t>
      </w:r>
      <w:proofErr w:type="spellStart"/>
      <w:proofErr w:type="gramStart"/>
      <w:r w:rsidRPr="008C6386">
        <w:rPr>
          <w:sz w:val="28"/>
          <w:szCs w:val="28"/>
        </w:rPr>
        <w:t>find</w:t>
      </w:r>
      <w:proofErr w:type="spellEnd"/>
      <w:r w:rsidRPr="008C6386">
        <w:rPr>
          <w:sz w:val="28"/>
          <w:szCs w:val="28"/>
        </w:rPr>
        <w:t>(</w:t>
      </w:r>
      <w:proofErr w:type="gramEnd"/>
      <w:r w:rsidRPr="008C6386">
        <w:rPr>
          <w:sz w:val="28"/>
          <w:szCs w:val="28"/>
        </w:rPr>
        <w:t xml:space="preserve">) позволяет возвратить несколько документов. Еще одна функция </w:t>
      </w:r>
      <w:proofErr w:type="spellStart"/>
      <w:proofErr w:type="gramStart"/>
      <w:r w:rsidRPr="008C6386">
        <w:rPr>
          <w:sz w:val="28"/>
          <w:szCs w:val="28"/>
        </w:rPr>
        <w:t>findOne</w:t>
      </w:r>
      <w:proofErr w:type="spellEnd"/>
      <w:r w:rsidRPr="008C6386">
        <w:rPr>
          <w:sz w:val="28"/>
          <w:szCs w:val="28"/>
        </w:rPr>
        <w:t>(</w:t>
      </w:r>
      <w:proofErr w:type="gramEnd"/>
      <w:r w:rsidRPr="008C6386">
        <w:rPr>
          <w:sz w:val="28"/>
          <w:szCs w:val="28"/>
        </w:rPr>
        <w:t xml:space="preserve">) работает похожим образом, только возвращает один документ. </w:t>
      </w:r>
      <w:r>
        <w:rPr>
          <w:sz w:val="28"/>
          <w:szCs w:val="28"/>
        </w:rPr>
        <w:t>Например:</w:t>
      </w:r>
    </w:p>
    <w:p w14:paraId="6FB492B5" w14:textId="77777777" w:rsidR="00D72EBA" w:rsidRPr="00DA332C" w:rsidRDefault="00D72EBA" w:rsidP="00D72EBA">
      <w:pPr>
        <w:spacing w:line="360" w:lineRule="auto"/>
        <w:jc w:val="both"/>
        <w:rPr>
          <w:rStyle w:val="HTML"/>
          <w:rFonts w:ascii="Consolas" w:eastAsiaTheme="minorHAnsi" w:hAnsi="Consolas"/>
          <w:color w:val="000000"/>
          <w:bdr w:val="none" w:sz="0" w:space="0" w:color="auto" w:frame="1"/>
          <w:lang w:val="ru-RU"/>
        </w:rPr>
      </w:pPr>
      <w:proofErr w:type="spellStart"/>
      <w:proofErr w:type="gramStart"/>
      <w:r w:rsidRPr="008C6386">
        <w:rPr>
          <w:rStyle w:val="HTML"/>
          <w:rFonts w:ascii="Consolas" w:eastAsiaTheme="minorHAnsi" w:hAnsi="Consolas"/>
          <w:color w:val="000000"/>
          <w:bdr w:val="none" w:sz="0" w:space="0" w:color="auto" w:frame="1"/>
          <w:lang w:val="en-US"/>
        </w:rPr>
        <w:t>db</w:t>
      </w:r>
      <w:proofErr w:type="spellEnd"/>
      <w:r w:rsidRPr="00DA332C">
        <w:rPr>
          <w:rStyle w:val="HTML"/>
          <w:rFonts w:ascii="Consolas" w:eastAsiaTheme="minorHAnsi" w:hAnsi="Consolas"/>
          <w:color w:val="000000"/>
          <w:bdr w:val="none" w:sz="0" w:space="0" w:color="auto" w:frame="1"/>
          <w:lang w:val="ru-RU"/>
        </w:rPr>
        <w:t>.</w:t>
      </w:r>
      <w:r w:rsidRPr="008C6386">
        <w:rPr>
          <w:rStyle w:val="HTML"/>
          <w:rFonts w:ascii="Consolas" w:eastAsiaTheme="minorHAnsi" w:hAnsi="Consolas"/>
          <w:color w:val="000000"/>
          <w:bdr w:val="none" w:sz="0" w:space="0" w:color="auto" w:frame="1"/>
          <w:lang w:val="en-US"/>
        </w:rPr>
        <w:t>users</w:t>
      </w:r>
      <w:proofErr w:type="gramEnd"/>
      <w:r w:rsidRPr="00DA332C">
        <w:rPr>
          <w:rStyle w:val="HTML"/>
          <w:rFonts w:ascii="Consolas" w:eastAsiaTheme="minorHAnsi" w:hAnsi="Consolas"/>
          <w:color w:val="000000"/>
          <w:bdr w:val="none" w:sz="0" w:space="0" w:color="auto" w:frame="1"/>
          <w:lang w:val="ru-RU"/>
        </w:rPr>
        <w:t>.</w:t>
      </w:r>
      <w:r w:rsidRPr="008C6386">
        <w:rPr>
          <w:rStyle w:val="HTML"/>
          <w:rFonts w:ascii="Consolas" w:eastAsiaTheme="minorHAnsi" w:hAnsi="Consolas"/>
          <w:color w:val="000000"/>
          <w:bdr w:val="none" w:sz="0" w:space="0" w:color="auto" w:frame="1"/>
          <w:lang w:val="en-US"/>
        </w:rPr>
        <w:t>find</w:t>
      </w:r>
      <w:r w:rsidRPr="00DA332C">
        <w:rPr>
          <w:rStyle w:val="HTML"/>
          <w:rFonts w:ascii="Consolas" w:eastAsiaTheme="minorHAnsi" w:hAnsi="Consolas"/>
          <w:color w:val="000000"/>
          <w:bdr w:val="none" w:sz="0" w:space="0" w:color="auto" w:frame="1"/>
          <w:lang w:val="ru-RU"/>
        </w:rPr>
        <w:t>({</w:t>
      </w:r>
      <w:r w:rsidRPr="008C6386">
        <w:rPr>
          <w:rStyle w:val="HTML"/>
          <w:rFonts w:ascii="Consolas" w:eastAsiaTheme="minorHAnsi" w:hAnsi="Consolas"/>
          <w:color w:val="000000"/>
          <w:bdr w:val="none" w:sz="0" w:space="0" w:color="auto" w:frame="1"/>
          <w:lang w:val="en-US"/>
        </w:rPr>
        <w:t>name</w:t>
      </w:r>
      <w:r w:rsidRPr="00DA332C">
        <w:rPr>
          <w:rStyle w:val="HTML"/>
          <w:rFonts w:ascii="Consolas" w:eastAsiaTheme="minorHAnsi" w:hAnsi="Consolas"/>
          <w:color w:val="000000"/>
          <w:bdr w:val="none" w:sz="0" w:space="0" w:color="auto" w:frame="1"/>
          <w:lang w:val="ru-RU"/>
        </w:rPr>
        <w:t xml:space="preserve">: </w:t>
      </w:r>
      <w:r w:rsidRPr="00DA332C">
        <w:rPr>
          <w:rStyle w:val="HTML"/>
          <w:rFonts w:ascii="Consolas" w:eastAsiaTheme="minorHAnsi" w:hAnsi="Consolas"/>
          <w:bdr w:val="none" w:sz="0" w:space="0" w:color="auto" w:frame="1"/>
          <w:lang w:val="ru-RU"/>
        </w:rPr>
        <w:t>"</w:t>
      </w:r>
      <w:r w:rsidRPr="008C6386">
        <w:rPr>
          <w:rStyle w:val="HTML"/>
          <w:rFonts w:ascii="Consolas" w:eastAsiaTheme="minorHAnsi" w:hAnsi="Consolas"/>
          <w:bdr w:val="none" w:sz="0" w:space="0" w:color="auto" w:frame="1"/>
          <w:lang w:val="en-US"/>
        </w:rPr>
        <w:t>Tom</w:t>
      </w:r>
      <w:r w:rsidRPr="00DA332C">
        <w:rPr>
          <w:rStyle w:val="HTML"/>
          <w:rFonts w:ascii="Consolas" w:eastAsiaTheme="minorHAnsi" w:hAnsi="Consolas"/>
          <w:bdr w:val="none" w:sz="0" w:space="0" w:color="auto" w:frame="1"/>
          <w:lang w:val="ru-RU"/>
        </w:rPr>
        <w:t>"</w:t>
      </w:r>
      <w:r w:rsidRPr="00DA332C">
        <w:rPr>
          <w:rStyle w:val="HTML"/>
          <w:rFonts w:ascii="Consolas" w:eastAsiaTheme="minorHAnsi" w:hAnsi="Consolas"/>
          <w:color w:val="000000"/>
          <w:bdr w:val="none" w:sz="0" w:space="0" w:color="auto" w:frame="1"/>
          <w:lang w:val="ru-RU"/>
        </w:rPr>
        <w:t xml:space="preserve">, </w:t>
      </w:r>
      <w:r w:rsidRPr="008C6386">
        <w:rPr>
          <w:rStyle w:val="HTML"/>
          <w:rFonts w:ascii="Consolas" w:eastAsiaTheme="minorHAnsi" w:hAnsi="Consolas"/>
          <w:color w:val="000000"/>
          <w:bdr w:val="none" w:sz="0" w:space="0" w:color="auto" w:frame="1"/>
          <w:lang w:val="en-US"/>
        </w:rPr>
        <w:t>age</w:t>
      </w:r>
      <w:r w:rsidRPr="00DA332C">
        <w:rPr>
          <w:rStyle w:val="HTML"/>
          <w:rFonts w:ascii="Consolas" w:eastAsiaTheme="minorHAnsi" w:hAnsi="Consolas"/>
          <w:color w:val="000000"/>
          <w:bdr w:val="none" w:sz="0" w:space="0" w:color="auto" w:frame="1"/>
          <w:lang w:val="ru-RU"/>
        </w:rPr>
        <w:t>: 32})</w:t>
      </w:r>
    </w:p>
    <w:p w14:paraId="7D6D16EC" w14:textId="77777777" w:rsidR="00D72EBA" w:rsidRDefault="00D72EBA" w:rsidP="00D72EBA">
      <w:pPr>
        <w:spacing w:line="360" w:lineRule="auto"/>
        <w:jc w:val="both"/>
        <w:rPr>
          <w:rStyle w:val="HTML"/>
          <w:rFonts w:eastAsiaTheme="minorHAnsi"/>
          <w:color w:val="000000"/>
          <w:sz w:val="28"/>
          <w:szCs w:val="28"/>
          <w:bdr w:val="none" w:sz="0" w:space="0" w:color="auto" w:frame="1"/>
        </w:rPr>
      </w:pPr>
      <w:r>
        <w:rPr>
          <w:rStyle w:val="HTML"/>
          <w:rFonts w:eastAsiaTheme="minorHAnsi"/>
          <w:color w:val="000000"/>
          <w:sz w:val="28"/>
          <w:szCs w:val="28"/>
          <w:bdr w:val="none" w:sz="0" w:space="0" w:color="auto" w:frame="1"/>
        </w:rPr>
        <w:t>Для подсчета выборки можно использовать следующее:</w:t>
      </w:r>
    </w:p>
    <w:p w14:paraId="5D154E99" w14:textId="77777777" w:rsidR="00D72EBA" w:rsidRDefault="00D72EBA" w:rsidP="00D72EBA">
      <w:pPr>
        <w:spacing w:line="360" w:lineRule="auto"/>
        <w:jc w:val="both"/>
        <w:rPr>
          <w:rFonts w:ascii="Consolas" w:hAnsi="Consolas"/>
          <w:sz w:val="20"/>
          <w:szCs w:val="20"/>
          <w:lang w:val="en-US"/>
        </w:rPr>
      </w:pPr>
      <w:proofErr w:type="spellStart"/>
      <w:proofErr w:type="gramStart"/>
      <w:r w:rsidRPr="008C6386">
        <w:rPr>
          <w:rFonts w:ascii="Consolas" w:hAnsi="Consolas"/>
          <w:sz w:val="20"/>
          <w:szCs w:val="20"/>
          <w:lang w:val="en-US"/>
        </w:rPr>
        <w:t>db.collection</w:t>
      </w:r>
      <w:proofErr w:type="gramEnd"/>
      <w:r w:rsidRPr="008C6386">
        <w:rPr>
          <w:rFonts w:ascii="Consolas" w:hAnsi="Consolas"/>
          <w:sz w:val="20"/>
          <w:szCs w:val="20"/>
          <w:lang w:val="en-US"/>
        </w:rPr>
        <w:t>.count</w:t>
      </w:r>
      <w:proofErr w:type="spellEnd"/>
      <w:r w:rsidRPr="008C6386">
        <w:rPr>
          <w:rFonts w:ascii="Consolas" w:hAnsi="Consolas"/>
          <w:sz w:val="20"/>
          <w:szCs w:val="20"/>
          <w:lang w:val="en-US"/>
        </w:rPr>
        <w:t>(query, options)</w:t>
      </w:r>
    </w:p>
    <w:p w14:paraId="79C72EBB" w14:textId="15752EF5" w:rsidR="00D72EBA" w:rsidRDefault="00D72EBA" w:rsidP="00D72EBA">
      <w:pPr>
        <w:spacing w:line="360" w:lineRule="auto"/>
        <w:rPr>
          <w:rFonts w:ascii="Times New Roman" w:hAnsi="Times New Roman" w:cs="Times New Roman"/>
          <w:sz w:val="24"/>
          <w:szCs w:val="24"/>
        </w:rPr>
      </w:pPr>
      <w:r w:rsidRPr="006F4C98">
        <w:rPr>
          <w:sz w:val="28"/>
          <w:szCs w:val="28"/>
        </w:rPr>
        <w:t xml:space="preserve">Для того, чтобы извлечь лишь одно значение из полученной выборки можно воспользоваться методом </w:t>
      </w:r>
      <w:proofErr w:type="spellStart"/>
      <w:proofErr w:type="gramStart"/>
      <w:r w:rsidRPr="006F4C98">
        <w:rPr>
          <w:sz w:val="28"/>
          <w:szCs w:val="28"/>
        </w:rPr>
        <w:t>findOne</w:t>
      </w:r>
      <w:proofErr w:type="spellEnd"/>
      <w:r w:rsidRPr="006F4C98">
        <w:rPr>
          <w:sz w:val="28"/>
          <w:szCs w:val="28"/>
        </w:rPr>
        <w:t>(</w:t>
      </w:r>
      <w:proofErr w:type="gramEnd"/>
      <w:r w:rsidRPr="006F4C98">
        <w:rPr>
          <w:sz w:val="28"/>
          <w:szCs w:val="28"/>
        </w:rPr>
        <w:t>)</w:t>
      </w:r>
      <w:r>
        <w:rPr>
          <w:sz w:val="28"/>
          <w:szCs w:val="28"/>
        </w:rPr>
        <w:t xml:space="preserve">. </w:t>
      </w:r>
      <w:r w:rsidRPr="006F4C98">
        <w:rPr>
          <w:sz w:val="28"/>
          <w:szCs w:val="28"/>
        </w:rPr>
        <w:t xml:space="preserve">Однако, к методу </w:t>
      </w:r>
      <w:proofErr w:type="spellStart"/>
      <w:proofErr w:type="gramStart"/>
      <w:r w:rsidRPr="006F4C98">
        <w:rPr>
          <w:sz w:val="28"/>
          <w:szCs w:val="28"/>
        </w:rPr>
        <w:t>findOne</w:t>
      </w:r>
      <w:proofErr w:type="spellEnd"/>
      <w:r w:rsidRPr="006F4C98">
        <w:rPr>
          <w:sz w:val="28"/>
          <w:szCs w:val="28"/>
        </w:rPr>
        <w:t>(</w:t>
      </w:r>
      <w:proofErr w:type="gramEnd"/>
      <w:r w:rsidRPr="006F4C98">
        <w:rPr>
          <w:sz w:val="28"/>
          <w:szCs w:val="28"/>
        </w:rPr>
        <w:t xml:space="preserve">) прибегают чаще в тех ситуациях, когда ожидается, что результирующая коллекция будет содержать лишь один документ. В тех же случаях, когда следует ограничить выборку несколькими документами предпочитают использовать метод </w:t>
      </w:r>
      <w:proofErr w:type="spellStart"/>
      <w:proofErr w:type="gramStart"/>
      <w:r w:rsidRPr="006F4C98">
        <w:rPr>
          <w:sz w:val="28"/>
          <w:szCs w:val="28"/>
        </w:rPr>
        <w:t>limit</w:t>
      </w:r>
      <w:proofErr w:type="spellEnd"/>
      <w:r w:rsidRPr="006F4C98">
        <w:rPr>
          <w:sz w:val="28"/>
          <w:szCs w:val="28"/>
        </w:rPr>
        <w:t>(</w:t>
      </w:r>
      <w:proofErr w:type="gramEnd"/>
      <w:r w:rsidRPr="006F4C98">
        <w:rPr>
          <w:sz w:val="28"/>
          <w:szCs w:val="28"/>
        </w:rPr>
        <w:t>), который принимает в качестве аргумента количество извлекаемых документов</w:t>
      </w:r>
    </w:p>
    <w:p w14:paraId="01722D17" w14:textId="77777777" w:rsidR="00D72EBA" w:rsidRDefault="00D72EBA">
      <w:pPr>
        <w:rPr>
          <w:rFonts w:ascii="Times New Roman" w:hAnsi="Times New Roman" w:cs="Times New Roman"/>
          <w:sz w:val="24"/>
          <w:szCs w:val="24"/>
        </w:rPr>
      </w:pPr>
      <w:r>
        <w:rPr>
          <w:rFonts w:ascii="Times New Roman" w:hAnsi="Times New Roman" w:cs="Times New Roman"/>
          <w:sz w:val="24"/>
          <w:szCs w:val="24"/>
        </w:rPr>
        <w:br w:type="page"/>
      </w:r>
    </w:p>
    <w:p w14:paraId="5794CB8A" w14:textId="77777777" w:rsidR="00D72EBA" w:rsidRDefault="00D72EBA" w:rsidP="00D72EBA">
      <w:pPr>
        <w:spacing w:line="360" w:lineRule="auto"/>
        <w:jc w:val="center"/>
        <w:rPr>
          <w:rFonts w:ascii="Times New Roman" w:hAnsi="Times New Roman" w:cs="Times New Roman"/>
          <w:b/>
          <w:bCs/>
          <w:sz w:val="32"/>
          <w:szCs w:val="32"/>
          <w:lang w:val="ru-RU"/>
        </w:rPr>
      </w:pPr>
      <w:r w:rsidRPr="00D72EBA">
        <w:rPr>
          <w:rFonts w:ascii="Times New Roman" w:hAnsi="Times New Roman" w:cs="Times New Roman"/>
          <w:b/>
          <w:bCs/>
          <w:sz w:val="32"/>
          <w:szCs w:val="32"/>
          <w:lang w:val="ru-RU"/>
        </w:rPr>
        <w:lastRenderedPageBreak/>
        <w:t>\\\ВОПРОСЫ ИЗ 6 ПРАКТИКИ///</w:t>
      </w:r>
    </w:p>
    <w:p w14:paraId="2BD92B49"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155. Что такое </w:t>
      </w:r>
      <w:proofErr w:type="spellStart"/>
      <w:r w:rsidRPr="00C115D8">
        <w:rPr>
          <w:rFonts w:ascii="Times New Roman" w:hAnsi="Times New Roman" w:cs="Times New Roman"/>
          <w:sz w:val="24"/>
          <w:szCs w:val="24"/>
        </w:rPr>
        <w:t>Composer</w:t>
      </w:r>
      <w:proofErr w:type="spellEnd"/>
      <w:r w:rsidRPr="00C115D8">
        <w:rPr>
          <w:rFonts w:ascii="Times New Roman" w:hAnsi="Times New Roman" w:cs="Times New Roman"/>
          <w:sz w:val="24"/>
          <w:szCs w:val="24"/>
        </w:rPr>
        <w:t xml:space="preserve"> и для чего он используется? </w:t>
      </w:r>
    </w:p>
    <w:p w14:paraId="2993DE5B" w14:textId="77777777" w:rsidR="000D5ACC" w:rsidRDefault="000D5ACC" w:rsidP="000D5ACC">
      <w:pPr>
        <w:keepNext/>
        <w:keepLines/>
        <w:pBdr>
          <w:top w:val="nil"/>
          <w:left w:val="nil"/>
          <w:bottom w:val="nil"/>
          <w:right w:val="nil"/>
          <w:between w:val="nil"/>
        </w:pBdr>
        <w:ind w:firstLine="708"/>
        <w:jc w:val="both"/>
        <w:rPr>
          <w:rFonts w:eastAsia="Times New Roman" w:cs="Times New Roman"/>
          <w:szCs w:val="28"/>
        </w:rPr>
      </w:pPr>
      <w:proofErr w:type="spellStart"/>
      <w:r>
        <w:rPr>
          <w:rFonts w:eastAsia="Times New Roman" w:cs="Times New Roman"/>
          <w:szCs w:val="28"/>
        </w:rPr>
        <w:t>Composer</w:t>
      </w:r>
      <w:proofErr w:type="spellEnd"/>
      <w:r>
        <w:rPr>
          <w:rFonts w:eastAsia="Times New Roman" w:cs="Times New Roman"/>
          <w:szCs w:val="28"/>
        </w:rPr>
        <w:t xml:space="preserve"> </w:t>
      </w:r>
      <w:proofErr w:type="gramStart"/>
      <w:r>
        <w:rPr>
          <w:rFonts w:eastAsia="Times New Roman" w:cs="Times New Roman"/>
          <w:szCs w:val="28"/>
        </w:rPr>
        <w:t>- это</w:t>
      </w:r>
      <w:proofErr w:type="gramEnd"/>
      <w:r>
        <w:rPr>
          <w:rFonts w:eastAsia="Times New Roman" w:cs="Times New Roman"/>
          <w:szCs w:val="28"/>
        </w:rPr>
        <w:t xml:space="preserve"> менеджер для подключения и управления сторонними библиотеками или пакетам в PHP. Его называют пакетный менеджер.</w:t>
      </w:r>
    </w:p>
    <w:p w14:paraId="28C613B0" w14:textId="77777777" w:rsidR="000D5ACC" w:rsidRDefault="000D5ACC" w:rsidP="000D5ACC">
      <w:pPr>
        <w:jc w:val="both"/>
        <w:rPr>
          <w:rFonts w:eastAsia="Times New Roman" w:cs="Times New Roman"/>
          <w:szCs w:val="28"/>
        </w:rPr>
      </w:pPr>
      <w:r>
        <w:rPr>
          <w:rFonts w:eastAsia="Times New Roman" w:cs="Times New Roman"/>
          <w:szCs w:val="28"/>
        </w:rPr>
        <w:t xml:space="preserve">Зачем же в таком случае нужен </w:t>
      </w:r>
      <w:proofErr w:type="spellStart"/>
      <w:r>
        <w:rPr>
          <w:rFonts w:eastAsia="Times New Roman" w:cs="Times New Roman"/>
          <w:szCs w:val="28"/>
        </w:rPr>
        <w:t>composer</w:t>
      </w:r>
      <w:proofErr w:type="spellEnd"/>
      <w:r>
        <w:rPr>
          <w:rFonts w:eastAsia="Times New Roman" w:cs="Times New Roman"/>
          <w:szCs w:val="28"/>
        </w:rPr>
        <w:t>?</w:t>
      </w:r>
    </w:p>
    <w:p w14:paraId="51EE1D7B" w14:textId="77777777" w:rsidR="000D5ACC" w:rsidRDefault="000D5ACC" w:rsidP="000D5ACC">
      <w:pPr>
        <w:numPr>
          <w:ilvl w:val="0"/>
          <w:numId w:val="10"/>
        </w:numPr>
        <w:spacing w:after="160" w:line="360" w:lineRule="auto"/>
        <w:jc w:val="both"/>
        <w:rPr>
          <w:rFonts w:eastAsia="Times New Roman" w:cs="Times New Roman"/>
          <w:szCs w:val="28"/>
        </w:rPr>
      </w:pPr>
      <w:r>
        <w:rPr>
          <w:rFonts w:eastAsia="Times New Roman" w:cs="Times New Roman"/>
          <w:szCs w:val="28"/>
        </w:rPr>
        <w:t xml:space="preserve">Много рутинных операций при установке. Нужно производить настройки, подстраивать автозагрузку компонентов </w:t>
      </w:r>
      <w:proofErr w:type="spellStart"/>
      <w:r>
        <w:rPr>
          <w:rFonts w:eastAsia="Times New Roman" w:cs="Times New Roman"/>
          <w:szCs w:val="28"/>
        </w:rPr>
        <w:t>и.т.д</w:t>
      </w:r>
      <w:proofErr w:type="spellEnd"/>
      <w:r>
        <w:rPr>
          <w:rFonts w:eastAsia="Times New Roman" w:cs="Times New Roman"/>
          <w:szCs w:val="28"/>
        </w:rPr>
        <w:t>.</w:t>
      </w:r>
    </w:p>
    <w:p w14:paraId="36EDC9A8" w14:textId="77777777" w:rsidR="000D5ACC" w:rsidRDefault="000D5ACC" w:rsidP="000D5ACC">
      <w:pPr>
        <w:ind w:firstLine="720"/>
        <w:jc w:val="both"/>
        <w:rPr>
          <w:rFonts w:eastAsia="Times New Roman" w:cs="Times New Roman"/>
          <w:szCs w:val="28"/>
        </w:rPr>
      </w:pPr>
      <w:r>
        <w:rPr>
          <w:rFonts w:eastAsia="Times New Roman" w:cs="Times New Roman"/>
          <w:szCs w:val="28"/>
        </w:rPr>
        <w:t xml:space="preserve">2. Трудность в обновлении библиотек на новые версии. Библиотеки имеют такое свойство расширяться и обновляться. Если вы вручную будете обновлять каждый пакет в вашем проекте, это работа довольно трудная и большая. В </w:t>
      </w:r>
      <w:proofErr w:type="spellStart"/>
      <w:r>
        <w:rPr>
          <w:rFonts w:eastAsia="Times New Roman" w:cs="Times New Roman"/>
          <w:szCs w:val="28"/>
        </w:rPr>
        <w:t>composer</w:t>
      </w:r>
      <w:proofErr w:type="spellEnd"/>
      <w:r>
        <w:rPr>
          <w:rFonts w:eastAsia="Times New Roman" w:cs="Times New Roman"/>
          <w:szCs w:val="28"/>
        </w:rPr>
        <w:t xml:space="preserve"> для обновления пакетов достаточно выполнить одну команду и все пакеты успешно обновляться.</w:t>
      </w:r>
    </w:p>
    <w:p w14:paraId="5B5E00EE" w14:textId="77777777" w:rsidR="000D5ACC" w:rsidRDefault="000D5ACC" w:rsidP="000D5ACC">
      <w:pPr>
        <w:ind w:firstLine="720"/>
        <w:jc w:val="both"/>
        <w:rPr>
          <w:rFonts w:eastAsia="Times New Roman" w:cs="Times New Roman"/>
          <w:szCs w:val="28"/>
        </w:rPr>
      </w:pPr>
      <w:r>
        <w:rPr>
          <w:rFonts w:eastAsia="Times New Roman" w:cs="Times New Roman"/>
          <w:szCs w:val="28"/>
        </w:rPr>
        <w:t xml:space="preserve">3. Одна библиотека может требовать для своей работы другую, другая третью </w:t>
      </w:r>
      <w:proofErr w:type="spellStart"/>
      <w:r>
        <w:rPr>
          <w:rFonts w:eastAsia="Times New Roman" w:cs="Times New Roman"/>
          <w:szCs w:val="28"/>
        </w:rPr>
        <w:t>и.т.д</w:t>
      </w:r>
      <w:proofErr w:type="spellEnd"/>
      <w:r>
        <w:rPr>
          <w:rFonts w:eastAsia="Times New Roman" w:cs="Times New Roman"/>
          <w:szCs w:val="28"/>
        </w:rPr>
        <w:t xml:space="preserve">. В итоге, может получаться ряд зависимостей, которые вы должны подключать. Бывают такие библиотеки, которые для своей работы могут требовать десяток и даже сотни других библиотек.  Если это все скачивать и подключать вручную на это может уйти месяцы работы.  В случае с </w:t>
      </w:r>
      <w:proofErr w:type="spellStart"/>
      <w:r>
        <w:rPr>
          <w:rFonts w:eastAsia="Times New Roman" w:cs="Times New Roman"/>
          <w:szCs w:val="28"/>
        </w:rPr>
        <w:t>composer</w:t>
      </w:r>
      <w:proofErr w:type="spellEnd"/>
      <w:r>
        <w:rPr>
          <w:rFonts w:eastAsia="Times New Roman" w:cs="Times New Roman"/>
          <w:szCs w:val="28"/>
        </w:rPr>
        <w:t xml:space="preserve"> вы просто выполняете </w:t>
      </w:r>
      <w:proofErr w:type="gramStart"/>
      <w:r>
        <w:rPr>
          <w:rFonts w:eastAsia="Times New Roman" w:cs="Times New Roman"/>
          <w:szCs w:val="28"/>
        </w:rPr>
        <w:t>команду установки какой-либо библиотеки</w:t>
      </w:r>
      <w:proofErr w:type="gramEnd"/>
      <w:r>
        <w:rPr>
          <w:rFonts w:eastAsia="Times New Roman" w:cs="Times New Roman"/>
          <w:szCs w:val="28"/>
        </w:rPr>
        <w:t xml:space="preserve"> и он уже автоматически подключит все необходимые для этого другие библиотеки. Пожалуй, это самое важное преимущество почему стоит использовать </w:t>
      </w:r>
      <w:proofErr w:type="spellStart"/>
      <w:proofErr w:type="gramStart"/>
      <w:r>
        <w:rPr>
          <w:rFonts w:eastAsia="Times New Roman" w:cs="Times New Roman"/>
          <w:szCs w:val="28"/>
        </w:rPr>
        <w:t>composer</w:t>
      </w:r>
      <w:proofErr w:type="spellEnd"/>
      <w:r>
        <w:rPr>
          <w:rFonts w:eastAsia="Times New Roman" w:cs="Times New Roman"/>
          <w:szCs w:val="28"/>
        </w:rPr>
        <w:t xml:space="preserve">  в</w:t>
      </w:r>
      <w:proofErr w:type="gramEnd"/>
      <w:r>
        <w:rPr>
          <w:rFonts w:eastAsia="Times New Roman" w:cs="Times New Roman"/>
          <w:szCs w:val="28"/>
        </w:rPr>
        <w:t xml:space="preserve"> своей работе. </w:t>
      </w:r>
    </w:p>
    <w:p w14:paraId="40568E91" w14:textId="77777777" w:rsidR="000D5ACC" w:rsidRDefault="000D5ACC" w:rsidP="000D5ACC">
      <w:pPr>
        <w:ind w:firstLine="720"/>
        <w:jc w:val="both"/>
        <w:rPr>
          <w:rFonts w:eastAsia="Times New Roman" w:cs="Times New Roman"/>
          <w:szCs w:val="28"/>
        </w:rPr>
      </w:pPr>
      <w:r>
        <w:rPr>
          <w:rFonts w:eastAsia="Times New Roman" w:cs="Times New Roman"/>
          <w:szCs w:val="28"/>
        </w:rPr>
        <w:t>4. Трудность переноса проекта на рабочий сервер из-за большого объема библиотек. В вашем проекте код самого проекта может занимать всего десятки килобайт, а библиотеки, которые подключены к этому проекту могут занимать сотни и 10-ки сотен мегабайт. Для того, чтобы перенести изменения на рабочем сервере, вам каждый раз нужно будет передавать такой большой объем данных.</w:t>
      </w:r>
    </w:p>
    <w:p w14:paraId="50BACE94" w14:textId="53A81DED" w:rsidR="000D5ACC" w:rsidRDefault="000D5ACC" w:rsidP="000D5ACC">
      <w:pPr>
        <w:spacing w:line="360" w:lineRule="auto"/>
        <w:rPr>
          <w:rFonts w:ascii="Times New Roman" w:hAnsi="Times New Roman" w:cs="Times New Roman"/>
          <w:sz w:val="24"/>
          <w:szCs w:val="24"/>
        </w:rPr>
      </w:pPr>
      <w:bookmarkStart w:id="4" w:name="_heading=h.7rbi38k20sj0" w:colFirst="0" w:colLast="0"/>
      <w:bookmarkEnd w:id="4"/>
      <w:r>
        <w:rPr>
          <w:rFonts w:eastAsia="Times New Roman" w:cs="Times New Roman"/>
          <w:szCs w:val="28"/>
        </w:rPr>
        <w:t xml:space="preserve">Решение этой проблемы с </w:t>
      </w:r>
      <w:proofErr w:type="spellStart"/>
      <w:r>
        <w:rPr>
          <w:rFonts w:eastAsia="Times New Roman" w:cs="Times New Roman"/>
          <w:szCs w:val="28"/>
        </w:rPr>
        <w:t>composer</w:t>
      </w:r>
      <w:proofErr w:type="spellEnd"/>
      <w:r>
        <w:rPr>
          <w:rFonts w:eastAsia="Times New Roman" w:cs="Times New Roman"/>
          <w:szCs w:val="28"/>
        </w:rPr>
        <w:t xml:space="preserve"> довольно простое. В программе </w:t>
      </w:r>
      <w:proofErr w:type="spellStart"/>
      <w:r>
        <w:rPr>
          <w:rFonts w:eastAsia="Times New Roman" w:cs="Times New Roman"/>
          <w:szCs w:val="28"/>
        </w:rPr>
        <w:t>composer</w:t>
      </w:r>
      <w:proofErr w:type="spellEnd"/>
      <w:r>
        <w:rPr>
          <w:rFonts w:eastAsia="Times New Roman" w:cs="Times New Roman"/>
          <w:szCs w:val="28"/>
        </w:rPr>
        <w:t xml:space="preserve"> есть файл настроек, который вы устанавливаете на вашем домашнем компьютере и файл настроек, который вы устанавливаете на удаленном компьютер</w:t>
      </w:r>
    </w:p>
    <w:p w14:paraId="4C87B191"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156. Опишите работу с календарем в PHP: опишите преобразование дат из одного календаря в другой. </w:t>
      </w:r>
    </w:p>
    <w:p w14:paraId="5CB1B51E" w14:textId="77777777" w:rsidR="000D5ACC" w:rsidRDefault="000D5ACC" w:rsidP="000D5ACC">
      <w:pPr>
        <w:ind w:firstLine="708"/>
        <w:jc w:val="both"/>
        <w:rPr>
          <w:rFonts w:eastAsia="Times New Roman" w:cs="Times New Roman"/>
          <w:szCs w:val="28"/>
        </w:rPr>
      </w:pPr>
      <w:proofErr w:type="spellStart"/>
      <w:r>
        <w:rPr>
          <w:rFonts w:eastAsia="Times New Roman" w:cs="Times New Roman"/>
          <w:szCs w:val="28"/>
        </w:rPr>
        <w:t>jdtogregorian</w:t>
      </w:r>
      <w:proofErr w:type="spellEnd"/>
      <w:r>
        <w:rPr>
          <w:rFonts w:eastAsia="Times New Roman" w:cs="Times New Roman"/>
          <w:szCs w:val="28"/>
        </w:rPr>
        <w:t xml:space="preserve"> — Переводит число дней в юлианском летоисчислении в дату по Григорианскому календарю</w:t>
      </w:r>
    </w:p>
    <w:p w14:paraId="287E27D3" w14:textId="77777777" w:rsidR="000D5ACC" w:rsidRDefault="000D5ACC" w:rsidP="000D5ACC">
      <w:pPr>
        <w:shd w:val="clear" w:color="auto" w:fill="FFFFFF"/>
        <w:ind w:firstLine="708"/>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jdtogregorian</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julian_day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string</w:t>
      </w:r>
      <w:proofErr w:type="spellEnd"/>
    </w:p>
    <w:p w14:paraId="0ACAA106" w14:textId="77777777" w:rsidR="000D5ACC" w:rsidRDefault="000D5ACC" w:rsidP="000D5ACC">
      <w:pPr>
        <w:ind w:firstLine="708"/>
        <w:jc w:val="both"/>
        <w:rPr>
          <w:rFonts w:eastAsia="Times New Roman" w:cs="Times New Roman"/>
          <w:szCs w:val="28"/>
        </w:rPr>
      </w:pPr>
      <w:bookmarkStart w:id="5" w:name="_heading=h.swqlwt808l38" w:colFirst="0" w:colLast="0"/>
      <w:bookmarkEnd w:id="5"/>
      <w:r>
        <w:rPr>
          <w:rFonts w:eastAsia="Times New Roman" w:cs="Times New Roman"/>
          <w:szCs w:val="28"/>
        </w:rPr>
        <w:t>Переводит число дней в юлианском летоисчислении в строку, содержащую григорианскую дату в формате "месяц/день/год".</w:t>
      </w:r>
    </w:p>
    <w:p w14:paraId="1A900EB7" w14:textId="77777777" w:rsidR="000D5ACC" w:rsidRDefault="000D5ACC" w:rsidP="000D5ACC">
      <w:pPr>
        <w:ind w:firstLine="708"/>
        <w:jc w:val="both"/>
        <w:rPr>
          <w:rFonts w:eastAsia="Times New Roman" w:cs="Times New Roman"/>
          <w:szCs w:val="28"/>
        </w:rPr>
      </w:pPr>
      <w:bookmarkStart w:id="6" w:name="_heading=h.c4bltd345n09" w:colFirst="0" w:colLast="0"/>
      <w:bookmarkEnd w:id="6"/>
      <w:proofErr w:type="spellStart"/>
      <w:r>
        <w:rPr>
          <w:rFonts w:eastAsia="Times New Roman" w:cs="Times New Roman"/>
          <w:szCs w:val="28"/>
        </w:rPr>
        <w:t>cal_from_jd</w:t>
      </w:r>
      <w:proofErr w:type="spellEnd"/>
      <w:r>
        <w:rPr>
          <w:rFonts w:eastAsia="Times New Roman" w:cs="Times New Roman"/>
          <w:szCs w:val="28"/>
        </w:rPr>
        <w:t xml:space="preserve"> — Преобразует дату, заданную в юлианском календаре, в дату указанного календаря</w:t>
      </w:r>
    </w:p>
    <w:p w14:paraId="23914A6A" w14:textId="77777777" w:rsidR="000D5ACC" w:rsidRPr="000B333C" w:rsidRDefault="000D5ACC" w:rsidP="000D5ACC">
      <w:pPr>
        <w:shd w:val="clear" w:color="auto" w:fill="FFFFFF"/>
        <w:ind w:firstLine="708"/>
        <w:jc w:val="both"/>
        <w:rPr>
          <w:rFonts w:ascii="Courier New" w:eastAsia="Courier New" w:hAnsi="Courier New" w:cs="Courier New"/>
          <w:sz w:val="20"/>
          <w:szCs w:val="20"/>
          <w:lang w:val="en-US"/>
        </w:rPr>
      </w:pPr>
      <w:proofErr w:type="spellStart"/>
      <w:r w:rsidRPr="000B333C">
        <w:rPr>
          <w:rFonts w:ascii="Courier New" w:eastAsia="Courier New" w:hAnsi="Courier New" w:cs="Courier New"/>
          <w:sz w:val="20"/>
          <w:szCs w:val="20"/>
          <w:lang w:val="en-US"/>
        </w:rPr>
        <w:t>cal_from_</w:t>
      </w:r>
      <w:proofErr w:type="gramStart"/>
      <w:r w:rsidRPr="000B333C">
        <w:rPr>
          <w:rFonts w:ascii="Courier New" w:eastAsia="Courier New" w:hAnsi="Courier New" w:cs="Courier New"/>
          <w:sz w:val="20"/>
          <w:szCs w:val="20"/>
          <w:lang w:val="en-US"/>
        </w:rPr>
        <w:t>jd</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int $</w:t>
      </w:r>
      <w:proofErr w:type="spellStart"/>
      <w:r w:rsidRPr="000B333C">
        <w:rPr>
          <w:rFonts w:ascii="Courier New" w:eastAsia="Courier New" w:hAnsi="Courier New" w:cs="Courier New"/>
          <w:sz w:val="20"/>
          <w:szCs w:val="20"/>
          <w:lang w:val="en-US"/>
        </w:rPr>
        <w:t>julian_day</w:t>
      </w:r>
      <w:proofErr w:type="spellEnd"/>
      <w:r w:rsidRPr="000B333C">
        <w:rPr>
          <w:rFonts w:ascii="Courier New" w:eastAsia="Courier New" w:hAnsi="Courier New" w:cs="Courier New"/>
          <w:sz w:val="20"/>
          <w:szCs w:val="20"/>
          <w:lang w:val="en-US"/>
        </w:rPr>
        <w:t>, int $calendar): array</w:t>
      </w:r>
    </w:p>
    <w:p w14:paraId="17E0865F" w14:textId="77777777" w:rsidR="000D5ACC" w:rsidRPr="000B333C" w:rsidRDefault="000D5ACC" w:rsidP="000D5ACC">
      <w:pPr>
        <w:ind w:firstLine="708"/>
        <w:rPr>
          <w:rFonts w:ascii="Helvetica" w:eastAsia="Helvetica" w:hAnsi="Helvetica" w:cs="Helvetica"/>
          <w:color w:val="333333"/>
          <w:sz w:val="24"/>
          <w:szCs w:val="24"/>
          <w:lang w:val="en-US"/>
        </w:rPr>
      </w:pPr>
      <w:bookmarkStart w:id="7" w:name="_heading=h.8hxpv2ltymbu" w:colFirst="0" w:colLast="0"/>
      <w:bookmarkEnd w:id="7"/>
      <w:proofErr w:type="spellStart"/>
      <w:r>
        <w:rPr>
          <w:rFonts w:ascii="Courier New" w:eastAsia="Courier New" w:hAnsi="Courier New" w:cs="Courier New"/>
          <w:sz w:val="20"/>
          <w:szCs w:val="20"/>
        </w:rPr>
        <w:t>cal_from_</w:t>
      </w:r>
      <w:proofErr w:type="gramStart"/>
      <w:r>
        <w:rPr>
          <w:rFonts w:ascii="Courier New" w:eastAsia="Courier New" w:hAnsi="Courier New" w:cs="Courier New"/>
          <w:sz w:val="20"/>
          <w:szCs w:val="20"/>
        </w:rPr>
        <w:t>jd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r>
        <w:rPr>
          <w:rFonts w:eastAsia="Times New Roman" w:cs="Times New Roman"/>
          <w:szCs w:val="28"/>
        </w:rPr>
        <w:t xml:space="preserve">преобразует дату юлианского календаря, заданную в </w:t>
      </w:r>
      <w:proofErr w:type="spellStart"/>
      <w:r>
        <w:rPr>
          <w:rFonts w:eastAsia="Times New Roman" w:cs="Times New Roman"/>
          <w:szCs w:val="28"/>
        </w:rPr>
        <w:t>julian_day</w:t>
      </w:r>
      <w:proofErr w:type="spellEnd"/>
      <w:r>
        <w:rPr>
          <w:rFonts w:eastAsia="Times New Roman" w:cs="Times New Roman"/>
          <w:szCs w:val="28"/>
        </w:rPr>
        <w:t xml:space="preserve">, в дату указанного календаря </w:t>
      </w:r>
      <w:proofErr w:type="spellStart"/>
      <w:r>
        <w:rPr>
          <w:rFonts w:eastAsia="Times New Roman" w:cs="Times New Roman"/>
          <w:szCs w:val="28"/>
        </w:rPr>
        <w:t>calendar</w:t>
      </w:r>
      <w:proofErr w:type="spellEnd"/>
      <w:r>
        <w:rPr>
          <w:rFonts w:eastAsia="Times New Roman" w:cs="Times New Roman"/>
          <w:szCs w:val="28"/>
        </w:rPr>
        <w:t>. Поддерживаемые</w:t>
      </w:r>
      <w:r w:rsidRPr="000B333C">
        <w:rPr>
          <w:rFonts w:eastAsia="Times New Roman" w:cs="Times New Roman"/>
          <w:szCs w:val="28"/>
          <w:lang w:val="en-US"/>
        </w:rPr>
        <w:t xml:space="preserve"> </w:t>
      </w:r>
      <w:r>
        <w:rPr>
          <w:rFonts w:eastAsia="Times New Roman" w:cs="Times New Roman"/>
          <w:szCs w:val="28"/>
        </w:rPr>
        <w:t>значения</w:t>
      </w:r>
      <w:r w:rsidRPr="000B333C">
        <w:rPr>
          <w:rFonts w:eastAsia="Times New Roman" w:cs="Times New Roman"/>
          <w:szCs w:val="28"/>
          <w:lang w:val="en-US"/>
        </w:rPr>
        <w:t xml:space="preserve"> </w:t>
      </w:r>
      <w:r w:rsidRPr="000B333C">
        <w:rPr>
          <w:rFonts w:ascii="Courier New" w:eastAsia="Courier New" w:hAnsi="Courier New" w:cs="Courier New"/>
          <w:sz w:val="20"/>
          <w:szCs w:val="20"/>
          <w:lang w:val="en-US"/>
        </w:rPr>
        <w:t xml:space="preserve">calendar: CAL_GREGORIAN, CAL_JULIAN, CAL_JEWISH </w:t>
      </w:r>
      <w:r>
        <w:rPr>
          <w:rFonts w:ascii="Courier New" w:eastAsia="Courier New" w:hAnsi="Courier New" w:cs="Courier New"/>
          <w:sz w:val="20"/>
          <w:szCs w:val="20"/>
        </w:rPr>
        <w:t>и</w:t>
      </w:r>
      <w:r w:rsidRPr="000B333C">
        <w:rPr>
          <w:rFonts w:ascii="Courier New" w:eastAsia="Courier New" w:hAnsi="Courier New" w:cs="Courier New"/>
          <w:sz w:val="20"/>
          <w:szCs w:val="20"/>
          <w:lang w:val="en-US"/>
        </w:rPr>
        <w:t xml:space="preserve"> CAL_FRENCH.</w:t>
      </w:r>
    </w:p>
    <w:p w14:paraId="1B8FB764" w14:textId="77777777" w:rsidR="000D5ACC" w:rsidRDefault="000D5ACC" w:rsidP="000D5ACC">
      <w:pPr>
        <w:rPr>
          <w:rFonts w:eastAsia="Times New Roman" w:cs="Times New Roman"/>
          <w:szCs w:val="28"/>
        </w:rPr>
      </w:pPr>
      <w:bookmarkStart w:id="8" w:name="_heading=h.bgwljojaqwca" w:colFirst="0" w:colLast="0"/>
      <w:bookmarkEnd w:id="8"/>
      <w:r>
        <w:rPr>
          <w:rFonts w:eastAsia="Times New Roman" w:cs="Times New Roman"/>
          <w:noProof/>
          <w:szCs w:val="28"/>
        </w:rPr>
        <w:lastRenderedPageBreak/>
        <w:drawing>
          <wp:inline distT="114300" distB="114300" distL="114300" distR="114300" wp14:anchorId="593C9A74" wp14:editId="04FE2E49">
            <wp:extent cx="6120455" cy="2514600"/>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7"/>
                    <a:srcRect/>
                    <a:stretch>
                      <a:fillRect/>
                    </a:stretch>
                  </pic:blipFill>
                  <pic:spPr>
                    <a:xfrm>
                      <a:off x="0" y="0"/>
                      <a:ext cx="6120455" cy="2514600"/>
                    </a:xfrm>
                    <a:prstGeom prst="rect">
                      <a:avLst/>
                    </a:prstGeom>
                    <a:ln/>
                  </pic:spPr>
                </pic:pic>
              </a:graphicData>
            </a:graphic>
          </wp:inline>
        </w:drawing>
      </w:r>
    </w:p>
    <w:p w14:paraId="737B38BD" w14:textId="77777777" w:rsidR="000D5ACC" w:rsidRDefault="000D5ACC" w:rsidP="000D5ACC">
      <w:pPr>
        <w:jc w:val="center"/>
        <w:rPr>
          <w:rFonts w:eastAsia="Times New Roman" w:cs="Times New Roman"/>
          <w:szCs w:val="28"/>
        </w:rPr>
      </w:pPr>
      <w:bookmarkStart w:id="9" w:name="_heading=h.dmrrtyydfzxm" w:colFirst="0" w:colLast="0"/>
      <w:bookmarkEnd w:id="9"/>
      <w:r>
        <w:rPr>
          <w:rFonts w:eastAsia="Times New Roman" w:cs="Times New Roman"/>
          <w:szCs w:val="28"/>
        </w:rPr>
        <w:t>Рисунок 4 - Пример из лекции о дате и времени</w:t>
      </w:r>
    </w:p>
    <w:p w14:paraId="6A80A667" w14:textId="77777777" w:rsidR="000D5ACC" w:rsidRDefault="000D5ACC" w:rsidP="00F74869">
      <w:pPr>
        <w:spacing w:line="360" w:lineRule="auto"/>
        <w:rPr>
          <w:rFonts w:ascii="Times New Roman" w:hAnsi="Times New Roman" w:cs="Times New Roman"/>
          <w:sz w:val="24"/>
          <w:szCs w:val="24"/>
        </w:rPr>
      </w:pPr>
    </w:p>
    <w:p w14:paraId="3A227A50"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157. Опишите понятие серверное время и процесс форматирования времени для разных часовых поясов. </w:t>
      </w:r>
    </w:p>
    <w:p w14:paraId="4938144E" w14:textId="77777777" w:rsidR="000D5ACC" w:rsidRDefault="000D5ACC" w:rsidP="000D5ACC">
      <w:pPr>
        <w:shd w:val="clear" w:color="auto" w:fill="FFFFFF"/>
        <w:spacing w:after="240"/>
        <w:ind w:firstLine="708"/>
        <w:jc w:val="both"/>
        <w:rPr>
          <w:rFonts w:eastAsia="Times New Roman" w:cs="Times New Roman"/>
          <w:color w:val="212529"/>
          <w:szCs w:val="28"/>
        </w:rPr>
      </w:pPr>
      <w:r>
        <w:rPr>
          <w:rFonts w:eastAsia="Times New Roman" w:cs="Times New Roman"/>
          <w:color w:val="212529"/>
          <w:szCs w:val="28"/>
        </w:rPr>
        <w:t xml:space="preserve">Чтобы получить время сервера, используйте функции </w:t>
      </w:r>
      <w:proofErr w:type="spellStart"/>
      <w:proofErr w:type="gramStart"/>
      <w:r>
        <w:rPr>
          <w:rFonts w:eastAsia="Times New Roman" w:cs="Times New Roman"/>
          <w:color w:val="212529"/>
          <w:szCs w:val="28"/>
        </w:rPr>
        <w:t>time</w:t>
      </w:r>
      <w:proofErr w:type="spellEnd"/>
      <w:r>
        <w:rPr>
          <w:rFonts w:eastAsia="Times New Roman" w:cs="Times New Roman"/>
          <w:color w:val="212529"/>
          <w:szCs w:val="28"/>
        </w:rPr>
        <w:t>(</w:t>
      </w:r>
      <w:proofErr w:type="gramEnd"/>
      <w:r>
        <w:rPr>
          <w:rFonts w:eastAsia="Times New Roman" w:cs="Times New Roman"/>
          <w:color w:val="212529"/>
          <w:szCs w:val="28"/>
        </w:rPr>
        <w:t xml:space="preserve">) или </w:t>
      </w:r>
      <w:proofErr w:type="spellStart"/>
      <w:r>
        <w:rPr>
          <w:rFonts w:eastAsia="Times New Roman" w:cs="Times New Roman"/>
          <w:color w:val="212529"/>
          <w:szCs w:val="28"/>
        </w:rPr>
        <w:t>date</w:t>
      </w:r>
      <w:proofErr w:type="spellEnd"/>
      <w:r>
        <w:rPr>
          <w:rFonts w:eastAsia="Times New Roman" w:cs="Times New Roman"/>
          <w:color w:val="212529"/>
          <w:szCs w:val="28"/>
        </w:rPr>
        <w:t xml:space="preserve">() (есть и другие методы, но их должно быть достаточно). Однако </w:t>
      </w:r>
      <w:proofErr w:type="spellStart"/>
      <w:proofErr w:type="gramStart"/>
      <w:r>
        <w:rPr>
          <w:rFonts w:eastAsia="Times New Roman" w:cs="Times New Roman"/>
          <w:color w:val="212529"/>
          <w:szCs w:val="28"/>
        </w:rPr>
        <w:t>time</w:t>
      </w:r>
      <w:proofErr w:type="spellEnd"/>
      <w:r>
        <w:rPr>
          <w:rFonts w:eastAsia="Times New Roman" w:cs="Times New Roman"/>
          <w:color w:val="212529"/>
          <w:szCs w:val="28"/>
        </w:rPr>
        <w:t>(</w:t>
      </w:r>
      <w:proofErr w:type="gramEnd"/>
      <w:r>
        <w:rPr>
          <w:rFonts w:eastAsia="Times New Roman" w:cs="Times New Roman"/>
          <w:color w:val="212529"/>
          <w:szCs w:val="28"/>
        </w:rPr>
        <w:t xml:space="preserve">) может вызывать медленно, как и другие функции, которые получают текущее время (поскольку для получения времени требуются системные вызовы). Вы также должны знать, что он будет меняться от вызова к вызову, если выполнение сценария между вызовами занимает более 1 секунды. Это может вызвать проблемы с согласованностью. Обходной путь заключается в использовании $_SERVER['REQUEST_TIME'], если это возможно, и устранит ошибки постоянства и проблемы со скоростью, которые могут быть вызваны повторным вызовом </w:t>
      </w:r>
      <w:proofErr w:type="spellStart"/>
      <w:proofErr w:type="gramStart"/>
      <w:r>
        <w:rPr>
          <w:rFonts w:eastAsia="Times New Roman" w:cs="Times New Roman"/>
          <w:color w:val="212529"/>
          <w:szCs w:val="28"/>
        </w:rPr>
        <w:t>time</w:t>
      </w:r>
      <w:proofErr w:type="spellEnd"/>
      <w:r>
        <w:rPr>
          <w:rFonts w:eastAsia="Times New Roman" w:cs="Times New Roman"/>
          <w:color w:val="212529"/>
          <w:szCs w:val="28"/>
        </w:rPr>
        <w:t>(</w:t>
      </w:r>
      <w:proofErr w:type="gramEnd"/>
      <w:r>
        <w:rPr>
          <w:rFonts w:eastAsia="Times New Roman" w:cs="Times New Roman"/>
          <w:color w:val="212529"/>
          <w:szCs w:val="28"/>
        </w:rPr>
        <w:t xml:space="preserve">), </w:t>
      </w:r>
      <w:proofErr w:type="spellStart"/>
      <w:r>
        <w:rPr>
          <w:rFonts w:eastAsia="Times New Roman" w:cs="Times New Roman"/>
          <w:color w:val="212529"/>
          <w:szCs w:val="28"/>
        </w:rPr>
        <w:t>date</w:t>
      </w:r>
      <w:proofErr w:type="spellEnd"/>
      <w:r>
        <w:rPr>
          <w:rFonts w:eastAsia="Times New Roman" w:cs="Times New Roman"/>
          <w:color w:val="212529"/>
          <w:szCs w:val="28"/>
        </w:rPr>
        <w:t>() и т. Д., Которые активно получают текущее системное время.</w:t>
      </w:r>
    </w:p>
    <w:p w14:paraId="076FE09C" w14:textId="77777777" w:rsidR="000D5ACC" w:rsidRDefault="000D5ACC" w:rsidP="000D5ACC">
      <w:pPr>
        <w:numPr>
          <w:ilvl w:val="0"/>
          <w:numId w:val="11"/>
        </w:numPr>
        <w:shd w:val="clear" w:color="auto" w:fill="FFFFFF"/>
        <w:spacing w:before="240" w:line="384" w:lineRule="auto"/>
        <w:ind w:hanging="11"/>
        <w:jc w:val="both"/>
        <w:rPr>
          <w:rFonts w:eastAsia="Times New Roman" w:cs="Times New Roman"/>
          <w:szCs w:val="28"/>
        </w:rPr>
      </w:pPr>
      <w:proofErr w:type="spellStart"/>
      <w:r>
        <w:rPr>
          <w:rFonts w:eastAsia="Times New Roman" w:cs="Times New Roman"/>
          <w:color w:val="111111"/>
          <w:szCs w:val="28"/>
        </w:rPr>
        <w:t>checkdate</w:t>
      </w:r>
      <w:proofErr w:type="spellEnd"/>
      <w:r>
        <w:rPr>
          <w:rFonts w:eastAsia="Times New Roman" w:cs="Times New Roman"/>
          <w:color w:val="111111"/>
          <w:szCs w:val="28"/>
        </w:rPr>
        <w:t xml:space="preserve"> — </w:t>
      </w:r>
      <w:r>
        <w:rPr>
          <w:rFonts w:eastAsia="Times New Roman" w:cs="Times New Roman"/>
          <w:i/>
          <w:color w:val="111111"/>
          <w:szCs w:val="28"/>
        </w:rPr>
        <w:t>Проверяет правильность даты по грегорианскому календарю</w:t>
      </w:r>
    </w:p>
    <w:p w14:paraId="6A088634"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date</w:t>
      </w:r>
      <w:proofErr w:type="spellEnd"/>
      <w:r>
        <w:rPr>
          <w:rFonts w:eastAsia="Times New Roman" w:cs="Times New Roman"/>
          <w:color w:val="111111"/>
          <w:szCs w:val="28"/>
        </w:rPr>
        <w:t>(</w:t>
      </w:r>
      <w:proofErr w:type="spellStart"/>
      <w:r>
        <w:rPr>
          <w:rFonts w:eastAsia="Times New Roman" w:cs="Times New Roman"/>
          <w:color w:val="111111"/>
          <w:szCs w:val="28"/>
        </w:rPr>
        <w:t>gmdate</w:t>
      </w:r>
      <w:proofErr w:type="spellEnd"/>
      <w:r>
        <w:rPr>
          <w:rFonts w:eastAsia="Times New Roman" w:cs="Times New Roman"/>
          <w:color w:val="111111"/>
          <w:szCs w:val="28"/>
        </w:rPr>
        <w:t xml:space="preserve">) — </w:t>
      </w:r>
      <w:r>
        <w:rPr>
          <w:rFonts w:eastAsia="Times New Roman" w:cs="Times New Roman"/>
          <w:i/>
          <w:color w:val="111111"/>
          <w:szCs w:val="28"/>
        </w:rPr>
        <w:t>Форматирует системную дату/время (по Гринвичу)</w:t>
      </w:r>
    </w:p>
    <w:p w14:paraId="6411684F"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getdate</w:t>
      </w:r>
      <w:proofErr w:type="spellEnd"/>
      <w:r>
        <w:rPr>
          <w:rFonts w:eastAsia="Times New Roman" w:cs="Times New Roman"/>
          <w:color w:val="111111"/>
          <w:szCs w:val="28"/>
        </w:rPr>
        <w:t xml:space="preserve"> — </w:t>
      </w:r>
      <w:r>
        <w:rPr>
          <w:rFonts w:eastAsia="Times New Roman" w:cs="Times New Roman"/>
          <w:i/>
          <w:color w:val="111111"/>
          <w:szCs w:val="28"/>
        </w:rPr>
        <w:t>Возвращает информацию о дате/времени</w:t>
      </w:r>
    </w:p>
    <w:p w14:paraId="0ADB7C5D"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gettimeofday</w:t>
      </w:r>
      <w:proofErr w:type="spellEnd"/>
      <w:r>
        <w:rPr>
          <w:rFonts w:eastAsia="Times New Roman" w:cs="Times New Roman"/>
          <w:color w:val="111111"/>
          <w:szCs w:val="28"/>
        </w:rPr>
        <w:t xml:space="preserve"> — </w:t>
      </w:r>
      <w:r>
        <w:rPr>
          <w:rFonts w:eastAsia="Times New Roman" w:cs="Times New Roman"/>
          <w:i/>
          <w:color w:val="111111"/>
          <w:szCs w:val="28"/>
        </w:rPr>
        <w:t>Возвращает текущее время</w:t>
      </w:r>
    </w:p>
    <w:p w14:paraId="213EB136"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localtime</w:t>
      </w:r>
      <w:proofErr w:type="spellEnd"/>
      <w:r>
        <w:rPr>
          <w:rFonts w:eastAsia="Times New Roman" w:cs="Times New Roman"/>
          <w:color w:val="111111"/>
          <w:szCs w:val="28"/>
        </w:rPr>
        <w:t xml:space="preserve"> — Возвращает системное время</w:t>
      </w:r>
    </w:p>
    <w:p w14:paraId="7D212BA5"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mktime</w:t>
      </w:r>
      <w:proofErr w:type="spellEnd"/>
      <w:r>
        <w:rPr>
          <w:rFonts w:eastAsia="Times New Roman" w:cs="Times New Roman"/>
          <w:color w:val="111111"/>
          <w:szCs w:val="28"/>
        </w:rPr>
        <w:t>(</w:t>
      </w:r>
      <w:proofErr w:type="spellStart"/>
      <w:r>
        <w:rPr>
          <w:rFonts w:eastAsia="Times New Roman" w:cs="Times New Roman"/>
          <w:color w:val="111111"/>
          <w:szCs w:val="28"/>
        </w:rPr>
        <w:t>gmmktime</w:t>
      </w:r>
      <w:proofErr w:type="spellEnd"/>
      <w:r>
        <w:rPr>
          <w:rFonts w:eastAsia="Times New Roman" w:cs="Times New Roman"/>
          <w:color w:val="111111"/>
          <w:szCs w:val="28"/>
        </w:rPr>
        <w:t>) — Возвращает метку времени для заданной даты (по Гринвичу)</w:t>
      </w:r>
    </w:p>
    <w:p w14:paraId="7C9460A2" w14:textId="77777777" w:rsidR="000D5ACC" w:rsidRDefault="000D5ACC" w:rsidP="000D5ACC">
      <w:pPr>
        <w:numPr>
          <w:ilvl w:val="0"/>
          <w:numId w:val="11"/>
        </w:numPr>
        <w:shd w:val="clear" w:color="auto" w:fill="FFFFFF"/>
        <w:spacing w:line="384" w:lineRule="auto"/>
        <w:ind w:hanging="11"/>
        <w:jc w:val="both"/>
        <w:rPr>
          <w:rFonts w:eastAsia="Times New Roman" w:cs="Times New Roman"/>
          <w:szCs w:val="28"/>
        </w:rPr>
      </w:pPr>
      <w:proofErr w:type="spellStart"/>
      <w:r>
        <w:rPr>
          <w:rFonts w:eastAsia="Times New Roman" w:cs="Times New Roman"/>
          <w:color w:val="111111"/>
          <w:szCs w:val="28"/>
        </w:rPr>
        <w:t>strftime</w:t>
      </w:r>
      <w:proofErr w:type="spellEnd"/>
      <w:r>
        <w:rPr>
          <w:rFonts w:eastAsia="Times New Roman" w:cs="Times New Roman"/>
          <w:color w:val="111111"/>
          <w:szCs w:val="28"/>
        </w:rPr>
        <w:t>(</w:t>
      </w:r>
      <w:proofErr w:type="spellStart"/>
      <w:r>
        <w:rPr>
          <w:rFonts w:eastAsia="Times New Roman" w:cs="Times New Roman"/>
          <w:color w:val="111111"/>
          <w:szCs w:val="28"/>
        </w:rPr>
        <w:t>gmstrftime</w:t>
      </w:r>
      <w:proofErr w:type="spellEnd"/>
      <w:r>
        <w:rPr>
          <w:rFonts w:eastAsia="Times New Roman" w:cs="Times New Roman"/>
          <w:color w:val="111111"/>
          <w:szCs w:val="28"/>
        </w:rPr>
        <w:t xml:space="preserve">) — </w:t>
      </w:r>
      <w:r>
        <w:rPr>
          <w:rFonts w:eastAsia="Times New Roman" w:cs="Times New Roman"/>
          <w:i/>
          <w:color w:val="111111"/>
          <w:szCs w:val="28"/>
        </w:rPr>
        <w:t>Форматирует дату/время с учетом текущей локали (по Гринвичу)</w:t>
      </w:r>
    </w:p>
    <w:p w14:paraId="634C2541" w14:textId="77777777" w:rsidR="000D5ACC" w:rsidRDefault="000D5ACC" w:rsidP="000D5ACC">
      <w:pPr>
        <w:numPr>
          <w:ilvl w:val="0"/>
          <w:numId w:val="11"/>
        </w:numPr>
        <w:shd w:val="clear" w:color="auto" w:fill="FFFFFF"/>
        <w:spacing w:after="240" w:line="384" w:lineRule="auto"/>
        <w:ind w:hanging="11"/>
        <w:jc w:val="both"/>
        <w:rPr>
          <w:rFonts w:eastAsia="Times New Roman" w:cs="Times New Roman"/>
          <w:szCs w:val="28"/>
        </w:rPr>
      </w:pPr>
      <w:bookmarkStart w:id="10" w:name="_heading=h.dqv07jnvnqea" w:colFirst="0" w:colLast="0"/>
      <w:bookmarkEnd w:id="10"/>
      <w:proofErr w:type="spellStart"/>
      <w:r>
        <w:rPr>
          <w:rFonts w:eastAsia="Times New Roman" w:cs="Times New Roman"/>
          <w:color w:val="111111"/>
          <w:szCs w:val="28"/>
        </w:rPr>
        <w:t>strtotime</w:t>
      </w:r>
      <w:proofErr w:type="spellEnd"/>
      <w:r>
        <w:rPr>
          <w:rFonts w:eastAsia="Times New Roman" w:cs="Times New Roman"/>
          <w:color w:val="111111"/>
          <w:szCs w:val="28"/>
        </w:rPr>
        <w:t xml:space="preserve"> — </w:t>
      </w:r>
      <w:r>
        <w:rPr>
          <w:rFonts w:eastAsia="Times New Roman" w:cs="Times New Roman"/>
          <w:i/>
          <w:color w:val="111111"/>
          <w:szCs w:val="28"/>
        </w:rPr>
        <w:t>Преобразует текстовое представление даты на английском языке в метку времени Unix</w:t>
      </w:r>
    </w:p>
    <w:p w14:paraId="3790BB31"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158. Опишите способ получения времени заката и рассвета с использованием языка программирования PHP. </w:t>
      </w:r>
    </w:p>
    <w:p w14:paraId="15890FA0" w14:textId="77777777" w:rsidR="000D5ACC" w:rsidRPr="000B333C" w:rsidRDefault="000D5ACC" w:rsidP="000D5ACC">
      <w:pPr>
        <w:rPr>
          <w:rFonts w:ascii="Courier New" w:eastAsia="Courier New" w:hAnsi="Courier New" w:cs="Courier New"/>
          <w:sz w:val="20"/>
          <w:szCs w:val="20"/>
          <w:lang w:val="en-US"/>
        </w:rPr>
      </w:pPr>
      <w:proofErr w:type="spellStart"/>
      <w:r w:rsidRPr="000B333C">
        <w:rPr>
          <w:rFonts w:ascii="Courier New" w:eastAsia="Courier New" w:hAnsi="Courier New" w:cs="Courier New"/>
          <w:sz w:val="20"/>
          <w:szCs w:val="20"/>
          <w:lang w:val="en-US"/>
        </w:rPr>
        <w:t>date_sun_info</w:t>
      </w:r>
      <w:proofErr w:type="spellEnd"/>
      <w:r w:rsidRPr="000B333C">
        <w:rPr>
          <w:rFonts w:ascii="Courier New" w:eastAsia="Courier New" w:hAnsi="Courier New" w:cs="Courier New"/>
          <w:sz w:val="20"/>
          <w:szCs w:val="20"/>
          <w:lang w:val="en-US"/>
        </w:rPr>
        <w:t xml:space="preserve"> </w:t>
      </w:r>
      <w:proofErr w:type="gramStart"/>
      <w:r w:rsidRPr="000B333C">
        <w:rPr>
          <w:rFonts w:ascii="Courier New" w:eastAsia="Courier New" w:hAnsi="Courier New" w:cs="Courier New"/>
          <w:sz w:val="20"/>
          <w:szCs w:val="20"/>
          <w:lang w:val="en-US"/>
        </w:rPr>
        <w:t>( int</w:t>
      </w:r>
      <w:proofErr w:type="gramEnd"/>
      <w:r w:rsidRPr="000B333C">
        <w:rPr>
          <w:rFonts w:ascii="Courier New" w:eastAsia="Courier New" w:hAnsi="Courier New" w:cs="Courier New"/>
          <w:sz w:val="20"/>
          <w:szCs w:val="20"/>
          <w:lang w:val="en-US"/>
        </w:rPr>
        <w:t xml:space="preserve"> $time , float $latitude , float $longitude )</w:t>
      </w:r>
    </w:p>
    <w:p w14:paraId="6FA12EB0" w14:textId="77777777" w:rsidR="000D5ACC" w:rsidRPr="000D5ACC" w:rsidRDefault="000D5ACC" w:rsidP="00F74869">
      <w:pPr>
        <w:spacing w:line="360" w:lineRule="auto"/>
        <w:rPr>
          <w:rFonts w:ascii="Times New Roman" w:hAnsi="Times New Roman" w:cs="Times New Roman"/>
          <w:sz w:val="24"/>
          <w:szCs w:val="24"/>
          <w:lang w:val="en-US"/>
        </w:rPr>
      </w:pPr>
    </w:p>
    <w:p w14:paraId="2BE388AA"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159. Опишите константы, используемые в модуле “Время и дата”. </w:t>
      </w:r>
    </w:p>
    <w:p w14:paraId="3653C543" w14:textId="77777777" w:rsidR="000D5ACC" w:rsidRDefault="000D5ACC" w:rsidP="000D5ACC">
      <w:pPr>
        <w:pStyle w:val="1"/>
        <w:shd w:val="clear" w:color="auto" w:fill="F2F2F2"/>
        <w:rPr>
          <w:rFonts w:ascii="Fira Sans" w:hAnsi="Fira Sans"/>
          <w:color w:val="333333"/>
        </w:rPr>
      </w:pPr>
      <w:r>
        <w:rPr>
          <w:rFonts w:ascii="Fira Sans" w:hAnsi="Fira Sans"/>
          <w:b/>
          <w:bCs/>
          <w:color w:val="333333"/>
        </w:rPr>
        <w:t>Предопределённые константы</w:t>
      </w:r>
      <w:hyperlink r:id="rId88" w:anchor="datetime.constants" w:history="1">
        <w:r>
          <w:rPr>
            <w:rStyle w:val="a8"/>
            <w:rFonts w:ascii="Fira Sans" w:hAnsi="Fira Sans"/>
            <w:b/>
            <w:bCs/>
          </w:rPr>
          <w:t> ¶</w:t>
        </w:r>
      </w:hyperlink>
    </w:p>
    <w:p w14:paraId="46C370D5" w14:textId="77777777" w:rsidR="000D5ACC" w:rsidRDefault="00FF4F8E" w:rsidP="000D5ACC">
      <w:pPr>
        <w:pStyle w:val="para"/>
        <w:shd w:val="clear" w:color="auto" w:fill="F2F2F2"/>
        <w:rPr>
          <w:rFonts w:ascii="Fira Sans" w:hAnsi="Fira Sans"/>
          <w:color w:val="333333"/>
        </w:rPr>
      </w:pPr>
      <w:hyperlink r:id="rId89" w:anchor="datetime.constants.types" w:history="1">
        <w:r w:rsidR="000D5ACC">
          <w:rPr>
            <w:rStyle w:val="a8"/>
            <w:rFonts w:ascii="Fira Sans" w:hAnsi="Fira Sans"/>
            <w:color w:val="336699"/>
          </w:rPr>
          <w:t>Константы </w:t>
        </w:r>
        <w:r w:rsidR="000D5ACC">
          <w:rPr>
            <w:rStyle w:val="HTML"/>
            <w:color w:val="336699"/>
          </w:rPr>
          <w:t>DATE_</w:t>
        </w:r>
      </w:hyperlink>
      <w:r w:rsidR="000D5ACC">
        <w:rPr>
          <w:rFonts w:ascii="Fira Sans" w:hAnsi="Fira Sans"/>
          <w:color w:val="333333"/>
        </w:rPr>
        <w:t> предлагают стандартные представления даты, которые могут быть использованы вместе с функциями форматирования даты (например </w:t>
      </w:r>
      <w:proofErr w:type="spellStart"/>
      <w:r w:rsidR="000D5ACC">
        <w:rPr>
          <w:rStyle w:val="function"/>
          <w:rFonts w:ascii="Fira Sans" w:hAnsi="Fira Sans"/>
          <w:color w:val="333333"/>
        </w:rPr>
        <w:fldChar w:fldCharType="begin"/>
      </w:r>
      <w:r w:rsidR="000D5ACC">
        <w:rPr>
          <w:rStyle w:val="function"/>
          <w:rFonts w:ascii="Fira Sans" w:hAnsi="Fira Sans"/>
          <w:color w:val="333333"/>
        </w:rPr>
        <w:instrText xml:space="preserve"> HYPERLINK "https://www.php.net/manual/ru/function.date.php" </w:instrText>
      </w:r>
      <w:r w:rsidR="000D5ACC">
        <w:rPr>
          <w:rStyle w:val="function"/>
          <w:rFonts w:ascii="Fira Sans" w:hAnsi="Fira Sans"/>
          <w:color w:val="333333"/>
        </w:rPr>
        <w:fldChar w:fldCharType="separate"/>
      </w:r>
      <w:proofErr w:type="gramStart"/>
      <w:r w:rsidR="000D5ACC">
        <w:rPr>
          <w:rStyle w:val="a8"/>
          <w:rFonts w:ascii="Fira Sans" w:hAnsi="Fira Sans"/>
          <w:color w:val="336699"/>
        </w:rPr>
        <w:t>date</w:t>
      </w:r>
      <w:proofErr w:type="spellEnd"/>
      <w:r w:rsidR="000D5ACC">
        <w:rPr>
          <w:rStyle w:val="a8"/>
          <w:rFonts w:ascii="Fira Sans" w:hAnsi="Fira Sans"/>
          <w:color w:val="336699"/>
        </w:rPr>
        <w:t>(</w:t>
      </w:r>
      <w:proofErr w:type="gramEnd"/>
      <w:r w:rsidR="000D5ACC">
        <w:rPr>
          <w:rStyle w:val="a8"/>
          <w:rFonts w:ascii="Fira Sans" w:hAnsi="Fira Sans"/>
          <w:color w:val="336699"/>
        </w:rPr>
        <w:t>)</w:t>
      </w:r>
      <w:r w:rsidR="000D5ACC">
        <w:rPr>
          <w:rStyle w:val="function"/>
          <w:rFonts w:ascii="Fira Sans" w:hAnsi="Fira Sans"/>
          <w:color w:val="333333"/>
        </w:rPr>
        <w:fldChar w:fldCharType="end"/>
      </w:r>
      <w:r w:rsidR="000D5ACC">
        <w:rPr>
          <w:rFonts w:ascii="Fira Sans" w:hAnsi="Fira Sans"/>
          <w:color w:val="333333"/>
        </w:rPr>
        <w:t>).</w:t>
      </w:r>
    </w:p>
    <w:p w14:paraId="52CC7EE2" w14:textId="77777777" w:rsidR="000D5ACC" w:rsidRDefault="000D5ACC" w:rsidP="000D5ACC">
      <w:pPr>
        <w:pStyle w:val="para"/>
        <w:shd w:val="clear" w:color="auto" w:fill="F2F2F2"/>
        <w:rPr>
          <w:rFonts w:ascii="Fira Sans" w:hAnsi="Fira Sans"/>
          <w:color w:val="333333"/>
        </w:rPr>
      </w:pPr>
      <w:r>
        <w:rPr>
          <w:rFonts w:ascii="Fira Sans" w:hAnsi="Fira Sans"/>
          <w:color w:val="333333"/>
        </w:rPr>
        <w:t>Следующие константы определяют формат возвращаемый функциями </w:t>
      </w:r>
      <w:proofErr w:type="spellStart"/>
      <w:r>
        <w:rPr>
          <w:rStyle w:val="function"/>
          <w:rFonts w:ascii="Fira Sans" w:hAnsi="Fira Sans"/>
          <w:color w:val="333333"/>
        </w:rPr>
        <w:fldChar w:fldCharType="begin"/>
      </w:r>
      <w:r>
        <w:rPr>
          <w:rStyle w:val="function"/>
          <w:rFonts w:ascii="Fira Sans" w:hAnsi="Fira Sans"/>
          <w:color w:val="333333"/>
        </w:rPr>
        <w:instrText xml:space="preserve"> HYPERLINK "https://www.php.net/manual/ru/function.date-sunrise.php" </w:instrText>
      </w:r>
      <w:r>
        <w:rPr>
          <w:rStyle w:val="function"/>
          <w:rFonts w:ascii="Fira Sans" w:hAnsi="Fira Sans"/>
          <w:color w:val="333333"/>
        </w:rPr>
        <w:fldChar w:fldCharType="separate"/>
      </w:r>
      <w:r>
        <w:rPr>
          <w:rStyle w:val="a8"/>
          <w:rFonts w:ascii="Fira Sans" w:hAnsi="Fira Sans"/>
          <w:color w:val="336699"/>
        </w:rPr>
        <w:t>date_sunrise</w:t>
      </w:r>
      <w:proofErr w:type="spellEnd"/>
      <w:r>
        <w:rPr>
          <w:rStyle w:val="a8"/>
          <w:rFonts w:ascii="Fira Sans" w:hAnsi="Fira Sans"/>
          <w:color w:val="336699"/>
        </w:rPr>
        <w:t>()</w:t>
      </w:r>
      <w:r>
        <w:rPr>
          <w:rStyle w:val="function"/>
          <w:rFonts w:ascii="Fira Sans" w:hAnsi="Fira Sans"/>
          <w:color w:val="333333"/>
        </w:rPr>
        <w:fldChar w:fldCharType="end"/>
      </w:r>
      <w:r>
        <w:rPr>
          <w:rFonts w:ascii="Fira Sans" w:hAnsi="Fira Sans"/>
          <w:color w:val="333333"/>
        </w:rPr>
        <w:t> и </w:t>
      </w:r>
      <w:proofErr w:type="spellStart"/>
      <w:r>
        <w:rPr>
          <w:rStyle w:val="function"/>
          <w:rFonts w:ascii="Fira Sans" w:hAnsi="Fira Sans"/>
          <w:color w:val="333333"/>
        </w:rPr>
        <w:fldChar w:fldCharType="begin"/>
      </w:r>
      <w:r>
        <w:rPr>
          <w:rStyle w:val="function"/>
          <w:rFonts w:ascii="Fira Sans" w:hAnsi="Fira Sans"/>
          <w:color w:val="333333"/>
        </w:rPr>
        <w:instrText xml:space="preserve"> HYPERLINK "https://www.php.net/manual/ru/function.date-sunset.php" </w:instrText>
      </w:r>
      <w:r>
        <w:rPr>
          <w:rStyle w:val="function"/>
          <w:rFonts w:ascii="Fira Sans" w:hAnsi="Fira Sans"/>
          <w:color w:val="333333"/>
        </w:rPr>
        <w:fldChar w:fldCharType="separate"/>
      </w:r>
      <w:r>
        <w:rPr>
          <w:rStyle w:val="a8"/>
          <w:rFonts w:ascii="Fira Sans" w:hAnsi="Fira Sans"/>
          <w:color w:val="336699"/>
        </w:rPr>
        <w:t>date_sunset</w:t>
      </w:r>
      <w:proofErr w:type="spellEnd"/>
      <w:r>
        <w:rPr>
          <w:rStyle w:val="a8"/>
          <w:rFonts w:ascii="Fira Sans" w:hAnsi="Fira Sans"/>
          <w:color w:val="336699"/>
        </w:rPr>
        <w:t>()</w:t>
      </w:r>
      <w:r>
        <w:rPr>
          <w:rStyle w:val="function"/>
          <w:rFonts w:ascii="Fira Sans" w:hAnsi="Fira Sans"/>
          <w:color w:val="333333"/>
        </w:rPr>
        <w:fldChar w:fldCharType="end"/>
      </w:r>
      <w:r>
        <w:rPr>
          <w:rFonts w:ascii="Fira Sans" w:hAnsi="Fira Sans"/>
          <w:color w:val="333333"/>
        </w:rPr>
        <w:t>.</w:t>
      </w:r>
    </w:p>
    <w:p w14:paraId="0A2C8656" w14:textId="77777777" w:rsidR="000D5ACC" w:rsidRDefault="000D5ACC" w:rsidP="000D5ACC">
      <w:pPr>
        <w:shd w:val="clear" w:color="auto" w:fill="F2F2F2"/>
        <w:rPr>
          <w:rFonts w:ascii="Fira Sans" w:hAnsi="Fira Sans"/>
          <w:color w:val="333333"/>
        </w:rPr>
      </w:pPr>
      <w:r>
        <w:rPr>
          <w:rStyle w:val="HTML"/>
          <w:rFonts w:eastAsia="Arial"/>
          <w:b/>
          <w:bCs/>
          <w:color w:val="333333"/>
        </w:rPr>
        <w:t>SUNFUNCS_RET_TIMESTAMP</w:t>
      </w:r>
      <w:r>
        <w:rPr>
          <w:rFonts w:ascii="Fira Sans" w:hAnsi="Fira Sans"/>
          <w:color w:val="333333"/>
        </w:rPr>
        <w:t> (</w:t>
      </w:r>
      <w:proofErr w:type="spellStart"/>
      <w:r>
        <w:rPr>
          <w:rStyle w:val="type"/>
          <w:rFonts w:ascii="Fira Sans" w:hAnsi="Fira Sans"/>
          <w:color w:val="333333"/>
        </w:rPr>
        <w:t>int</w:t>
      </w:r>
      <w:proofErr w:type="spellEnd"/>
      <w:r>
        <w:rPr>
          <w:rFonts w:ascii="Fira Sans" w:hAnsi="Fira Sans"/>
          <w:color w:val="333333"/>
        </w:rPr>
        <w:t>)</w:t>
      </w:r>
    </w:p>
    <w:p w14:paraId="692A49BC" w14:textId="77777777" w:rsidR="000D5ACC" w:rsidRDefault="000D5ACC" w:rsidP="000D5ACC">
      <w:pPr>
        <w:shd w:val="clear" w:color="auto" w:fill="F2F2F2"/>
        <w:ind w:left="720"/>
        <w:rPr>
          <w:rFonts w:ascii="Fira Sans" w:hAnsi="Fira Sans"/>
          <w:color w:val="333333"/>
        </w:rPr>
      </w:pPr>
      <w:r>
        <w:rPr>
          <w:rFonts w:ascii="Fira Sans" w:hAnsi="Fira Sans"/>
          <w:color w:val="333333"/>
        </w:rPr>
        <w:t>Время в секундах с начала эпохи Unix</w:t>
      </w:r>
    </w:p>
    <w:p w14:paraId="165BAFDB" w14:textId="77777777" w:rsidR="000D5ACC" w:rsidRPr="000D5ACC" w:rsidRDefault="000D5ACC" w:rsidP="000D5ACC">
      <w:pPr>
        <w:shd w:val="clear" w:color="auto" w:fill="F2F2F2"/>
        <w:rPr>
          <w:rFonts w:ascii="Fira Sans" w:hAnsi="Fira Sans"/>
          <w:color w:val="333333"/>
          <w:lang w:val="en-US"/>
        </w:rPr>
      </w:pPr>
      <w:r w:rsidRPr="000D5ACC">
        <w:rPr>
          <w:rStyle w:val="HTML"/>
          <w:rFonts w:eastAsia="Arial"/>
          <w:b/>
          <w:bCs/>
          <w:color w:val="333333"/>
          <w:lang w:val="en-US"/>
        </w:rPr>
        <w:t>SUNFUNCS_RET_STRING</w:t>
      </w:r>
      <w:r w:rsidRPr="000D5ACC">
        <w:rPr>
          <w:rFonts w:ascii="Fira Sans" w:hAnsi="Fira Sans"/>
          <w:color w:val="333333"/>
          <w:lang w:val="en-US"/>
        </w:rPr>
        <w:t> (</w:t>
      </w:r>
      <w:r w:rsidRPr="000D5ACC">
        <w:rPr>
          <w:rStyle w:val="type"/>
          <w:rFonts w:ascii="Fira Sans" w:hAnsi="Fira Sans"/>
          <w:color w:val="333333"/>
          <w:lang w:val="en-US"/>
        </w:rPr>
        <w:t>int</w:t>
      </w:r>
      <w:r w:rsidRPr="000D5ACC">
        <w:rPr>
          <w:rFonts w:ascii="Fira Sans" w:hAnsi="Fira Sans"/>
          <w:color w:val="333333"/>
          <w:lang w:val="en-US"/>
        </w:rPr>
        <w:t>)</w:t>
      </w:r>
    </w:p>
    <w:p w14:paraId="56761004" w14:textId="77777777" w:rsidR="000D5ACC" w:rsidRPr="000D5ACC" w:rsidRDefault="000D5ACC" w:rsidP="000D5ACC">
      <w:pPr>
        <w:shd w:val="clear" w:color="auto" w:fill="F2F2F2"/>
        <w:ind w:left="720"/>
        <w:rPr>
          <w:rFonts w:ascii="Fira Sans" w:hAnsi="Fira Sans"/>
          <w:color w:val="333333"/>
          <w:lang w:val="en-US"/>
        </w:rPr>
      </w:pPr>
      <w:proofErr w:type="gramStart"/>
      <w:r>
        <w:rPr>
          <w:rFonts w:ascii="Fira Sans" w:hAnsi="Fira Sans"/>
          <w:color w:val="333333"/>
        </w:rPr>
        <w:t>Часы</w:t>
      </w:r>
      <w:r w:rsidRPr="000D5ACC">
        <w:rPr>
          <w:rFonts w:ascii="Fira Sans" w:hAnsi="Fira Sans"/>
          <w:color w:val="333333"/>
          <w:lang w:val="en-US"/>
        </w:rPr>
        <w:t>:</w:t>
      </w:r>
      <w:r>
        <w:rPr>
          <w:rFonts w:ascii="Fira Sans" w:hAnsi="Fira Sans"/>
          <w:color w:val="333333"/>
        </w:rPr>
        <w:t>минуты</w:t>
      </w:r>
      <w:proofErr w:type="gramEnd"/>
      <w:r w:rsidRPr="000D5ACC">
        <w:rPr>
          <w:rFonts w:ascii="Fira Sans" w:hAnsi="Fira Sans"/>
          <w:color w:val="333333"/>
          <w:lang w:val="en-US"/>
        </w:rPr>
        <w:t xml:space="preserve"> (</w:t>
      </w:r>
      <w:r>
        <w:rPr>
          <w:rFonts w:ascii="Fira Sans" w:hAnsi="Fira Sans"/>
          <w:color w:val="333333"/>
        </w:rPr>
        <w:t>например</w:t>
      </w:r>
      <w:r w:rsidRPr="000D5ACC">
        <w:rPr>
          <w:rFonts w:ascii="Fira Sans" w:hAnsi="Fira Sans"/>
          <w:color w:val="333333"/>
          <w:lang w:val="en-US"/>
        </w:rPr>
        <w:t>: 08:02)</w:t>
      </w:r>
    </w:p>
    <w:p w14:paraId="0A5150C8" w14:textId="77777777" w:rsidR="000D5ACC" w:rsidRPr="00DA332C" w:rsidRDefault="000D5ACC" w:rsidP="000D5ACC">
      <w:pPr>
        <w:shd w:val="clear" w:color="auto" w:fill="F2F2F2"/>
        <w:rPr>
          <w:rFonts w:ascii="Fira Sans" w:hAnsi="Fira Sans"/>
          <w:color w:val="333333"/>
          <w:lang w:val="ru-RU"/>
        </w:rPr>
      </w:pPr>
      <w:r w:rsidRPr="00743F1C">
        <w:rPr>
          <w:rStyle w:val="HTML"/>
          <w:rFonts w:eastAsia="Arial"/>
          <w:b/>
          <w:bCs/>
          <w:color w:val="333333"/>
          <w:lang w:val="en-US"/>
        </w:rPr>
        <w:t>SUNFUNCS</w:t>
      </w:r>
      <w:r w:rsidRPr="00DA332C">
        <w:rPr>
          <w:rStyle w:val="HTML"/>
          <w:rFonts w:eastAsia="Arial"/>
          <w:b/>
          <w:bCs/>
          <w:color w:val="333333"/>
          <w:lang w:val="ru-RU"/>
        </w:rPr>
        <w:t>_</w:t>
      </w:r>
      <w:r w:rsidRPr="00743F1C">
        <w:rPr>
          <w:rStyle w:val="HTML"/>
          <w:rFonts w:eastAsia="Arial"/>
          <w:b/>
          <w:bCs/>
          <w:color w:val="333333"/>
          <w:lang w:val="en-US"/>
        </w:rPr>
        <w:t>RET</w:t>
      </w:r>
      <w:r w:rsidRPr="00DA332C">
        <w:rPr>
          <w:rStyle w:val="HTML"/>
          <w:rFonts w:eastAsia="Arial"/>
          <w:b/>
          <w:bCs/>
          <w:color w:val="333333"/>
          <w:lang w:val="ru-RU"/>
        </w:rPr>
        <w:t>_</w:t>
      </w:r>
      <w:r w:rsidRPr="00743F1C">
        <w:rPr>
          <w:rStyle w:val="HTML"/>
          <w:rFonts w:eastAsia="Arial"/>
          <w:b/>
          <w:bCs/>
          <w:color w:val="333333"/>
          <w:lang w:val="en-US"/>
        </w:rPr>
        <w:t>DOUBLE</w:t>
      </w:r>
      <w:r w:rsidRPr="00743F1C">
        <w:rPr>
          <w:rFonts w:ascii="Fira Sans" w:hAnsi="Fira Sans"/>
          <w:color w:val="333333"/>
          <w:lang w:val="en-US"/>
        </w:rPr>
        <w:t> </w:t>
      </w:r>
      <w:r w:rsidRPr="00DA332C">
        <w:rPr>
          <w:rFonts w:ascii="Fira Sans" w:hAnsi="Fira Sans"/>
          <w:color w:val="333333"/>
          <w:lang w:val="ru-RU"/>
        </w:rPr>
        <w:t>(</w:t>
      </w:r>
      <w:r w:rsidRPr="00743F1C">
        <w:rPr>
          <w:rStyle w:val="type"/>
          <w:rFonts w:ascii="Fira Sans" w:hAnsi="Fira Sans"/>
          <w:color w:val="333333"/>
          <w:lang w:val="en-US"/>
        </w:rPr>
        <w:t>int</w:t>
      </w:r>
      <w:r w:rsidRPr="00DA332C">
        <w:rPr>
          <w:rFonts w:ascii="Fira Sans" w:hAnsi="Fira Sans"/>
          <w:color w:val="333333"/>
          <w:lang w:val="ru-RU"/>
        </w:rPr>
        <w:t>)</w:t>
      </w:r>
    </w:p>
    <w:p w14:paraId="6C94CEA3" w14:textId="77777777" w:rsidR="000D5ACC" w:rsidRDefault="000D5ACC" w:rsidP="000D5ACC">
      <w:pPr>
        <w:shd w:val="clear" w:color="auto" w:fill="F2F2F2"/>
        <w:ind w:left="720"/>
        <w:rPr>
          <w:rFonts w:ascii="Fira Sans" w:hAnsi="Fira Sans"/>
          <w:color w:val="333333"/>
        </w:rPr>
      </w:pPr>
      <w:r>
        <w:rPr>
          <w:rFonts w:ascii="Fira Sans" w:hAnsi="Fira Sans"/>
          <w:color w:val="333333"/>
        </w:rPr>
        <w:t>Часы как число с плавающей точкой (например: 8.75)</w:t>
      </w:r>
    </w:p>
    <w:p w14:paraId="504F6468"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160. Приведите принципы арифметики даты и времени. </w:t>
      </w:r>
    </w:p>
    <w:p w14:paraId="3965736A" w14:textId="77777777" w:rsidR="000D5ACC" w:rsidRDefault="000D5ACC" w:rsidP="000D5ACC">
      <w:pPr>
        <w:ind w:firstLine="708"/>
        <w:jc w:val="both"/>
        <w:rPr>
          <w:rFonts w:eastAsia="Times New Roman" w:cs="Times New Roman"/>
          <w:szCs w:val="28"/>
        </w:rPr>
      </w:pPr>
      <w:r>
        <w:rPr>
          <w:rFonts w:eastAsia="Times New Roman" w:cs="Times New Roman"/>
          <w:szCs w:val="28"/>
        </w:rPr>
        <w:t xml:space="preserve">Пример #1 </w:t>
      </w:r>
      <w:proofErr w:type="spellStart"/>
      <w:proofErr w:type="gramStart"/>
      <w:r>
        <w:rPr>
          <w:rFonts w:eastAsia="Times New Roman" w:cs="Times New Roman"/>
          <w:szCs w:val="28"/>
        </w:rPr>
        <w:t>DateTimeImmutable</w:t>
      </w:r>
      <w:proofErr w:type="spellEnd"/>
      <w:r>
        <w:rPr>
          <w:rFonts w:eastAsia="Times New Roman" w:cs="Times New Roman"/>
          <w:szCs w:val="28"/>
        </w:rPr>
        <w:t>::</w:t>
      </w:r>
      <w:proofErr w:type="spellStart"/>
      <w:proofErr w:type="gramEnd"/>
      <w:r>
        <w:rPr>
          <w:rFonts w:eastAsia="Times New Roman" w:cs="Times New Roman"/>
          <w:szCs w:val="28"/>
        </w:rPr>
        <w:t>add</w:t>
      </w:r>
      <w:proofErr w:type="spellEnd"/>
      <w:r>
        <w:rPr>
          <w:rFonts w:eastAsia="Times New Roman" w:cs="Times New Roman"/>
          <w:szCs w:val="28"/>
        </w:rPr>
        <w:t>/</w:t>
      </w:r>
      <w:proofErr w:type="spellStart"/>
      <w:r>
        <w:rPr>
          <w:rFonts w:eastAsia="Times New Roman" w:cs="Times New Roman"/>
          <w:szCs w:val="28"/>
        </w:rPr>
        <w:t>sub</w:t>
      </w:r>
      <w:proofErr w:type="spellEnd"/>
      <w:r>
        <w:rPr>
          <w:rFonts w:eastAsia="Times New Roman" w:cs="Times New Roman"/>
          <w:szCs w:val="28"/>
        </w:rPr>
        <w:t xml:space="preserve"> добавляет интервалы, охватывающие прошедшее время</w:t>
      </w:r>
    </w:p>
    <w:p w14:paraId="0409860C" w14:textId="77777777" w:rsidR="000D5ACC" w:rsidRDefault="000D5ACC" w:rsidP="000D5ACC">
      <w:pPr>
        <w:ind w:firstLine="708"/>
        <w:jc w:val="both"/>
        <w:rPr>
          <w:rFonts w:eastAsia="Times New Roman" w:cs="Times New Roman"/>
          <w:color w:val="333333"/>
          <w:sz w:val="30"/>
          <w:szCs w:val="30"/>
        </w:rPr>
      </w:pPr>
      <w:r>
        <w:rPr>
          <w:rFonts w:eastAsia="Times New Roman" w:cs="Times New Roman"/>
          <w:szCs w:val="28"/>
        </w:rPr>
        <w:t>Добавление PT24H через переход DST приведёт к добавлению 23/25 часов (для большинства часовых поясов).</w:t>
      </w:r>
    </w:p>
    <w:p w14:paraId="7C683A58" w14:textId="77777777" w:rsidR="000D5ACC" w:rsidRPr="000B333C" w:rsidRDefault="000D5ACC" w:rsidP="000D5ACC">
      <w:pPr>
        <w:shd w:val="clear" w:color="auto" w:fill="FFFFFF"/>
        <w:ind w:left="720"/>
        <w:rPr>
          <w:rFonts w:ascii="Courier New" w:eastAsia="Courier New" w:hAnsi="Courier New" w:cs="Courier New"/>
          <w:sz w:val="20"/>
          <w:szCs w:val="20"/>
          <w:lang w:val="en-US"/>
        </w:rPr>
      </w:pPr>
      <w:r w:rsidRPr="000B333C">
        <w:rPr>
          <w:rFonts w:ascii="Courier New" w:eastAsia="Courier New" w:hAnsi="Courier New" w:cs="Courier New"/>
          <w:sz w:val="20"/>
          <w:szCs w:val="20"/>
          <w:lang w:val="en-US"/>
        </w:rPr>
        <w:t>&lt;?php</w:t>
      </w:r>
    </w:p>
    <w:p w14:paraId="459346D1" w14:textId="77777777" w:rsidR="000D5ACC" w:rsidRPr="000B333C" w:rsidRDefault="000D5ACC" w:rsidP="000D5ACC">
      <w:pPr>
        <w:shd w:val="clear" w:color="auto" w:fill="FFFFFF"/>
        <w:ind w:left="720"/>
        <w:rPr>
          <w:rFonts w:ascii="Courier New" w:eastAsia="Courier New" w:hAnsi="Courier New" w:cs="Courier New"/>
          <w:sz w:val="20"/>
          <w:szCs w:val="20"/>
          <w:lang w:val="en-US"/>
        </w:rPr>
      </w:pPr>
      <w:r w:rsidRPr="000B333C">
        <w:rPr>
          <w:rFonts w:ascii="Courier New" w:eastAsia="Courier New" w:hAnsi="Courier New" w:cs="Courier New"/>
          <w:sz w:val="20"/>
          <w:szCs w:val="20"/>
          <w:lang w:val="en-US"/>
        </w:rPr>
        <w:t xml:space="preserve">$dt = new </w:t>
      </w:r>
      <w:proofErr w:type="spellStart"/>
      <w:proofErr w:type="gramStart"/>
      <w:r w:rsidRPr="000B333C">
        <w:rPr>
          <w:rFonts w:ascii="Courier New" w:eastAsia="Courier New" w:hAnsi="Courier New" w:cs="Courier New"/>
          <w:sz w:val="20"/>
          <w:szCs w:val="20"/>
          <w:lang w:val="en-US"/>
        </w:rPr>
        <w:t>DateTimeImmutable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 xml:space="preserve">"2015-11-01 00:00:00", new </w:t>
      </w:r>
      <w:proofErr w:type="spellStart"/>
      <w:r w:rsidRPr="000B333C">
        <w:rPr>
          <w:rFonts w:ascii="Courier New" w:eastAsia="Courier New" w:hAnsi="Courier New" w:cs="Courier New"/>
          <w:sz w:val="20"/>
          <w:szCs w:val="20"/>
          <w:lang w:val="en-US"/>
        </w:rPr>
        <w:t>DateTimeZone</w:t>
      </w:r>
      <w:proofErr w:type="spellEnd"/>
      <w:r w:rsidRPr="000B333C">
        <w:rPr>
          <w:rFonts w:ascii="Courier New" w:eastAsia="Courier New" w:hAnsi="Courier New" w:cs="Courier New"/>
          <w:sz w:val="20"/>
          <w:szCs w:val="20"/>
          <w:lang w:val="en-US"/>
        </w:rPr>
        <w:t>("America/</w:t>
      </w:r>
      <w:proofErr w:type="spellStart"/>
      <w:r w:rsidRPr="000B333C">
        <w:rPr>
          <w:rFonts w:ascii="Courier New" w:eastAsia="Courier New" w:hAnsi="Courier New" w:cs="Courier New"/>
          <w:sz w:val="20"/>
          <w:szCs w:val="20"/>
          <w:lang w:val="en-US"/>
        </w:rPr>
        <w:t>New_York</w:t>
      </w:r>
      <w:proofErr w:type="spellEnd"/>
      <w:r w:rsidRPr="000B333C">
        <w:rPr>
          <w:rFonts w:ascii="Courier New" w:eastAsia="Courier New" w:hAnsi="Courier New" w:cs="Courier New"/>
          <w:sz w:val="20"/>
          <w:szCs w:val="20"/>
          <w:lang w:val="en-US"/>
        </w:rPr>
        <w:t>"));</w:t>
      </w:r>
    </w:p>
    <w:p w14:paraId="3E109BB7" w14:textId="77777777" w:rsidR="000D5ACC" w:rsidRPr="000B333C" w:rsidRDefault="000D5ACC" w:rsidP="000D5ACC">
      <w:pPr>
        <w:shd w:val="clear" w:color="auto" w:fill="FFFFFF"/>
        <w:ind w:left="720"/>
        <w:rPr>
          <w:rFonts w:ascii="Courier New" w:eastAsia="Courier New" w:hAnsi="Courier New" w:cs="Courier New"/>
          <w:sz w:val="20"/>
          <w:szCs w:val="20"/>
          <w:lang w:val="en-US"/>
        </w:rPr>
      </w:pPr>
      <w:r w:rsidRPr="000B333C">
        <w:rPr>
          <w:rFonts w:ascii="Courier New" w:eastAsia="Courier New" w:hAnsi="Courier New" w:cs="Courier New"/>
          <w:sz w:val="20"/>
          <w:szCs w:val="20"/>
          <w:lang w:val="en-US"/>
        </w:rPr>
        <w:t>echo "</w:t>
      </w:r>
      <w:r>
        <w:rPr>
          <w:rFonts w:ascii="Courier New" w:eastAsia="Courier New" w:hAnsi="Courier New" w:cs="Courier New"/>
          <w:sz w:val="20"/>
          <w:szCs w:val="20"/>
        </w:rPr>
        <w:t>Начало</w:t>
      </w:r>
      <w:r w:rsidRPr="000B333C">
        <w:rPr>
          <w:rFonts w:ascii="Courier New" w:eastAsia="Courier New" w:hAnsi="Courier New" w:cs="Courier New"/>
          <w:sz w:val="20"/>
          <w:szCs w:val="20"/>
          <w:lang w:val="en-US"/>
        </w:rPr>
        <w:t>: ", $dt-&gt;</w:t>
      </w:r>
      <w:proofErr w:type="gramStart"/>
      <w:r w:rsidRPr="000B333C">
        <w:rPr>
          <w:rFonts w:ascii="Courier New" w:eastAsia="Courier New" w:hAnsi="Courier New" w:cs="Courier New"/>
          <w:sz w:val="20"/>
          <w:szCs w:val="20"/>
          <w:lang w:val="en-US"/>
        </w:rPr>
        <w:t>format(</w:t>
      </w:r>
      <w:proofErr w:type="gramEnd"/>
      <w:r w:rsidRPr="000B333C">
        <w:rPr>
          <w:rFonts w:ascii="Courier New" w:eastAsia="Courier New" w:hAnsi="Courier New" w:cs="Courier New"/>
          <w:sz w:val="20"/>
          <w:szCs w:val="20"/>
          <w:lang w:val="en-US"/>
        </w:rPr>
        <w:t>"Y-m-d H:i:s P"), PHP_EOL;</w:t>
      </w:r>
    </w:p>
    <w:p w14:paraId="1E328284" w14:textId="77777777" w:rsidR="000D5ACC" w:rsidRPr="000B333C" w:rsidRDefault="000D5ACC" w:rsidP="000D5ACC">
      <w:pPr>
        <w:shd w:val="clear" w:color="auto" w:fill="FFFFFF"/>
        <w:ind w:left="720"/>
        <w:rPr>
          <w:rFonts w:ascii="Courier New" w:eastAsia="Courier New" w:hAnsi="Courier New" w:cs="Courier New"/>
          <w:sz w:val="20"/>
          <w:szCs w:val="20"/>
          <w:lang w:val="en-US"/>
        </w:rPr>
      </w:pPr>
      <w:r w:rsidRPr="000B333C">
        <w:rPr>
          <w:rFonts w:ascii="Courier New" w:eastAsia="Courier New" w:hAnsi="Courier New" w:cs="Courier New"/>
          <w:sz w:val="20"/>
          <w:szCs w:val="20"/>
          <w:lang w:val="en-US"/>
        </w:rPr>
        <w:t>$dt = $dt-&gt;</w:t>
      </w:r>
      <w:proofErr w:type="gramStart"/>
      <w:r w:rsidRPr="000B333C">
        <w:rPr>
          <w:rFonts w:ascii="Courier New" w:eastAsia="Courier New" w:hAnsi="Courier New" w:cs="Courier New"/>
          <w:sz w:val="20"/>
          <w:szCs w:val="20"/>
          <w:lang w:val="en-US"/>
        </w:rPr>
        <w:t>add(</w:t>
      </w:r>
      <w:proofErr w:type="gramEnd"/>
      <w:r w:rsidRPr="000B333C">
        <w:rPr>
          <w:rFonts w:ascii="Courier New" w:eastAsia="Courier New" w:hAnsi="Courier New" w:cs="Courier New"/>
          <w:sz w:val="20"/>
          <w:szCs w:val="20"/>
          <w:lang w:val="en-US"/>
        </w:rPr>
        <w:t xml:space="preserve">new </w:t>
      </w:r>
      <w:proofErr w:type="spellStart"/>
      <w:r w:rsidRPr="000B333C">
        <w:rPr>
          <w:rFonts w:ascii="Courier New" w:eastAsia="Courier New" w:hAnsi="Courier New" w:cs="Courier New"/>
          <w:sz w:val="20"/>
          <w:szCs w:val="20"/>
          <w:lang w:val="en-US"/>
        </w:rPr>
        <w:t>DateInterval</w:t>
      </w:r>
      <w:proofErr w:type="spellEnd"/>
      <w:r w:rsidRPr="000B333C">
        <w:rPr>
          <w:rFonts w:ascii="Courier New" w:eastAsia="Courier New" w:hAnsi="Courier New" w:cs="Courier New"/>
          <w:sz w:val="20"/>
          <w:szCs w:val="20"/>
          <w:lang w:val="en-US"/>
        </w:rPr>
        <w:t>("PT3H"));</w:t>
      </w:r>
    </w:p>
    <w:p w14:paraId="12C5BCED" w14:textId="77777777" w:rsidR="000D5ACC" w:rsidRPr="000B333C" w:rsidRDefault="000D5ACC" w:rsidP="000D5ACC">
      <w:pPr>
        <w:shd w:val="clear" w:color="auto" w:fill="FFFFFF"/>
        <w:ind w:left="720"/>
        <w:rPr>
          <w:rFonts w:ascii="Courier New" w:eastAsia="Courier New" w:hAnsi="Courier New" w:cs="Courier New"/>
          <w:sz w:val="20"/>
          <w:szCs w:val="20"/>
          <w:lang w:val="en-US"/>
        </w:rPr>
      </w:pPr>
      <w:r w:rsidRPr="000B333C">
        <w:rPr>
          <w:rFonts w:ascii="Courier New" w:eastAsia="Courier New" w:hAnsi="Courier New" w:cs="Courier New"/>
          <w:sz w:val="20"/>
          <w:szCs w:val="20"/>
          <w:lang w:val="en-US"/>
        </w:rPr>
        <w:t>echo "</w:t>
      </w:r>
      <w:r>
        <w:rPr>
          <w:rFonts w:ascii="Courier New" w:eastAsia="Courier New" w:hAnsi="Courier New" w:cs="Courier New"/>
          <w:sz w:val="20"/>
          <w:szCs w:val="20"/>
        </w:rPr>
        <w:t>Конец</w:t>
      </w:r>
      <w:r w:rsidRPr="000B333C">
        <w:rPr>
          <w:rFonts w:ascii="Courier New" w:eastAsia="Courier New" w:hAnsi="Courier New" w:cs="Courier New"/>
          <w:sz w:val="20"/>
          <w:szCs w:val="20"/>
          <w:lang w:val="en-US"/>
        </w:rPr>
        <w:t>:  ", $dt-&gt;</w:t>
      </w:r>
      <w:proofErr w:type="gramStart"/>
      <w:r w:rsidRPr="000B333C">
        <w:rPr>
          <w:rFonts w:ascii="Courier New" w:eastAsia="Courier New" w:hAnsi="Courier New" w:cs="Courier New"/>
          <w:sz w:val="20"/>
          <w:szCs w:val="20"/>
          <w:lang w:val="en-US"/>
        </w:rPr>
        <w:t>format(</w:t>
      </w:r>
      <w:proofErr w:type="gramEnd"/>
      <w:r w:rsidRPr="000B333C">
        <w:rPr>
          <w:rFonts w:ascii="Courier New" w:eastAsia="Courier New" w:hAnsi="Courier New" w:cs="Courier New"/>
          <w:sz w:val="20"/>
          <w:szCs w:val="20"/>
          <w:lang w:val="en-US"/>
        </w:rPr>
        <w:t>"Y-m-d H:i:s P"), PHP_EOL;</w:t>
      </w:r>
    </w:p>
    <w:p w14:paraId="46ED81B3" w14:textId="77777777" w:rsidR="000D5ACC" w:rsidRDefault="000D5ACC" w:rsidP="000D5ACC">
      <w:pPr>
        <w:shd w:val="clear" w:color="auto" w:fill="FFFFFF"/>
        <w:ind w:left="720"/>
        <w:rPr>
          <w:rFonts w:ascii="Courier New" w:eastAsia="Courier New" w:hAnsi="Courier New" w:cs="Courier New"/>
          <w:sz w:val="20"/>
          <w:szCs w:val="20"/>
        </w:rPr>
      </w:pPr>
      <w:r>
        <w:rPr>
          <w:rFonts w:ascii="Courier New" w:eastAsia="Courier New" w:hAnsi="Courier New" w:cs="Courier New"/>
          <w:sz w:val="20"/>
          <w:szCs w:val="20"/>
        </w:rPr>
        <w:t>?&gt;</w:t>
      </w:r>
    </w:p>
    <w:p w14:paraId="2095934F" w14:textId="77777777" w:rsidR="000D5ACC" w:rsidRDefault="000D5ACC" w:rsidP="000D5ACC">
      <w:pPr>
        <w:ind w:firstLine="708"/>
        <w:rPr>
          <w:rFonts w:eastAsia="Times New Roman" w:cs="Times New Roman"/>
          <w:szCs w:val="28"/>
        </w:rPr>
      </w:pPr>
      <w:r>
        <w:rPr>
          <w:rFonts w:eastAsia="Times New Roman" w:cs="Times New Roman"/>
          <w:szCs w:val="28"/>
        </w:rPr>
        <w:t>Результат выполнения данного примера:</w:t>
      </w:r>
    </w:p>
    <w:p w14:paraId="25410B07" w14:textId="77777777" w:rsidR="000D5ACC" w:rsidRDefault="000D5ACC" w:rsidP="000D5ACC">
      <w:pPr>
        <w:ind w:firstLine="708"/>
        <w:rPr>
          <w:rFonts w:eastAsia="Times New Roman" w:cs="Times New Roman"/>
          <w:szCs w:val="28"/>
        </w:rPr>
      </w:pPr>
      <w:bookmarkStart w:id="11" w:name="_heading=h.ozjh28ekowzy" w:colFirst="0" w:colLast="0"/>
      <w:bookmarkEnd w:id="11"/>
      <w:r>
        <w:rPr>
          <w:rFonts w:eastAsia="Times New Roman" w:cs="Times New Roman"/>
          <w:szCs w:val="28"/>
        </w:rPr>
        <w:t>Начало: 2015-11-01 00:00:00 -04:00</w:t>
      </w:r>
    </w:p>
    <w:p w14:paraId="4B50D067" w14:textId="77777777" w:rsidR="000D5ACC" w:rsidRDefault="000D5ACC" w:rsidP="000D5ACC">
      <w:pPr>
        <w:ind w:firstLine="708"/>
        <w:rPr>
          <w:rFonts w:eastAsia="Times New Roman" w:cs="Times New Roman"/>
          <w:sz w:val="30"/>
          <w:szCs w:val="30"/>
        </w:rPr>
      </w:pPr>
      <w:bookmarkStart w:id="12" w:name="_heading=h.z3nuup67spnn" w:colFirst="0" w:colLast="0"/>
      <w:bookmarkEnd w:id="12"/>
      <w:proofErr w:type="gramStart"/>
      <w:r>
        <w:rPr>
          <w:rFonts w:eastAsia="Times New Roman" w:cs="Times New Roman"/>
          <w:szCs w:val="28"/>
        </w:rPr>
        <w:t>Конец:  2015</w:t>
      </w:r>
      <w:proofErr w:type="gramEnd"/>
      <w:r>
        <w:rPr>
          <w:rFonts w:eastAsia="Times New Roman" w:cs="Times New Roman"/>
          <w:szCs w:val="28"/>
        </w:rPr>
        <w:t>-11-01 02:00:00 -05:00</w:t>
      </w:r>
    </w:p>
    <w:p w14:paraId="7657D67B" w14:textId="77777777" w:rsidR="000D5ACC" w:rsidRDefault="000D5ACC" w:rsidP="000D5ACC">
      <w:pPr>
        <w:rPr>
          <w:rFonts w:eastAsia="Times New Roman" w:cs="Times New Roman"/>
          <w:szCs w:val="28"/>
        </w:rPr>
      </w:pPr>
      <w:bookmarkStart w:id="13" w:name="_heading=h.uwbzu1ejybp8" w:colFirst="0" w:colLast="0"/>
      <w:bookmarkEnd w:id="13"/>
    </w:p>
    <w:p w14:paraId="22CC2F70" w14:textId="77777777" w:rsidR="000D5ACC" w:rsidRDefault="000D5ACC" w:rsidP="000D5ACC">
      <w:pPr>
        <w:ind w:left="708"/>
        <w:rPr>
          <w:rFonts w:eastAsia="Times New Roman" w:cs="Times New Roman"/>
          <w:szCs w:val="28"/>
        </w:rPr>
      </w:pPr>
      <w:r>
        <w:rPr>
          <w:rFonts w:eastAsia="Times New Roman" w:cs="Times New Roman"/>
          <w:szCs w:val="28"/>
        </w:rPr>
        <w:t xml:space="preserve">Пример #2 </w:t>
      </w:r>
      <w:proofErr w:type="spellStart"/>
      <w:proofErr w:type="gramStart"/>
      <w:r>
        <w:rPr>
          <w:rFonts w:eastAsia="Times New Roman" w:cs="Times New Roman"/>
          <w:szCs w:val="28"/>
        </w:rPr>
        <w:t>DateTimeImmutable</w:t>
      </w:r>
      <w:proofErr w:type="spellEnd"/>
      <w:r>
        <w:rPr>
          <w:rFonts w:eastAsia="Times New Roman" w:cs="Times New Roman"/>
          <w:szCs w:val="28"/>
        </w:rPr>
        <w:t>::</w:t>
      </w:r>
      <w:proofErr w:type="spellStart"/>
      <w:proofErr w:type="gramEnd"/>
      <w:r>
        <w:rPr>
          <w:rFonts w:eastAsia="Times New Roman" w:cs="Times New Roman"/>
          <w:szCs w:val="28"/>
        </w:rPr>
        <w:t>modify</w:t>
      </w:r>
      <w:proofErr w:type="spellEnd"/>
      <w:r>
        <w:rPr>
          <w:rFonts w:eastAsia="Times New Roman" w:cs="Times New Roman"/>
          <w:szCs w:val="28"/>
        </w:rPr>
        <w:t xml:space="preserve"> и </w:t>
      </w:r>
      <w:proofErr w:type="spellStart"/>
      <w:r>
        <w:rPr>
          <w:rFonts w:eastAsia="Times New Roman" w:cs="Times New Roman"/>
          <w:szCs w:val="28"/>
        </w:rPr>
        <w:t>strtotime</w:t>
      </w:r>
      <w:proofErr w:type="spellEnd"/>
      <w:r>
        <w:rPr>
          <w:rFonts w:eastAsia="Times New Roman" w:cs="Times New Roman"/>
          <w:szCs w:val="28"/>
        </w:rPr>
        <w:t xml:space="preserve"> увеличит или уменьшит значения индивидуальных компонентов</w:t>
      </w:r>
    </w:p>
    <w:p w14:paraId="0E448DD1" w14:textId="77777777" w:rsidR="000D5ACC" w:rsidRDefault="000D5ACC" w:rsidP="000D5ACC">
      <w:pPr>
        <w:ind w:left="708"/>
        <w:rPr>
          <w:rFonts w:eastAsia="Times New Roman" w:cs="Times New Roman"/>
          <w:sz w:val="30"/>
          <w:szCs w:val="30"/>
        </w:rPr>
      </w:pPr>
      <w:r>
        <w:rPr>
          <w:rFonts w:eastAsia="Times New Roman" w:cs="Times New Roman"/>
          <w:szCs w:val="28"/>
        </w:rPr>
        <w:t>Добавление +24 часов через переход DST добавит точно 24 часов (вместо учёта перехода на зимнее или летнее время).</w:t>
      </w:r>
    </w:p>
    <w:p w14:paraId="77015241"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&lt;?php</w:t>
      </w:r>
    </w:p>
    <w:p w14:paraId="08BD84D2"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lastRenderedPageBreak/>
        <w:t xml:space="preserve">$dt = new </w:t>
      </w:r>
      <w:proofErr w:type="spellStart"/>
      <w:proofErr w:type="gramStart"/>
      <w:r w:rsidRPr="000B333C">
        <w:rPr>
          <w:rFonts w:ascii="Courier New" w:eastAsia="Courier New" w:hAnsi="Courier New" w:cs="Courier New"/>
          <w:sz w:val="24"/>
          <w:szCs w:val="24"/>
          <w:lang w:val="en-US"/>
        </w:rPr>
        <w:t>DateTimeImmutable</w:t>
      </w:r>
      <w:proofErr w:type="spellEnd"/>
      <w:r w:rsidRPr="000B333C">
        <w:rPr>
          <w:rFonts w:ascii="Courier New" w:eastAsia="Courier New" w:hAnsi="Courier New" w:cs="Courier New"/>
          <w:sz w:val="24"/>
          <w:szCs w:val="24"/>
          <w:lang w:val="en-US"/>
        </w:rPr>
        <w:t>(</w:t>
      </w:r>
      <w:proofErr w:type="gramEnd"/>
      <w:r w:rsidRPr="000B333C">
        <w:rPr>
          <w:rFonts w:ascii="Courier New" w:eastAsia="Courier New" w:hAnsi="Courier New" w:cs="Courier New"/>
          <w:sz w:val="24"/>
          <w:szCs w:val="24"/>
          <w:lang w:val="en-US"/>
        </w:rPr>
        <w:t xml:space="preserve">"2015-11-01 00:00:00", new </w:t>
      </w:r>
      <w:proofErr w:type="spellStart"/>
      <w:r w:rsidRPr="000B333C">
        <w:rPr>
          <w:rFonts w:ascii="Courier New" w:eastAsia="Courier New" w:hAnsi="Courier New" w:cs="Courier New"/>
          <w:sz w:val="24"/>
          <w:szCs w:val="24"/>
          <w:lang w:val="en-US"/>
        </w:rPr>
        <w:t>DateTimeZone</w:t>
      </w:r>
      <w:proofErr w:type="spellEnd"/>
      <w:r w:rsidRPr="000B333C">
        <w:rPr>
          <w:rFonts w:ascii="Courier New" w:eastAsia="Courier New" w:hAnsi="Courier New" w:cs="Courier New"/>
          <w:sz w:val="24"/>
          <w:szCs w:val="24"/>
          <w:lang w:val="en-US"/>
        </w:rPr>
        <w:t>("America/</w:t>
      </w:r>
      <w:proofErr w:type="spellStart"/>
      <w:r w:rsidRPr="000B333C">
        <w:rPr>
          <w:rFonts w:ascii="Courier New" w:eastAsia="Courier New" w:hAnsi="Courier New" w:cs="Courier New"/>
          <w:sz w:val="24"/>
          <w:szCs w:val="24"/>
          <w:lang w:val="en-US"/>
        </w:rPr>
        <w:t>New_York</w:t>
      </w:r>
      <w:proofErr w:type="spellEnd"/>
      <w:r w:rsidRPr="000B333C">
        <w:rPr>
          <w:rFonts w:ascii="Courier New" w:eastAsia="Courier New" w:hAnsi="Courier New" w:cs="Courier New"/>
          <w:sz w:val="24"/>
          <w:szCs w:val="24"/>
          <w:lang w:val="en-US"/>
        </w:rPr>
        <w:t>"));</w:t>
      </w:r>
    </w:p>
    <w:p w14:paraId="699D33D8"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Начало</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4EDAD137"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$dt = $dt-&gt;</w:t>
      </w:r>
      <w:proofErr w:type="gramStart"/>
      <w:r w:rsidRPr="000B333C">
        <w:rPr>
          <w:rFonts w:ascii="Courier New" w:eastAsia="Courier New" w:hAnsi="Courier New" w:cs="Courier New"/>
          <w:sz w:val="24"/>
          <w:szCs w:val="24"/>
          <w:lang w:val="en-US"/>
        </w:rPr>
        <w:t>modify(</w:t>
      </w:r>
      <w:proofErr w:type="gramEnd"/>
      <w:r w:rsidRPr="000B333C">
        <w:rPr>
          <w:rFonts w:ascii="Courier New" w:eastAsia="Courier New" w:hAnsi="Courier New" w:cs="Courier New"/>
          <w:sz w:val="24"/>
          <w:szCs w:val="24"/>
          <w:lang w:val="en-US"/>
        </w:rPr>
        <w:t>"+24 hours");</w:t>
      </w:r>
    </w:p>
    <w:p w14:paraId="3B990C76"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Конец</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797FF0C4" w14:textId="77777777" w:rsidR="000D5ACC" w:rsidRDefault="000D5ACC" w:rsidP="000D5ACC">
      <w:pPr>
        <w:shd w:val="clear" w:color="auto" w:fill="FFFFFF"/>
        <w:ind w:firstLine="708"/>
        <w:rPr>
          <w:rFonts w:ascii="Courier New" w:eastAsia="Courier New" w:hAnsi="Courier New" w:cs="Courier New"/>
          <w:sz w:val="24"/>
          <w:szCs w:val="24"/>
        </w:rPr>
      </w:pPr>
      <w:r>
        <w:rPr>
          <w:rFonts w:ascii="Courier New" w:eastAsia="Courier New" w:hAnsi="Courier New" w:cs="Courier New"/>
          <w:sz w:val="24"/>
          <w:szCs w:val="24"/>
        </w:rPr>
        <w:t>?&gt;</w:t>
      </w:r>
    </w:p>
    <w:p w14:paraId="3C44909B" w14:textId="77777777" w:rsidR="000D5ACC" w:rsidRDefault="000D5ACC" w:rsidP="000D5ACC">
      <w:pPr>
        <w:ind w:firstLine="708"/>
        <w:rPr>
          <w:rFonts w:eastAsia="Times New Roman" w:cs="Times New Roman"/>
          <w:szCs w:val="28"/>
        </w:rPr>
      </w:pPr>
      <w:r>
        <w:rPr>
          <w:rFonts w:eastAsia="Times New Roman" w:cs="Times New Roman"/>
          <w:szCs w:val="28"/>
        </w:rPr>
        <w:t>Результат выполнения данного примера:</w:t>
      </w:r>
    </w:p>
    <w:p w14:paraId="2D6C5876" w14:textId="77777777" w:rsidR="000D5ACC" w:rsidRDefault="000D5ACC" w:rsidP="000D5ACC">
      <w:pPr>
        <w:ind w:firstLine="708"/>
        <w:rPr>
          <w:rFonts w:eastAsia="Times New Roman" w:cs="Times New Roman"/>
          <w:szCs w:val="28"/>
        </w:rPr>
      </w:pPr>
      <w:bookmarkStart w:id="14" w:name="_heading=h.auh61ka38rd6" w:colFirst="0" w:colLast="0"/>
      <w:bookmarkEnd w:id="14"/>
      <w:proofErr w:type="gramStart"/>
      <w:r>
        <w:rPr>
          <w:rFonts w:eastAsia="Times New Roman" w:cs="Times New Roman"/>
          <w:szCs w:val="28"/>
        </w:rPr>
        <w:t>Начало:  2015</w:t>
      </w:r>
      <w:proofErr w:type="gramEnd"/>
      <w:r>
        <w:rPr>
          <w:rFonts w:eastAsia="Times New Roman" w:cs="Times New Roman"/>
          <w:szCs w:val="28"/>
        </w:rPr>
        <w:t>-11-01 00:00:00 -04:00</w:t>
      </w:r>
    </w:p>
    <w:p w14:paraId="308A6BA7" w14:textId="77777777" w:rsidR="000D5ACC" w:rsidRDefault="000D5ACC" w:rsidP="000D5ACC">
      <w:pPr>
        <w:shd w:val="clear" w:color="auto" w:fill="FFFFFF"/>
        <w:ind w:firstLine="708"/>
        <w:rPr>
          <w:rFonts w:eastAsia="Times New Roman" w:cs="Times New Roman"/>
          <w:szCs w:val="28"/>
        </w:rPr>
      </w:pPr>
      <w:bookmarkStart w:id="15" w:name="_heading=h.7kwofv7v3yx3" w:colFirst="0" w:colLast="0"/>
      <w:bookmarkEnd w:id="15"/>
      <w:proofErr w:type="gramStart"/>
      <w:r>
        <w:rPr>
          <w:rFonts w:eastAsia="Times New Roman" w:cs="Times New Roman"/>
          <w:szCs w:val="28"/>
        </w:rPr>
        <w:t xml:space="preserve">Конец:   </w:t>
      </w:r>
      <w:proofErr w:type="gramEnd"/>
      <w:r>
        <w:rPr>
          <w:rFonts w:eastAsia="Times New Roman" w:cs="Times New Roman"/>
          <w:szCs w:val="28"/>
        </w:rPr>
        <w:t>2015-11-02 00:00:00 -05:00</w:t>
      </w:r>
    </w:p>
    <w:p w14:paraId="4950B5C4" w14:textId="77777777" w:rsidR="000D5ACC" w:rsidRDefault="000D5ACC" w:rsidP="000D5ACC">
      <w:pPr>
        <w:ind w:firstLine="708"/>
        <w:rPr>
          <w:rFonts w:eastAsia="Times New Roman" w:cs="Times New Roman"/>
          <w:szCs w:val="28"/>
        </w:rPr>
      </w:pPr>
      <w:r>
        <w:rPr>
          <w:rFonts w:eastAsia="Times New Roman" w:cs="Times New Roman"/>
          <w:szCs w:val="28"/>
        </w:rPr>
        <w:t>Пример #3 Добавление или вычитание времени может уменьшить или увеличить дату</w:t>
      </w:r>
    </w:p>
    <w:p w14:paraId="385A00B6" w14:textId="77777777" w:rsidR="000D5ACC" w:rsidRDefault="000D5ACC" w:rsidP="000D5ACC">
      <w:pPr>
        <w:ind w:firstLine="708"/>
        <w:rPr>
          <w:rFonts w:eastAsia="Times New Roman" w:cs="Times New Roman"/>
          <w:color w:val="333333"/>
          <w:sz w:val="30"/>
          <w:szCs w:val="30"/>
        </w:rPr>
      </w:pPr>
      <w:r>
        <w:rPr>
          <w:rFonts w:eastAsia="Times New Roman" w:cs="Times New Roman"/>
          <w:szCs w:val="28"/>
        </w:rPr>
        <w:t>Например, 31 января + 1 месяц вернёт 2 марта (високосный год) или 3 марта (обычный год).</w:t>
      </w:r>
    </w:p>
    <w:p w14:paraId="6FDA1E28" w14:textId="77777777" w:rsidR="000D5ACC" w:rsidRDefault="000D5ACC" w:rsidP="000D5ACC">
      <w:pPr>
        <w:shd w:val="clear" w:color="auto" w:fill="FFFFFF"/>
        <w:ind w:firstLine="708"/>
        <w:rPr>
          <w:rFonts w:ascii="Courier New" w:eastAsia="Courier New" w:hAnsi="Courier New" w:cs="Courier New"/>
          <w:sz w:val="24"/>
          <w:szCs w:val="24"/>
        </w:rPr>
      </w:pPr>
      <w:r>
        <w:rPr>
          <w:rFonts w:ascii="Courier New" w:eastAsia="Courier New" w:hAnsi="Courier New" w:cs="Courier New"/>
          <w:sz w:val="24"/>
          <w:szCs w:val="24"/>
        </w:rPr>
        <w:t>&lt;?</w:t>
      </w:r>
      <w:proofErr w:type="spellStart"/>
      <w:r>
        <w:rPr>
          <w:rFonts w:ascii="Courier New" w:eastAsia="Courier New" w:hAnsi="Courier New" w:cs="Courier New"/>
          <w:sz w:val="24"/>
          <w:szCs w:val="24"/>
        </w:rPr>
        <w:t>php</w:t>
      </w:r>
      <w:proofErr w:type="spellEnd"/>
    </w:p>
    <w:p w14:paraId="1DC3CEC8" w14:textId="77777777" w:rsidR="000D5ACC" w:rsidRDefault="000D5ACC" w:rsidP="000D5ACC">
      <w:pPr>
        <w:shd w:val="clear" w:color="auto" w:fill="FFFFFF"/>
        <w:ind w:firstLine="708"/>
        <w:rPr>
          <w:rFonts w:ascii="Courier New" w:eastAsia="Courier New" w:hAnsi="Courier New" w:cs="Courier New"/>
          <w:sz w:val="24"/>
          <w:szCs w:val="24"/>
        </w:rPr>
      </w:pPr>
      <w:proofErr w:type="spellStart"/>
      <w:r>
        <w:rPr>
          <w:rFonts w:ascii="Courier New" w:eastAsia="Courier New" w:hAnsi="Courier New" w:cs="Courier New"/>
          <w:sz w:val="24"/>
          <w:szCs w:val="24"/>
        </w:rPr>
        <w:t>echo</w:t>
      </w:r>
      <w:proofErr w:type="spellEnd"/>
      <w:r>
        <w:rPr>
          <w:rFonts w:ascii="Courier New" w:eastAsia="Courier New" w:hAnsi="Courier New" w:cs="Courier New"/>
          <w:sz w:val="24"/>
          <w:szCs w:val="24"/>
        </w:rPr>
        <w:t xml:space="preserve"> "Обычный </w:t>
      </w:r>
      <w:proofErr w:type="gramStart"/>
      <w:r>
        <w:rPr>
          <w:rFonts w:ascii="Courier New" w:eastAsia="Courier New" w:hAnsi="Courier New" w:cs="Courier New"/>
          <w:sz w:val="24"/>
          <w:szCs w:val="24"/>
        </w:rPr>
        <w:t>год:\</w:t>
      </w:r>
      <w:proofErr w:type="gramEnd"/>
      <w:r>
        <w:rPr>
          <w:rFonts w:ascii="Courier New" w:eastAsia="Courier New" w:hAnsi="Courier New" w:cs="Courier New"/>
          <w:sz w:val="24"/>
          <w:szCs w:val="24"/>
        </w:rPr>
        <w:t>n"; // В феврале 28 дней</w:t>
      </w:r>
    </w:p>
    <w:p w14:paraId="7BE09802"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 xml:space="preserve">$dt = new </w:t>
      </w:r>
      <w:proofErr w:type="spellStart"/>
      <w:proofErr w:type="gramStart"/>
      <w:r w:rsidRPr="000B333C">
        <w:rPr>
          <w:rFonts w:ascii="Courier New" w:eastAsia="Courier New" w:hAnsi="Courier New" w:cs="Courier New"/>
          <w:sz w:val="24"/>
          <w:szCs w:val="24"/>
          <w:lang w:val="en-US"/>
        </w:rPr>
        <w:t>DateTimeImmutable</w:t>
      </w:r>
      <w:proofErr w:type="spellEnd"/>
      <w:r w:rsidRPr="000B333C">
        <w:rPr>
          <w:rFonts w:ascii="Courier New" w:eastAsia="Courier New" w:hAnsi="Courier New" w:cs="Courier New"/>
          <w:sz w:val="24"/>
          <w:szCs w:val="24"/>
          <w:lang w:val="en-US"/>
        </w:rPr>
        <w:t>(</w:t>
      </w:r>
      <w:proofErr w:type="gramEnd"/>
      <w:r w:rsidRPr="000B333C">
        <w:rPr>
          <w:rFonts w:ascii="Courier New" w:eastAsia="Courier New" w:hAnsi="Courier New" w:cs="Courier New"/>
          <w:sz w:val="24"/>
          <w:szCs w:val="24"/>
          <w:lang w:val="en-US"/>
        </w:rPr>
        <w:t xml:space="preserve">"2015-01-31 00:00:00", new </w:t>
      </w:r>
      <w:proofErr w:type="spellStart"/>
      <w:r w:rsidRPr="000B333C">
        <w:rPr>
          <w:rFonts w:ascii="Courier New" w:eastAsia="Courier New" w:hAnsi="Courier New" w:cs="Courier New"/>
          <w:sz w:val="24"/>
          <w:szCs w:val="24"/>
          <w:lang w:val="en-US"/>
        </w:rPr>
        <w:t>DateTimeZone</w:t>
      </w:r>
      <w:proofErr w:type="spellEnd"/>
      <w:r w:rsidRPr="000B333C">
        <w:rPr>
          <w:rFonts w:ascii="Courier New" w:eastAsia="Courier New" w:hAnsi="Courier New" w:cs="Courier New"/>
          <w:sz w:val="24"/>
          <w:szCs w:val="24"/>
          <w:lang w:val="en-US"/>
        </w:rPr>
        <w:t>("America/</w:t>
      </w:r>
      <w:proofErr w:type="spellStart"/>
      <w:r w:rsidRPr="000B333C">
        <w:rPr>
          <w:rFonts w:ascii="Courier New" w:eastAsia="Courier New" w:hAnsi="Courier New" w:cs="Courier New"/>
          <w:sz w:val="24"/>
          <w:szCs w:val="24"/>
          <w:lang w:val="en-US"/>
        </w:rPr>
        <w:t>New_York</w:t>
      </w:r>
      <w:proofErr w:type="spellEnd"/>
      <w:r w:rsidRPr="000B333C">
        <w:rPr>
          <w:rFonts w:ascii="Courier New" w:eastAsia="Courier New" w:hAnsi="Courier New" w:cs="Courier New"/>
          <w:sz w:val="24"/>
          <w:szCs w:val="24"/>
          <w:lang w:val="en-US"/>
        </w:rPr>
        <w:t>"));</w:t>
      </w:r>
    </w:p>
    <w:p w14:paraId="72347E42"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Начало</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62DC9BCA"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$dt = $dt-&gt;</w:t>
      </w:r>
      <w:proofErr w:type="gramStart"/>
      <w:r w:rsidRPr="000B333C">
        <w:rPr>
          <w:rFonts w:ascii="Courier New" w:eastAsia="Courier New" w:hAnsi="Courier New" w:cs="Courier New"/>
          <w:sz w:val="24"/>
          <w:szCs w:val="24"/>
          <w:lang w:val="en-US"/>
        </w:rPr>
        <w:t>modify(</w:t>
      </w:r>
      <w:proofErr w:type="gramEnd"/>
      <w:r w:rsidRPr="000B333C">
        <w:rPr>
          <w:rFonts w:ascii="Courier New" w:eastAsia="Courier New" w:hAnsi="Courier New" w:cs="Courier New"/>
          <w:sz w:val="24"/>
          <w:szCs w:val="24"/>
          <w:lang w:val="en-US"/>
        </w:rPr>
        <w:t>"+1 month");</w:t>
      </w:r>
    </w:p>
    <w:p w14:paraId="4451914A"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Конец</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083F95DC"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p>
    <w:p w14:paraId="0A64C176" w14:textId="77777777" w:rsidR="000D5ACC" w:rsidRDefault="000D5ACC" w:rsidP="000D5ACC">
      <w:pPr>
        <w:shd w:val="clear" w:color="auto" w:fill="FFFFFF"/>
        <w:ind w:firstLine="708"/>
        <w:rPr>
          <w:rFonts w:ascii="Courier New" w:eastAsia="Courier New" w:hAnsi="Courier New" w:cs="Courier New"/>
          <w:sz w:val="24"/>
          <w:szCs w:val="24"/>
        </w:rPr>
      </w:pPr>
      <w:proofErr w:type="spellStart"/>
      <w:r>
        <w:rPr>
          <w:rFonts w:ascii="Courier New" w:eastAsia="Courier New" w:hAnsi="Courier New" w:cs="Courier New"/>
          <w:sz w:val="24"/>
          <w:szCs w:val="24"/>
        </w:rPr>
        <w:t>echo</w:t>
      </w:r>
      <w:proofErr w:type="spellEnd"/>
      <w:r>
        <w:rPr>
          <w:rFonts w:ascii="Courier New" w:eastAsia="Courier New" w:hAnsi="Courier New" w:cs="Courier New"/>
          <w:sz w:val="24"/>
          <w:szCs w:val="24"/>
        </w:rPr>
        <w:t xml:space="preserve"> "Високосный </w:t>
      </w:r>
      <w:proofErr w:type="gramStart"/>
      <w:r>
        <w:rPr>
          <w:rFonts w:ascii="Courier New" w:eastAsia="Courier New" w:hAnsi="Courier New" w:cs="Courier New"/>
          <w:sz w:val="24"/>
          <w:szCs w:val="24"/>
        </w:rPr>
        <w:t>год:\</w:t>
      </w:r>
      <w:proofErr w:type="gramEnd"/>
      <w:r>
        <w:rPr>
          <w:rFonts w:ascii="Courier New" w:eastAsia="Courier New" w:hAnsi="Courier New" w:cs="Courier New"/>
          <w:sz w:val="24"/>
          <w:szCs w:val="24"/>
        </w:rPr>
        <w:t>n"; // В феврале 29 дней</w:t>
      </w:r>
    </w:p>
    <w:p w14:paraId="565E899B"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 xml:space="preserve">$dt = new </w:t>
      </w:r>
      <w:proofErr w:type="spellStart"/>
      <w:proofErr w:type="gramStart"/>
      <w:r w:rsidRPr="000B333C">
        <w:rPr>
          <w:rFonts w:ascii="Courier New" w:eastAsia="Courier New" w:hAnsi="Courier New" w:cs="Courier New"/>
          <w:sz w:val="24"/>
          <w:szCs w:val="24"/>
          <w:lang w:val="en-US"/>
        </w:rPr>
        <w:t>DateTimeImmutable</w:t>
      </w:r>
      <w:proofErr w:type="spellEnd"/>
      <w:r w:rsidRPr="000B333C">
        <w:rPr>
          <w:rFonts w:ascii="Courier New" w:eastAsia="Courier New" w:hAnsi="Courier New" w:cs="Courier New"/>
          <w:sz w:val="24"/>
          <w:szCs w:val="24"/>
          <w:lang w:val="en-US"/>
        </w:rPr>
        <w:t>(</w:t>
      </w:r>
      <w:proofErr w:type="gramEnd"/>
      <w:r w:rsidRPr="000B333C">
        <w:rPr>
          <w:rFonts w:ascii="Courier New" w:eastAsia="Courier New" w:hAnsi="Courier New" w:cs="Courier New"/>
          <w:sz w:val="24"/>
          <w:szCs w:val="24"/>
          <w:lang w:val="en-US"/>
        </w:rPr>
        <w:t xml:space="preserve">"2016-01-31 00:00:00", new </w:t>
      </w:r>
      <w:proofErr w:type="spellStart"/>
      <w:r w:rsidRPr="000B333C">
        <w:rPr>
          <w:rFonts w:ascii="Courier New" w:eastAsia="Courier New" w:hAnsi="Courier New" w:cs="Courier New"/>
          <w:sz w:val="24"/>
          <w:szCs w:val="24"/>
          <w:lang w:val="en-US"/>
        </w:rPr>
        <w:t>DateTimeZone</w:t>
      </w:r>
      <w:proofErr w:type="spellEnd"/>
      <w:r w:rsidRPr="000B333C">
        <w:rPr>
          <w:rFonts w:ascii="Courier New" w:eastAsia="Courier New" w:hAnsi="Courier New" w:cs="Courier New"/>
          <w:sz w:val="24"/>
          <w:szCs w:val="24"/>
          <w:lang w:val="en-US"/>
        </w:rPr>
        <w:t>("America/</w:t>
      </w:r>
      <w:proofErr w:type="spellStart"/>
      <w:r w:rsidRPr="000B333C">
        <w:rPr>
          <w:rFonts w:ascii="Courier New" w:eastAsia="Courier New" w:hAnsi="Courier New" w:cs="Courier New"/>
          <w:sz w:val="24"/>
          <w:szCs w:val="24"/>
          <w:lang w:val="en-US"/>
        </w:rPr>
        <w:t>New_York</w:t>
      </w:r>
      <w:proofErr w:type="spellEnd"/>
      <w:r w:rsidRPr="000B333C">
        <w:rPr>
          <w:rFonts w:ascii="Courier New" w:eastAsia="Courier New" w:hAnsi="Courier New" w:cs="Courier New"/>
          <w:sz w:val="24"/>
          <w:szCs w:val="24"/>
          <w:lang w:val="en-US"/>
        </w:rPr>
        <w:t>"));</w:t>
      </w:r>
    </w:p>
    <w:p w14:paraId="03D1F2ED"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Начало</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28612BFD"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$dt = $dt-&gt;</w:t>
      </w:r>
      <w:proofErr w:type="gramStart"/>
      <w:r w:rsidRPr="000B333C">
        <w:rPr>
          <w:rFonts w:ascii="Courier New" w:eastAsia="Courier New" w:hAnsi="Courier New" w:cs="Courier New"/>
          <w:sz w:val="24"/>
          <w:szCs w:val="24"/>
          <w:lang w:val="en-US"/>
        </w:rPr>
        <w:t>modify(</w:t>
      </w:r>
      <w:proofErr w:type="gramEnd"/>
      <w:r w:rsidRPr="000B333C">
        <w:rPr>
          <w:rFonts w:ascii="Courier New" w:eastAsia="Courier New" w:hAnsi="Courier New" w:cs="Courier New"/>
          <w:sz w:val="24"/>
          <w:szCs w:val="24"/>
          <w:lang w:val="en-US"/>
        </w:rPr>
        <w:t>"+1 month");</w:t>
      </w:r>
    </w:p>
    <w:p w14:paraId="32E16419"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Конец</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0BC9EF19" w14:textId="77777777" w:rsidR="000D5ACC" w:rsidRDefault="000D5ACC" w:rsidP="000D5ACC">
      <w:pPr>
        <w:shd w:val="clear" w:color="auto" w:fill="FFFFFF"/>
        <w:ind w:firstLine="708"/>
        <w:rPr>
          <w:rFonts w:ascii="Courier New" w:eastAsia="Courier New" w:hAnsi="Courier New" w:cs="Courier New"/>
          <w:sz w:val="24"/>
          <w:szCs w:val="24"/>
        </w:rPr>
      </w:pPr>
      <w:r>
        <w:rPr>
          <w:rFonts w:ascii="Courier New" w:eastAsia="Courier New" w:hAnsi="Courier New" w:cs="Courier New"/>
          <w:sz w:val="24"/>
          <w:szCs w:val="24"/>
        </w:rPr>
        <w:t>?&gt;</w:t>
      </w:r>
    </w:p>
    <w:p w14:paraId="5CE647A8" w14:textId="77777777" w:rsidR="000D5ACC" w:rsidRDefault="000D5ACC" w:rsidP="000D5ACC">
      <w:pPr>
        <w:ind w:left="708"/>
        <w:rPr>
          <w:rFonts w:eastAsia="Times New Roman" w:cs="Times New Roman"/>
          <w:szCs w:val="28"/>
        </w:rPr>
      </w:pPr>
      <w:r>
        <w:rPr>
          <w:rFonts w:eastAsia="Times New Roman" w:cs="Times New Roman"/>
          <w:szCs w:val="28"/>
        </w:rPr>
        <w:t>Результат выполнения данного примера:</w:t>
      </w:r>
    </w:p>
    <w:p w14:paraId="0957CD01" w14:textId="77777777" w:rsidR="000D5ACC" w:rsidRDefault="000D5ACC" w:rsidP="000D5ACC">
      <w:pPr>
        <w:ind w:left="708"/>
        <w:rPr>
          <w:rFonts w:eastAsia="Times New Roman" w:cs="Times New Roman"/>
          <w:szCs w:val="28"/>
        </w:rPr>
      </w:pPr>
      <w:bookmarkStart w:id="16" w:name="_heading=h.a3nvoplvphm7" w:colFirst="0" w:colLast="0"/>
      <w:bookmarkEnd w:id="16"/>
      <w:r>
        <w:rPr>
          <w:rFonts w:eastAsia="Times New Roman" w:cs="Times New Roman"/>
          <w:szCs w:val="28"/>
        </w:rPr>
        <w:t>Обычный год:</w:t>
      </w:r>
    </w:p>
    <w:p w14:paraId="08605218" w14:textId="77777777" w:rsidR="000D5ACC" w:rsidRDefault="000D5ACC" w:rsidP="000D5ACC">
      <w:pPr>
        <w:ind w:left="708"/>
        <w:rPr>
          <w:rFonts w:eastAsia="Times New Roman" w:cs="Times New Roman"/>
          <w:szCs w:val="28"/>
        </w:rPr>
      </w:pPr>
      <w:bookmarkStart w:id="17" w:name="_heading=h.7vu76npx6lee" w:colFirst="0" w:colLast="0"/>
      <w:bookmarkEnd w:id="17"/>
      <w:r>
        <w:rPr>
          <w:rFonts w:eastAsia="Times New Roman" w:cs="Times New Roman"/>
          <w:szCs w:val="28"/>
        </w:rPr>
        <w:t>Начало: 2015-01-31 00:00:00 -05:00</w:t>
      </w:r>
    </w:p>
    <w:p w14:paraId="723A1511" w14:textId="77777777" w:rsidR="000D5ACC" w:rsidRDefault="000D5ACC" w:rsidP="000D5ACC">
      <w:pPr>
        <w:ind w:left="708"/>
        <w:rPr>
          <w:rFonts w:eastAsia="Times New Roman" w:cs="Times New Roman"/>
          <w:szCs w:val="28"/>
        </w:rPr>
      </w:pPr>
      <w:bookmarkStart w:id="18" w:name="_heading=h.r8pgfohs0c3b" w:colFirst="0" w:colLast="0"/>
      <w:bookmarkEnd w:id="18"/>
      <w:proofErr w:type="gramStart"/>
      <w:r>
        <w:rPr>
          <w:rFonts w:eastAsia="Times New Roman" w:cs="Times New Roman"/>
          <w:szCs w:val="28"/>
        </w:rPr>
        <w:t>Конец:  2015</w:t>
      </w:r>
      <w:proofErr w:type="gramEnd"/>
      <w:r>
        <w:rPr>
          <w:rFonts w:eastAsia="Times New Roman" w:cs="Times New Roman"/>
          <w:szCs w:val="28"/>
        </w:rPr>
        <w:t>-03-03 00:00:00 -05:00</w:t>
      </w:r>
    </w:p>
    <w:p w14:paraId="39472FC7" w14:textId="77777777" w:rsidR="000D5ACC" w:rsidRDefault="000D5ACC" w:rsidP="000D5ACC">
      <w:pPr>
        <w:ind w:left="708"/>
        <w:rPr>
          <w:rFonts w:eastAsia="Times New Roman" w:cs="Times New Roman"/>
          <w:szCs w:val="28"/>
        </w:rPr>
      </w:pPr>
      <w:bookmarkStart w:id="19" w:name="_heading=h.p8zc8wxj2zv1" w:colFirst="0" w:colLast="0"/>
      <w:bookmarkEnd w:id="19"/>
      <w:r>
        <w:rPr>
          <w:rFonts w:eastAsia="Times New Roman" w:cs="Times New Roman"/>
          <w:szCs w:val="28"/>
        </w:rPr>
        <w:t>Високосный год:</w:t>
      </w:r>
    </w:p>
    <w:p w14:paraId="7B00AFD8" w14:textId="77777777" w:rsidR="000D5ACC" w:rsidRDefault="000D5ACC" w:rsidP="000D5ACC">
      <w:pPr>
        <w:ind w:left="708"/>
        <w:rPr>
          <w:rFonts w:eastAsia="Times New Roman" w:cs="Times New Roman"/>
          <w:szCs w:val="28"/>
        </w:rPr>
      </w:pPr>
      <w:bookmarkStart w:id="20" w:name="_heading=h.8pleff9pk85c" w:colFirst="0" w:colLast="0"/>
      <w:bookmarkEnd w:id="20"/>
      <w:r>
        <w:rPr>
          <w:rFonts w:eastAsia="Times New Roman" w:cs="Times New Roman"/>
          <w:szCs w:val="28"/>
        </w:rPr>
        <w:t>Начало: 2016-01-31 00:00:00 -05:00</w:t>
      </w:r>
    </w:p>
    <w:p w14:paraId="6466E767" w14:textId="77777777" w:rsidR="000D5ACC" w:rsidRDefault="000D5ACC" w:rsidP="000D5ACC">
      <w:pPr>
        <w:ind w:left="708"/>
        <w:rPr>
          <w:rFonts w:eastAsia="Times New Roman" w:cs="Times New Roman"/>
          <w:szCs w:val="28"/>
        </w:rPr>
      </w:pPr>
      <w:bookmarkStart w:id="21" w:name="_heading=h.meyrjcnv5zlu" w:colFirst="0" w:colLast="0"/>
      <w:bookmarkEnd w:id="21"/>
      <w:proofErr w:type="gramStart"/>
      <w:r>
        <w:rPr>
          <w:rFonts w:eastAsia="Times New Roman" w:cs="Times New Roman"/>
          <w:szCs w:val="28"/>
        </w:rPr>
        <w:t>Конец:  2016</w:t>
      </w:r>
      <w:proofErr w:type="gramEnd"/>
      <w:r>
        <w:rPr>
          <w:rFonts w:eastAsia="Times New Roman" w:cs="Times New Roman"/>
          <w:szCs w:val="28"/>
        </w:rPr>
        <w:t>-03-02 00:00:00 -05:00</w:t>
      </w:r>
    </w:p>
    <w:p w14:paraId="5AC85706" w14:textId="77777777" w:rsidR="000D5ACC" w:rsidRDefault="000D5ACC" w:rsidP="000D5ACC">
      <w:pPr>
        <w:ind w:left="708"/>
        <w:rPr>
          <w:rFonts w:eastAsia="Times New Roman" w:cs="Times New Roman"/>
          <w:color w:val="333333"/>
          <w:sz w:val="30"/>
          <w:szCs w:val="30"/>
        </w:rPr>
      </w:pPr>
      <w:r>
        <w:rPr>
          <w:rFonts w:eastAsia="Times New Roman" w:cs="Times New Roman"/>
          <w:szCs w:val="28"/>
        </w:rPr>
        <w:t xml:space="preserve">Для получения последнего дня следующего месяца (то есть чтобы предотвратить переполнение) существует директива </w:t>
      </w:r>
      <w:proofErr w:type="spellStart"/>
      <w:r>
        <w:rPr>
          <w:rFonts w:eastAsia="Times New Roman" w:cs="Times New Roman"/>
          <w:szCs w:val="28"/>
        </w:rPr>
        <w:t>last</w:t>
      </w:r>
      <w:proofErr w:type="spellEnd"/>
      <w:r>
        <w:rPr>
          <w:rFonts w:eastAsia="Times New Roman" w:cs="Times New Roman"/>
          <w:szCs w:val="28"/>
        </w:rPr>
        <w:t xml:space="preserve"> </w:t>
      </w:r>
      <w:proofErr w:type="spellStart"/>
      <w:r>
        <w:rPr>
          <w:rFonts w:eastAsia="Times New Roman" w:cs="Times New Roman"/>
          <w:szCs w:val="28"/>
        </w:rPr>
        <w:t>day</w:t>
      </w:r>
      <w:proofErr w:type="spellEnd"/>
      <w:r>
        <w:rPr>
          <w:rFonts w:eastAsia="Times New Roman" w:cs="Times New Roman"/>
          <w:szCs w:val="28"/>
        </w:rPr>
        <w:t xml:space="preserve"> </w:t>
      </w:r>
      <w:proofErr w:type="spellStart"/>
      <w:r>
        <w:rPr>
          <w:rFonts w:eastAsia="Times New Roman" w:cs="Times New Roman"/>
          <w:szCs w:val="28"/>
        </w:rPr>
        <w:t>of</w:t>
      </w:r>
      <w:proofErr w:type="spellEnd"/>
      <w:r>
        <w:rPr>
          <w:rFonts w:eastAsia="Times New Roman" w:cs="Times New Roman"/>
          <w:szCs w:val="28"/>
        </w:rPr>
        <w:t>.</w:t>
      </w:r>
    </w:p>
    <w:p w14:paraId="52BF5DA4" w14:textId="77777777" w:rsidR="000D5ACC" w:rsidRDefault="000D5ACC" w:rsidP="000D5ACC">
      <w:pPr>
        <w:shd w:val="clear" w:color="auto" w:fill="FFFFFF"/>
        <w:ind w:firstLine="708"/>
        <w:rPr>
          <w:rFonts w:ascii="Courier New" w:eastAsia="Courier New" w:hAnsi="Courier New" w:cs="Courier New"/>
          <w:sz w:val="24"/>
          <w:szCs w:val="24"/>
        </w:rPr>
      </w:pPr>
      <w:r>
        <w:rPr>
          <w:rFonts w:ascii="Courier New" w:eastAsia="Courier New" w:hAnsi="Courier New" w:cs="Courier New"/>
          <w:sz w:val="24"/>
          <w:szCs w:val="24"/>
        </w:rPr>
        <w:t>&lt;?</w:t>
      </w:r>
      <w:proofErr w:type="spellStart"/>
      <w:r>
        <w:rPr>
          <w:rFonts w:ascii="Courier New" w:eastAsia="Courier New" w:hAnsi="Courier New" w:cs="Courier New"/>
          <w:sz w:val="24"/>
          <w:szCs w:val="24"/>
        </w:rPr>
        <w:t>php</w:t>
      </w:r>
      <w:proofErr w:type="spellEnd"/>
    </w:p>
    <w:p w14:paraId="12783BF7" w14:textId="77777777" w:rsidR="000D5ACC" w:rsidRDefault="000D5ACC" w:rsidP="000D5ACC">
      <w:pPr>
        <w:shd w:val="clear" w:color="auto" w:fill="FFFFFF"/>
        <w:ind w:firstLine="708"/>
        <w:rPr>
          <w:rFonts w:ascii="Courier New" w:eastAsia="Courier New" w:hAnsi="Courier New" w:cs="Courier New"/>
          <w:sz w:val="24"/>
          <w:szCs w:val="24"/>
        </w:rPr>
      </w:pPr>
      <w:proofErr w:type="spellStart"/>
      <w:r>
        <w:rPr>
          <w:rFonts w:ascii="Courier New" w:eastAsia="Courier New" w:hAnsi="Courier New" w:cs="Courier New"/>
          <w:sz w:val="24"/>
          <w:szCs w:val="24"/>
        </w:rPr>
        <w:t>echo</w:t>
      </w:r>
      <w:proofErr w:type="spellEnd"/>
      <w:r>
        <w:rPr>
          <w:rFonts w:ascii="Courier New" w:eastAsia="Courier New" w:hAnsi="Courier New" w:cs="Courier New"/>
          <w:sz w:val="24"/>
          <w:szCs w:val="24"/>
        </w:rPr>
        <w:t xml:space="preserve"> "Обычный </w:t>
      </w:r>
      <w:proofErr w:type="gramStart"/>
      <w:r>
        <w:rPr>
          <w:rFonts w:ascii="Courier New" w:eastAsia="Courier New" w:hAnsi="Courier New" w:cs="Courier New"/>
          <w:sz w:val="24"/>
          <w:szCs w:val="24"/>
        </w:rPr>
        <w:t>год:\</w:t>
      </w:r>
      <w:proofErr w:type="gramEnd"/>
      <w:r>
        <w:rPr>
          <w:rFonts w:ascii="Courier New" w:eastAsia="Courier New" w:hAnsi="Courier New" w:cs="Courier New"/>
          <w:sz w:val="24"/>
          <w:szCs w:val="24"/>
        </w:rPr>
        <w:t>n"; // Февраль содержит 28 дней</w:t>
      </w:r>
    </w:p>
    <w:p w14:paraId="29A12EF9"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 xml:space="preserve">$dt = new </w:t>
      </w:r>
      <w:proofErr w:type="spellStart"/>
      <w:proofErr w:type="gramStart"/>
      <w:r w:rsidRPr="000B333C">
        <w:rPr>
          <w:rFonts w:ascii="Courier New" w:eastAsia="Courier New" w:hAnsi="Courier New" w:cs="Courier New"/>
          <w:sz w:val="24"/>
          <w:szCs w:val="24"/>
          <w:lang w:val="en-US"/>
        </w:rPr>
        <w:t>DateTimeImmutable</w:t>
      </w:r>
      <w:proofErr w:type="spellEnd"/>
      <w:r w:rsidRPr="000B333C">
        <w:rPr>
          <w:rFonts w:ascii="Courier New" w:eastAsia="Courier New" w:hAnsi="Courier New" w:cs="Courier New"/>
          <w:sz w:val="24"/>
          <w:szCs w:val="24"/>
          <w:lang w:val="en-US"/>
        </w:rPr>
        <w:t>(</w:t>
      </w:r>
      <w:proofErr w:type="gramEnd"/>
      <w:r w:rsidRPr="000B333C">
        <w:rPr>
          <w:rFonts w:ascii="Courier New" w:eastAsia="Courier New" w:hAnsi="Courier New" w:cs="Courier New"/>
          <w:sz w:val="24"/>
          <w:szCs w:val="24"/>
          <w:lang w:val="en-US"/>
        </w:rPr>
        <w:t xml:space="preserve">"2015-01-31 00:00:00", new </w:t>
      </w:r>
      <w:proofErr w:type="spellStart"/>
      <w:r w:rsidRPr="000B333C">
        <w:rPr>
          <w:rFonts w:ascii="Courier New" w:eastAsia="Courier New" w:hAnsi="Courier New" w:cs="Courier New"/>
          <w:sz w:val="24"/>
          <w:szCs w:val="24"/>
          <w:lang w:val="en-US"/>
        </w:rPr>
        <w:t>DateTimeZone</w:t>
      </w:r>
      <w:proofErr w:type="spellEnd"/>
      <w:r w:rsidRPr="000B333C">
        <w:rPr>
          <w:rFonts w:ascii="Courier New" w:eastAsia="Courier New" w:hAnsi="Courier New" w:cs="Courier New"/>
          <w:sz w:val="24"/>
          <w:szCs w:val="24"/>
          <w:lang w:val="en-US"/>
        </w:rPr>
        <w:t>("America/</w:t>
      </w:r>
      <w:proofErr w:type="spellStart"/>
      <w:r w:rsidRPr="000B333C">
        <w:rPr>
          <w:rFonts w:ascii="Courier New" w:eastAsia="Courier New" w:hAnsi="Courier New" w:cs="Courier New"/>
          <w:sz w:val="24"/>
          <w:szCs w:val="24"/>
          <w:lang w:val="en-US"/>
        </w:rPr>
        <w:t>New_York</w:t>
      </w:r>
      <w:proofErr w:type="spellEnd"/>
      <w:r w:rsidRPr="000B333C">
        <w:rPr>
          <w:rFonts w:ascii="Courier New" w:eastAsia="Courier New" w:hAnsi="Courier New" w:cs="Courier New"/>
          <w:sz w:val="24"/>
          <w:szCs w:val="24"/>
          <w:lang w:val="en-US"/>
        </w:rPr>
        <w:t>"));</w:t>
      </w:r>
    </w:p>
    <w:p w14:paraId="2793E1CC"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Начало</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6F4A12B1"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$dt = $dt-&gt;</w:t>
      </w:r>
      <w:proofErr w:type="gramStart"/>
      <w:r w:rsidRPr="000B333C">
        <w:rPr>
          <w:rFonts w:ascii="Courier New" w:eastAsia="Courier New" w:hAnsi="Courier New" w:cs="Courier New"/>
          <w:sz w:val="24"/>
          <w:szCs w:val="24"/>
          <w:lang w:val="en-US"/>
        </w:rPr>
        <w:t>modify(</w:t>
      </w:r>
      <w:proofErr w:type="gramEnd"/>
      <w:r w:rsidRPr="000B333C">
        <w:rPr>
          <w:rFonts w:ascii="Courier New" w:eastAsia="Courier New" w:hAnsi="Courier New" w:cs="Courier New"/>
          <w:sz w:val="24"/>
          <w:szCs w:val="24"/>
          <w:lang w:val="en-US"/>
        </w:rPr>
        <w:t>"last day of next month");</w:t>
      </w:r>
    </w:p>
    <w:p w14:paraId="07BC0A5D"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Конец</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53E64137"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p>
    <w:p w14:paraId="4360B3FF" w14:textId="77777777" w:rsidR="000D5ACC" w:rsidRDefault="000D5ACC" w:rsidP="000D5ACC">
      <w:pPr>
        <w:shd w:val="clear" w:color="auto" w:fill="FFFFFF"/>
        <w:ind w:firstLine="708"/>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echo</w:t>
      </w:r>
      <w:proofErr w:type="spellEnd"/>
      <w:r>
        <w:rPr>
          <w:rFonts w:ascii="Courier New" w:eastAsia="Courier New" w:hAnsi="Courier New" w:cs="Courier New"/>
          <w:sz w:val="24"/>
          <w:szCs w:val="24"/>
        </w:rPr>
        <w:t xml:space="preserve"> "Високосный </w:t>
      </w:r>
      <w:proofErr w:type="gramStart"/>
      <w:r>
        <w:rPr>
          <w:rFonts w:ascii="Courier New" w:eastAsia="Courier New" w:hAnsi="Courier New" w:cs="Courier New"/>
          <w:sz w:val="24"/>
          <w:szCs w:val="24"/>
        </w:rPr>
        <w:t>год:\</w:t>
      </w:r>
      <w:proofErr w:type="gramEnd"/>
      <w:r>
        <w:rPr>
          <w:rFonts w:ascii="Courier New" w:eastAsia="Courier New" w:hAnsi="Courier New" w:cs="Courier New"/>
          <w:sz w:val="24"/>
          <w:szCs w:val="24"/>
        </w:rPr>
        <w:t>n"; // Февраль содержит 29 дней</w:t>
      </w:r>
    </w:p>
    <w:p w14:paraId="6FE60F62"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 xml:space="preserve">$dt = new </w:t>
      </w:r>
      <w:proofErr w:type="spellStart"/>
      <w:proofErr w:type="gramStart"/>
      <w:r w:rsidRPr="000B333C">
        <w:rPr>
          <w:rFonts w:ascii="Courier New" w:eastAsia="Courier New" w:hAnsi="Courier New" w:cs="Courier New"/>
          <w:sz w:val="24"/>
          <w:szCs w:val="24"/>
          <w:lang w:val="en-US"/>
        </w:rPr>
        <w:t>DateTimeImmutable</w:t>
      </w:r>
      <w:proofErr w:type="spellEnd"/>
      <w:r w:rsidRPr="000B333C">
        <w:rPr>
          <w:rFonts w:ascii="Courier New" w:eastAsia="Courier New" w:hAnsi="Courier New" w:cs="Courier New"/>
          <w:sz w:val="24"/>
          <w:szCs w:val="24"/>
          <w:lang w:val="en-US"/>
        </w:rPr>
        <w:t>(</w:t>
      </w:r>
      <w:proofErr w:type="gramEnd"/>
      <w:r w:rsidRPr="000B333C">
        <w:rPr>
          <w:rFonts w:ascii="Courier New" w:eastAsia="Courier New" w:hAnsi="Courier New" w:cs="Courier New"/>
          <w:sz w:val="24"/>
          <w:szCs w:val="24"/>
          <w:lang w:val="en-US"/>
        </w:rPr>
        <w:t xml:space="preserve">"2016-01-31 00:00:00", new </w:t>
      </w:r>
      <w:proofErr w:type="spellStart"/>
      <w:r w:rsidRPr="000B333C">
        <w:rPr>
          <w:rFonts w:ascii="Courier New" w:eastAsia="Courier New" w:hAnsi="Courier New" w:cs="Courier New"/>
          <w:sz w:val="24"/>
          <w:szCs w:val="24"/>
          <w:lang w:val="en-US"/>
        </w:rPr>
        <w:t>DateTimeZone</w:t>
      </w:r>
      <w:proofErr w:type="spellEnd"/>
      <w:r w:rsidRPr="000B333C">
        <w:rPr>
          <w:rFonts w:ascii="Courier New" w:eastAsia="Courier New" w:hAnsi="Courier New" w:cs="Courier New"/>
          <w:sz w:val="24"/>
          <w:szCs w:val="24"/>
          <w:lang w:val="en-US"/>
        </w:rPr>
        <w:t>("America/</w:t>
      </w:r>
      <w:proofErr w:type="spellStart"/>
      <w:r w:rsidRPr="000B333C">
        <w:rPr>
          <w:rFonts w:ascii="Courier New" w:eastAsia="Courier New" w:hAnsi="Courier New" w:cs="Courier New"/>
          <w:sz w:val="24"/>
          <w:szCs w:val="24"/>
          <w:lang w:val="en-US"/>
        </w:rPr>
        <w:t>New_York</w:t>
      </w:r>
      <w:proofErr w:type="spellEnd"/>
      <w:r w:rsidRPr="000B333C">
        <w:rPr>
          <w:rFonts w:ascii="Courier New" w:eastAsia="Courier New" w:hAnsi="Courier New" w:cs="Courier New"/>
          <w:sz w:val="24"/>
          <w:szCs w:val="24"/>
          <w:lang w:val="en-US"/>
        </w:rPr>
        <w:t>"));</w:t>
      </w:r>
    </w:p>
    <w:p w14:paraId="67E902F5"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Начало</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7123619E"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$dt = $dt-&gt;</w:t>
      </w:r>
      <w:proofErr w:type="gramStart"/>
      <w:r w:rsidRPr="000B333C">
        <w:rPr>
          <w:rFonts w:ascii="Courier New" w:eastAsia="Courier New" w:hAnsi="Courier New" w:cs="Courier New"/>
          <w:sz w:val="24"/>
          <w:szCs w:val="24"/>
          <w:lang w:val="en-US"/>
        </w:rPr>
        <w:t>modify(</w:t>
      </w:r>
      <w:proofErr w:type="gramEnd"/>
      <w:r w:rsidRPr="000B333C">
        <w:rPr>
          <w:rFonts w:ascii="Courier New" w:eastAsia="Courier New" w:hAnsi="Courier New" w:cs="Courier New"/>
          <w:sz w:val="24"/>
          <w:szCs w:val="24"/>
          <w:lang w:val="en-US"/>
        </w:rPr>
        <w:t>"last day of next month");</w:t>
      </w:r>
    </w:p>
    <w:p w14:paraId="7564EAD3" w14:textId="77777777" w:rsidR="000D5ACC" w:rsidRPr="000B333C" w:rsidRDefault="000D5ACC" w:rsidP="000D5ACC">
      <w:pPr>
        <w:shd w:val="clear" w:color="auto" w:fill="FFFFFF"/>
        <w:ind w:firstLine="708"/>
        <w:rPr>
          <w:rFonts w:ascii="Courier New" w:eastAsia="Courier New" w:hAnsi="Courier New" w:cs="Courier New"/>
          <w:sz w:val="24"/>
          <w:szCs w:val="24"/>
          <w:lang w:val="en-US"/>
        </w:rPr>
      </w:pPr>
      <w:r w:rsidRPr="000B333C">
        <w:rPr>
          <w:rFonts w:ascii="Courier New" w:eastAsia="Courier New" w:hAnsi="Courier New" w:cs="Courier New"/>
          <w:sz w:val="24"/>
          <w:szCs w:val="24"/>
          <w:lang w:val="en-US"/>
        </w:rPr>
        <w:t>echo "</w:t>
      </w:r>
      <w:r>
        <w:rPr>
          <w:rFonts w:ascii="Courier New" w:eastAsia="Courier New" w:hAnsi="Courier New" w:cs="Courier New"/>
          <w:sz w:val="24"/>
          <w:szCs w:val="24"/>
        </w:rPr>
        <w:t>Конец</w:t>
      </w:r>
      <w:r w:rsidRPr="000B333C">
        <w:rPr>
          <w:rFonts w:ascii="Courier New" w:eastAsia="Courier New" w:hAnsi="Courier New" w:cs="Courier New"/>
          <w:sz w:val="24"/>
          <w:szCs w:val="24"/>
          <w:lang w:val="en-US"/>
        </w:rPr>
        <w:t>:  ", $dt-&gt;</w:t>
      </w:r>
      <w:proofErr w:type="gramStart"/>
      <w:r w:rsidRPr="000B333C">
        <w:rPr>
          <w:rFonts w:ascii="Courier New" w:eastAsia="Courier New" w:hAnsi="Courier New" w:cs="Courier New"/>
          <w:sz w:val="24"/>
          <w:szCs w:val="24"/>
          <w:lang w:val="en-US"/>
        </w:rPr>
        <w:t>format(</w:t>
      </w:r>
      <w:proofErr w:type="gramEnd"/>
      <w:r w:rsidRPr="000B333C">
        <w:rPr>
          <w:rFonts w:ascii="Courier New" w:eastAsia="Courier New" w:hAnsi="Courier New" w:cs="Courier New"/>
          <w:sz w:val="24"/>
          <w:szCs w:val="24"/>
          <w:lang w:val="en-US"/>
        </w:rPr>
        <w:t>"Y-m-d H:i:s P"), PHP_EOL;</w:t>
      </w:r>
    </w:p>
    <w:p w14:paraId="3B918761" w14:textId="77777777" w:rsidR="000D5ACC" w:rsidRDefault="000D5ACC" w:rsidP="000D5ACC">
      <w:pPr>
        <w:shd w:val="clear" w:color="auto" w:fill="FFFFFF"/>
        <w:ind w:firstLine="708"/>
        <w:rPr>
          <w:rFonts w:ascii="Courier New" w:eastAsia="Courier New" w:hAnsi="Courier New" w:cs="Courier New"/>
          <w:sz w:val="24"/>
          <w:szCs w:val="24"/>
        </w:rPr>
      </w:pPr>
      <w:r>
        <w:rPr>
          <w:rFonts w:ascii="Courier New" w:eastAsia="Courier New" w:hAnsi="Courier New" w:cs="Courier New"/>
          <w:sz w:val="24"/>
          <w:szCs w:val="24"/>
        </w:rPr>
        <w:t>?&gt;</w:t>
      </w:r>
    </w:p>
    <w:p w14:paraId="59036F46" w14:textId="77777777" w:rsidR="000D5ACC" w:rsidRDefault="000D5ACC" w:rsidP="000D5ACC">
      <w:pPr>
        <w:ind w:firstLine="708"/>
        <w:rPr>
          <w:rFonts w:eastAsia="Times New Roman" w:cs="Times New Roman"/>
          <w:szCs w:val="28"/>
        </w:rPr>
      </w:pPr>
      <w:r>
        <w:rPr>
          <w:rFonts w:eastAsia="Times New Roman" w:cs="Times New Roman"/>
          <w:szCs w:val="28"/>
        </w:rPr>
        <w:t>Результат выполнения данного примера:</w:t>
      </w:r>
    </w:p>
    <w:p w14:paraId="73D0C4DE" w14:textId="77777777" w:rsidR="000D5ACC" w:rsidRDefault="000D5ACC" w:rsidP="000D5ACC">
      <w:pPr>
        <w:ind w:firstLine="708"/>
        <w:rPr>
          <w:rFonts w:eastAsia="Times New Roman" w:cs="Times New Roman"/>
          <w:szCs w:val="28"/>
        </w:rPr>
      </w:pPr>
      <w:bookmarkStart w:id="22" w:name="_heading=h.7wx9kfdvz9li" w:colFirst="0" w:colLast="0"/>
      <w:bookmarkEnd w:id="22"/>
      <w:r>
        <w:rPr>
          <w:rFonts w:eastAsia="Times New Roman" w:cs="Times New Roman"/>
          <w:szCs w:val="28"/>
        </w:rPr>
        <w:t>Обычный год:</w:t>
      </w:r>
    </w:p>
    <w:p w14:paraId="2B1D5CD4" w14:textId="77777777" w:rsidR="000D5ACC" w:rsidRDefault="000D5ACC" w:rsidP="000D5ACC">
      <w:pPr>
        <w:ind w:firstLine="708"/>
        <w:rPr>
          <w:rFonts w:eastAsia="Times New Roman" w:cs="Times New Roman"/>
          <w:szCs w:val="28"/>
        </w:rPr>
      </w:pPr>
      <w:bookmarkStart w:id="23" w:name="_heading=h.cas1fbfacigx" w:colFirst="0" w:colLast="0"/>
      <w:bookmarkEnd w:id="23"/>
      <w:r>
        <w:rPr>
          <w:rFonts w:eastAsia="Times New Roman" w:cs="Times New Roman"/>
          <w:szCs w:val="28"/>
        </w:rPr>
        <w:t>Начало: 2015-01-31 00:00:00 -05:00</w:t>
      </w:r>
    </w:p>
    <w:p w14:paraId="207F0550" w14:textId="77777777" w:rsidR="000D5ACC" w:rsidRDefault="000D5ACC" w:rsidP="000D5ACC">
      <w:pPr>
        <w:ind w:firstLine="708"/>
        <w:rPr>
          <w:rFonts w:eastAsia="Times New Roman" w:cs="Times New Roman"/>
          <w:szCs w:val="28"/>
        </w:rPr>
      </w:pPr>
      <w:bookmarkStart w:id="24" w:name="_heading=h.3ncg7yvrq0jm" w:colFirst="0" w:colLast="0"/>
      <w:bookmarkEnd w:id="24"/>
      <w:proofErr w:type="gramStart"/>
      <w:r>
        <w:rPr>
          <w:rFonts w:eastAsia="Times New Roman" w:cs="Times New Roman"/>
          <w:szCs w:val="28"/>
        </w:rPr>
        <w:t>Конец:  2015</w:t>
      </w:r>
      <w:proofErr w:type="gramEnd"/>
      <w:r>
        <w:rPr>
          <w:rFonts w:eastAsia="Times New Roman" w:cs="Times New Roman"/>
          <w:szCs w:val="28"/>
        </w:rPr>
        <w:t>-02-28 00:00:00 -05:00</w:t>
      </w:r>
    </w:p>
    <w:p w14:paraId="43FB8ECD" w14:textId="77777777" w:rsidR="000D5ACC" w:rsidRDefault="000D5ACC" w:rsidP="000D5ACC">
      <w:pPr>
        <w:ind w:firstLine="708"/>
        <w:rPr>
          <w:rFonts w:eastAsia="Times New Roman" w:cs="Times New Roman"/>
          <w:szCs w:val="28"/>
        </w:rPr>
      </w:pPr>
      <w:bookmarkStart w:id="25" w:name="_heading=h.u44xzofzcjvg" w:colFirst="0" w:colLast="0"/>
      <w:bookmarkEnd w:id="25"/>
      <w:r>
        <w:rPr>
          <w:rFonts w:eastAsia="Times New Roman" w:cs="Times New Roman"/>
          <w:szCs w:val="28"/>
        </w:rPr>
        <w:t>Високосный год:</w:t>
      </w:r>
    </w:p>
    <w:p w14:paraId="24A225EA" w14:textId="77777777" w:rsidR="000D5ACC" w:rsidRDefault="000D5ACC" w:rsidP="000D5ACC">
      <w:pPr>
        <w:ind w:firstLine="708"/>
        <w:rPr>
          <w:rFonts w:eastAsia="Times New Roman" w:cs="Times New Roman"/>
          <w:szCs w:val="28"/>
        </w:rPr>
      </w:pPr>
      <w:bookmarkStart w:id="26" w:name="_heading=h.ipep7i841g64" w:colFirst="0" w:colLast="0"/>
      <w:bookmarkEnd w:id="26"/>
      <w:r>
        <w:rPr>
          <w:rFonts w:eastAsia="Times New Roman" w:cs="Times New Roman"/>
          <w:szCs w:val="28"/>
        </w:rPr>
        <w:t>Начало: 2016-01-31 00:00:00 -05:00</w:t>
      </w:r>
    </w:p>
    <w:p w14:paraId="7B955ADF" w14:textId="77777777" w:rsidR="000D5ACC" w:rsidRDefault="000D5ACC" w:rsidP="000D5ACC">
      <w:pPr>
        <w:ind w:firstLine="708"/>
        <w:rPr>
          <w:rFonts w:eastAsia="Times New Roman" w:cs="Times New Roman"/>
          <w:color w:val="333333"/>
          <w:sz w:val="30"/>
          <w:szCs w:val="30"/>
        </w:rPr>
      </w:pPr>
      <w:bookmarkStart w:id="27" w:name="_heading=h.s32jn71trjz8" w:colFirst="0" w:colLast="0"/>
      <w:bookmarkEnd w:id="27"/>
      <w:proofErr w:type="gramStart"/>
      <w:r>
        <w:rPr>
          <w:rFonts w:eastAsia="Times New Roman" w:cs="Times New Roman"/>
          <w:szCs w:val="28"/>
        </w:rPr>
        <w:t>Конец:  2016</w:t>
      </w:r>
      <w:proofErr w:type="gramEnd"/>
      <w:r>
        <w:rPr>
          <w:rFonts w:eastAsia="Times New Roman" w:cs="Times New Roman"/>
          <w:szCs w:val="28"/>
        </w:rPr>
        <w:t>-02-29 00:00:00 -05:00</w:t>
      </w:r>
    </w:p>
    <w:p w14:paraId="4D3C7EC0"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161. Чем отличается фреймворк от библиотеки? Приведите пример. </w:t>
      </w:r>
    </w:p>
    <w:p w14:paraId="598DEB3C" w14:textId="77777777" w:rsidR="000D5ACC" w:rsidRDefault="000D5ACC" w:rsidP="000D5ACC">
      <w:pPr>
        <w:ind w:firstLine="708"/>
        <w:jc w:val="both"/>
        <w:rPr>
          <w:rFonts w:eastAsia="Times New Roman" w:cs="Times New Roman"/>
          <w:color w:val="202124"/>
          <w:szCs w:val="28"/>
          <w:highlight w:val="white"/>
        </w:rPr>
      </w:pPr>
      <w:r>
        <w:rPr>
          <w:rFonts w:eastAsia="Times New Roman" w:cs="Times New Roman"/>
          <w:color w:val="202124"/>
          <w:szCs w:val="28"/>
          <w:highlight w:val="white"/>
        </w:rPr>
        <w:t>«</w:t>
      </w:r>
      <w:r>
        <w:rPr>
          <w:rFonts w:eastAsia="Times New Roman" w:cs="Times New Roman"/>
          <w:b/>
          <w:color w:val="202124"/>
          <w:szCs w:val="28"/>
          <w:highlight w:val="white"/>
        </w:rPr>
        <w:t>Фреймворк</w:t>
      </w:r>
      <w:r>
        <w:rPr>
          <w:rFonts w:eastAsia="Times New Roman" w:cs="Times New Roman"/>
          <w:color w:val="202124"/>
          <w:szCs w:val="28"/>
          <w:highlight w:val="white"/>
        </w:rPr>
        <w:t xml:space="preserve">» </w:t>
      </w:r>
      <w:r>
        <w:rPr>
          <w:rFonts w:eastAsia="Times New Roman" w:cs="Times New Roman"/>
          <w:b/>
          <w:color w:val="202124"/>
          <w:szCs w:val="28"/>
          <w:highlight w:val="white"/>
        </w:rPr>
        <w:t>отличается</w:t>
      </w:r>
      <w:r>
        <w:rPr>
          <w:rFonts w:eastAsia="Times New Roman" w:cs="Times New Roman"/>
          <w:color w:val="202124"/>
          <w:szCs w:val="28"/>
          <w:highlight w:val="white"/>
        </w:rPr>
        <w:t xml:space="preserve"> от понятия </w:t>
      </w:r>
      <w:r>
        <w:rPr>
          <w:rFonts w:eastAsia="Times New Roman" w:cs="Times New Roman"/>
          <w:b/>
          <w:color w:val="202124"/>
          <w:szCs w:val="28"/>
          <w:highlight w:val="white"/>
        </w:rPr>
        <w:t>библиотеки</w:t>
      </w:r>
      <w:r>
        <w:rPr>
          <w:rFonts w:eastAsia="Times New Roman" w:cs="Times New Roman"/>
          <w:color w:val="202124"/>
          <w:szCs w:val="28"/>
          <w:highlight w:val="white"/>
        </w:rPr>
        <w:t xml:space="preserve"> тем, что </w:t>
      </w:r>
      <w:r>
        <w:rPr>
          <w:rFonts w:eastAsia="Times New Roman" w:cs="Times New Roman"/>
          <w:b/>
          <w:color w:val="202124"/>
          <w:szCs w:val="28"/>
          <w:highlight w:val="white"/>
        </w:rPr>
        <w:t>библиотека</w:t>
      </w:r>
      <w:r>
        <w:rPr>
          <w:rFonts w:eastAsia="Times New Roman" w:cs="Times New Roman"/>
          <w:color w:val="202124"/>
          <w:szCs w:val="28"/>
          <w:highlight w:val="white"/>
        </w:rPr>
        <w:t xml:space="preserve"> может быть использована в программном продукте просто как набор подпрограмм близкой функциональности, не влияя на архитектуру программного продукта и не накладывая на неё никаких ограничений.</w:t>
      </w:r>
    </w:p>
    <w:p w14:paraId="34864300" w14:textId="77777777" w:rsidR="000D5ACC" w:rsidRDefault="000D5ACC" w:rsidP="000D5ACC">
      <w:pPr>
        <w:shd w:val="clear" w:color="auto" w:fill="FFFFFF"/>
        <w:ind w:firstLine="708"/>
        <w:jc w:val="both"/>
        <w:rPr>
          <w:rFonts w:eastAsia="Times New Roman" w:cs="Times New Roman"/>
          <w:szCs w:val="28"/>
          <w:highlight w:val="white"/>
        </w:rPr>
      </w:pPr>
      <w:proofErr w:type="spellStart"/>
      <w:r>
        <w:rPr>
          <w:rFonts w:eastAsia="Times New Roman" w:cs="Times New Roman"/>
          <w:b/>
          <w:szCs w:val="28"/>
          <w:highlight w:val="white"/>
        </w:rPr>
        <w:t>Yii</w:t>
      </w:r>
      <w:proofErr w:type="spellEnd"/>
      <w:r>
        <w:rPr>
          <w:rFonts w:eastAsia="Times New Roman" w:cs="Times New Roman"/>
          <w:b/>
          <w:szCs w:val="28"/>
          <w:highlight w:val="white"/>
        </w:rPr>
        <w:t xml:space="preserve"> </w:t>
      </w:r>
      <w:r>
        <w:rPr>
          <w:rFonts w:eastAsia="Times New Roman" w:cs="Times New Roman"/>
          <w:szCs w:val="28"/>
          <w:highlight w:val="white"/>
        </w:rPr>
        <w:t xml:space="preserve">- достаточно "возрастной" фреймворк, который продолжает обновляться в наши дни. Отличается удобным функционалом - кэширование, высокая производительность, полная обработка ошибок, возможность переноса (миграции) существующих баз данных, использование </w:t>
      </w:r>
      <w:proofErr w:type="spellStart"/>
      <w:r>
        <w:rPr>
          <w:rFonts w:eastAsia="Times New Roman" w:cs="Times New Roman"/>
          <w:szCs w:val="28"/>
          <w:highlight w:val="white"/>
        </w:rPr>
        <w:t>jQuery</w:t>
      </w:r>
      <w:proofErr w:type="spellEnd"/>
      <w:r>
        <w:rPr>
          <w:rFonts w:eastAsia="Times New Roman" w:cs="Times New Roman"/>
          <w:szCs w:val="28"/>
          <w:highlight w:val="white"/>
        </w:rPr>
        <w:t xml:space="preserve"> и другое. Фреймворк </w:t>
      </w:r>
      <w:proofErr w:type="spellStart"/>
      <w:r>
        <w:rPr>
          <w:rFonts w:eastAsia="Times New Roman" w:cs="Times New Roman"/>
          <w:szCs w:val="28"/>
          <w:highlight w:val="white"/>
        </w:rPr>
        <w:t>Yii</w:t>
      </w:r>
      <w:proofErr w:type="spellEnd"/>
      <w:r>
        <w:rPr>
          <w:rFonts w:eastAsia="Times New Roman" w:cs="Times New Roman"/>
          <w:szCs w:val="28"/>
          <w:highlight w:val="white"/>
        </w:rPr>
        <w:t xml:space="preserve"> отличается своей простотой, можно быстро освоить его основы, нет никаких сложностей в работе и использовании основного функционала.  Начните </w:t>
      </w:r>
      <w:hyperlink r:id="rId90">
        <w:r>
          <w:rPr>
            <w:rFonts w:eastAsia="Times New Roman" w:cs="Times New Roman"/>
            <w:szCs w:val="28"/>
            <w:highlight w:val="white"/>
          </w:rPr>
          <w:t xml:space="preserve">изучать Yii2 </w:t>
        </w:r>
        <w:proofErr w:type="spellStart"/>
        <w:r>
          <w:rPr>
            <w:rFonts w:eastAsia="Times New Roman" w:cs="Times New Roman"/>
            <w:szCs w:val="28"/>
            <w:highlight w:val="white"/>
          </w:rPr>
          <w:t>фрейморк</w:t>
        </w:r>
        <w:proofErr w:type="spellEnd"/>
        <w:r>
          <w:rPr>
            <w:rFonts w:eastAsia="Times New Roman" w:cs="Times New Roman"/>
            <w:szCs w:val="28"/>
            <w:highlight w:val="white"/>
          </w:rPr>
          <w:t xml:space="preserve"> на нашем курсе</w:t>
        </w:r>
      </w:hyperlink>
      <w:r>
        <w:rPr>
          <w:rFonts w:eastAsia="Times New Roman" w:cs="Times New Roman"/>
          <w:szCs w:val="28"/>
          <w:highlight w:val="white"/>
        </w:rPr>
        <w:t>. Данный PHP-фреймворк часто советуют людям, которые делают первые шаги в понимании PHP-программирования.</w:t>
      </w:r>
    </w:p>
    <w:p w14:paraId="1DC5278D"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xml:space="preserve">Официальная страница </w:t>
      </w:r>
      <w:hyperlink r:id="rId91">
        <w:r>
          <w:rPr>
            <w:rFonts w:eastAsia="Times New Roman" w:cs="Times New Roman"/>
            <w:szCs w:val="28"/>
            <w:highlight w:val="white"/>
          </w:rPr>
          <w:t>yiiframework.com</w:t>
        </w:r>
      </w:hyperlink>
    </w:p>
    <w:p w14:paraId="2F8B09D1" w14:textId="77777777" w:rsidR="000D5ACC" w:rsidRDefault="000D5ACC" w:rsidP="000D5ACC">
      <w:pPr>
        <w:shd w:val="clear" w:color="auto" w:fill="FFFFFF"/>
        <w:ind w:firstLine="708"/>
        <w:jc w:val="both"/>
        <w:rPr>
          <w:rFonts w:eastAsia="Times New Roman" w:cs="Times New Roman"/>
          <w:szCs w:val="28"/>
          <w:highlight w:val="white"/>
        </w:rPr>
      </w:pPr>
      <w:proofErr w:type="spellStart"/>
      <w:r>
        <w:rPr>
          <w:rFonts w:eastAsia="Times New Roman" w:cs="Times New Roman"/>
          <w:b/>
          <w:szCs w:val="28"/>
          <w:highlight w:val="white"/>
        </w:rPr>
        <w:t>CodeIgniter</w:t>
      </w:r>
      <w:proofErr w:type="spellEnd"/>
      <w:r>
        <w:rPr>
          <w:rFonts w:eastAsia="Times New Roman" w:cs="Times New Roman"/>
          <w:szCs w:val="28"/>
          <w:highlight w:val="white"/>
        </w:rPr>
        <w:t xml:space="preserve"> - еще один "возрастной" фреймворк, появившийся в начале 2006 года. Именно тогда состоялся его публичный релиз. Среди основных преимуществ этого фреймворка:</w:t>
      </w:r>
    </w:p>
    <w:p w14:paraId="0404563F"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Хорошая документация;</w:t>
      </w:r>
    </w:p>
    <w:p w14:paraId="356D4EA8"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Небольшой вес и быстрая установка;</w:t>
      </w:r>
    </w:p>
    <w:p w14:paraId="3D6F5D78"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xml:space="preserve">- Простота использования. </w:t>
      </w:r>
    </w:p>
    <w:p w14:paraId="7461A7A5"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xml:space="preserve">Многие используют </w:t>
      </w:r>
      <w:hyperlink r:id="rId92">
        <w:proofErr w:type="spellStart"/>
        <w:r>
          <w:rPr>
            <w:rFonts w:eastAsia="Times New Roman" w:cs="Times New Roman"/>
            <w:szCs w:val="28"/>
            <w:highlight w:val="white"/>
          </w:rPr>
          <w:t>CodeIgniter</w:t>
        </w:r>
        <w:proofErr w:type="spellEnd"/>
        <w:r>
          <w:rPr>
            <w:rFonts w:eastAsia="Times New Roman" w:cs="Times New Roman"/>
            <w:szCs w:val="28"/>
            <w:highlight w:val="white"/>
          </w:rPr>
          <w:t xml:space="preserve"> в качестве базы для обучения</w:t>
        </w:r>
      </w:hyperlink>
      <w:r>
        <w:rPr>
          <w:rFonts w:eastAsia="Times New Roman" w:cs="Times New Roman"/>
          <w:szCs w:val="28"/>
          <w:highlight w:val="white"/>
        </w:rPr>
        <w:t xml:space="preserve"> - его простота действительно считается наиболее значимым преимуществом. Постоянно появляются новые версии, каждая из которых отличается большим количеством нововведений, исправленных багов.</w:t>
      </w:r>
    </w:p>
    <w:p w14:paraId="61696A16"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xml:space="preserve">Официальная страница </w:t>
      </w:r>
      <w:hyperlink r:id="rId93">
        <w:r>
          <w:rPr>
            <w:rFonts w:eastAsia="Times New Roman" w:cs="Times New Roman"/>
            <w:szCs w:val="28"/>
            <w:highlight w:val="white"/>
          </w:rPr>
          <w:t>codeigniter.com</w:t>
        </w:r>
      </w:hyperlink>
    </w:p>
    <w:p w14:paraId="2417C5A8" w14:textId="77777777" w:rsidR="000D5ACC" w:rsidRDefault="000D5ACC" w:rsidP="000D5ACC">
      <w:pPr>
        <w:shd w:val="clear" w:color="auto" w:fill="FFFFFF"/>
        <w:ind w:firstLine="708"/>
        <w:jc w:val="both"/>
        <w:rPr>
          <w:rFonts w:eastAsia="Times New Roman" w:cs="Times New Roman"/>
          <w:szCs w:val="28"/>
          <w:highlight w:val="white"/>
        </w:rPr>
      </w:pPr>
      <w:proofErr w:type="spellStart"/>
      <w:r>
        <w:rPr>
          <w:rFonts w:eastAsia="Times New Roman" w:cs="Times New Roman"/>
          <w:b/>
          <w:szCs w:val="28"/>
          <w:highlight w:val="white"/>
        </w:rPr>
        <w:t>Symfony</w:t>
      </w:r>
      <w:proofErr w:type="spellEnd"/>
      <w:r>
        <w:rPr>
          <w:rFonts w:eastAsia="Times New Roman" w:cs="Times New Roman"/>
          <w:b/>
          <w:szCs w:val="28"/>
          <w:highlight w:val="white"/>
        </w:rPr>
        <w:t xml:space="preserve"> </w:t>
      </w:r>
      <w:r>
        <w:rPr>
          <w:rFonts w:eastAsia="Times New Roman" w:cs="Times New Roman"/>
          <w:szCs w:val="28"/>
          <w:highlight w:val="white"/>
        </w:rPr>
        <w:t xml:space="preserve">- невероятно стабильный, мощный фреймворк, который специалисты рекомендуют применять </w:t>
      </w:r>
      <w:proofErr w:type="gramStart"/>
      <w:r>
        <w:rPr>
          <w:rFonts w:eastAsia="Times New Roman" w:cs="Times New Roman"/>
          <w:szCs w:val="28"/>
          <w:highlight w:val="white"/>
        </w:rPr>
        <w:t>для созданиях</w:t>
      </w:r>
      <w:proofErr w:type="gramEnd"/>
      <w:r>
        <w:rPr>
          <w:rFonts w:eastAsia="Times New Roman" w:cs="Times New Roman"/>
          <w:szCs w:val="28"/>
          <w:highlight w:val="white"/>
        </w:rPr>
        <w:t xml:space="preserve"> крупных проектов. Значительный функционал, гибкость в настройках - популярность этого фреймворка обусловлена его преимуществами. Присутствует огромное количество полезных, многоразовых компонентов, которые можно использовать для создания большого сайта. Сюда можно отнести шаблоны, настройки форм, безопасность.</w:t>
      </w:r>
    </w:p>
    <w:p w14:paraId="3F067494"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lastRenderedPageBreak/>
        <w:t xml:space="preserve">Официальная страница </w:t>
      </w:r>
      <w:hyperlink r:id="rId94">
        <w:r>
          <w:rPr>
            <w:rFonts w:eastAsia="Times New Roman" w:cs="Times New Roman"/>
            <w:szCs w:val="28"/>
            <w:highlight w:val="white"/>
          </w:rPr>
          <w:t>symfony.com</w:t>
        </w:r>
      </w:hyperlink>
    </w:p>
    <w:p w14:paraId="75B33498" w14:textId="77777777" w:rsidR="000D5ACC" w:rsidRDefault="000D5ACC" w:rsidP="000D5ACC">
      <w:pPr>
        <w:shd w:val="clear" w:color="auto" w:fill="FFFFFF"/>
        <w:ind w:firstLine="708"/>
        <w:jc w:val="both"/>
        <w:rPr>
          <w:rFonts w:eastAsia="Times New Roman" w:cs="Times New Roman"/>
          <w:szCs w:val="28"/>
          <w:highlight w:val="white"/>
        </w:rPr>
      </w:pPr>
      <w:proofErr w:type="spellStart"/>
      <w:r>
        <w:rPr>
          <w:rFonts w:eastAsia="Times New Roman" w:cs="Times New Roman"/>
          <w:b/>
          <w:szCs w:val="28"/>
          <w:highlight w:val="white"/>
        </w:rPr>
        <w:t>Laravel</w:t>
      </w:r>
      <w:proofErr w:type="spellEnd"/>
      <w:r>
        <w:rPr>
          <w:rFonts w:eastAsia="Times New Roman" w:cs="Times New Roman"/>
          <w:b/>
          <w:szCs w:val="28"/>
          <w:highlight w:val="white"/>
        </w:rPr>
        <w:t xml:space="preserve"> </w:t>
      </w:r>
      <w:r>
        <w:rPr>
          <w:rFonts w:eastAsia="Times New Roman" w:cs="Times New Roman"/>
          <w:szCs w:val="28"/>
          <w:highlight w:val="white"/>
        </w:rPr>
        <w:t xml:space="preserve">- частый лидер разнообразных опросов и рейтингов, посвященных </w:t>
      </w:r>
      <w:proofErr w:type="spellStart"/>
      <w:r>
        <w:rPr>
          <w:rFonts w:eastAsia="Times New Roman" w:cs="Times New Roman"/>
          <w:szCs w:val="28"/>
          <w:highlight w:val="white"/>
        </w:rPr>
        <w:t>php</w:t>
      </w:r>
      <w:proofErr w:type="spellEnd"/>
      <w:r>
        <w:rPr>
          <w:rFonts w:eastAsia="Times New Roman" w:cs="Times New Roman"/>
          <w:szCs w:val="28"/>
          <w:highlight w:val="white"/>
        </w:rPr>
        <w:t>-фреймворкам. Проект является действительно многообещающим, получил признание достаточно опытных специалистов. Фреймворк просто освоить, является идеальным вариантом для небольших, а также средних по сложности проектов. Подойдет для быстрого, удобного написания требуемого кода.</w:t>
      </w:r>
    </w:p>
    <w:p w14:paraId="76F59B75" w14:textId="77777777" w:rsidR="000D5ACC" w:rsidRDefault="000D5ACC" w:rsidP="000D5ACC">
      <w:pPr>
        <w:shd w:val="clear" w:color="auto" w:fill="FFFFFF"/>
        <w:ind w:firstLine="708"/>
        <w:jc w:val="both"/>
        <w:rPr>
          <w:rFonts w:eastAsia="Times New Roman" w:cs="Times New Roman"/>
          <w:szCs w:val="28"/>
          <w:highlight w:val="white"/>
        </w:rPr>
      </w:pPr>
      <w:r>
        <w:rPr>
          <w:rFonts w:eastAsia="Times New Roman" w:cs="Times New Roman"/>
          <w:szCs w:val="28"/>
          <w:highlight w:val="white"/>
        </w:rPr>
        <w:t xml:space="preserve">Официальная страница </w:t>
      </w:r>
      <w:hyperlink r:id="rId95">
        <w:r>
          <w:rPr>
            <w:rFonts w:eastAsia="Times New Roman" w:cs="Times New Roman"/>
            <w:szCs w:val="28"/>
            <w:highlight w:val="white"/>
          </w:rPr>
          <w:t>laravel.com</w:t>
        </w:r>
      </w:hyperlink>
    </w:p>
    <w:p w14:paraId="4759DB9A" w14:textId="77777777" w:rsidR="000D5ACC" w:rsidRDefault="000D5ACC" w:rsidP="000D5ACC">
      <w:pPr>
        <w:shd w:val="clear" w:color="auto" w:fill="FFFFFF"/>
        <w:ind w:firstLine="708"/>
        <w:jc w:val="both"/>
        <w:rPr>
          <w:rFonts w:eastAsia="Times New Roman" w:cs="Times New Roman"/>
          <w:szCs w:val="28"/>
          <w:highlight w:val="white"/>
        </w:rPr>
      </w:pPr>
      <w:proofErr w:type="spellStart"/>
      <w:r>
        <w:rPr>
          <w:rFonts w:eastAsia="Times New Roman" w:cs="Times New Roman"/>
          <w:b/>
          <w:szCs w:val="28"/>
          <w:highlight w:val="white"/>
        </w:rPr>
        <w:t>Phalcon</w:t>
      </w:r>
      <w:proofErr w:type="spellEnd"/>
      <w:r>
        <w:rPr>
          <w:rFonts w:eastAsia="Times New Roman" w:cs="Times New Roman"/>
          <w:b/>
          <w:szCs w:val="28"/>
          <w:highlight w:val="white"/>
        </w:rPr>
        <w:t xml:space="preserve"> PHP</w:t>
      </w:r>
      <w:r>
        <w:rPr>
          <w:rFonts w:eastAsia="Times New Roman" w:cs="Times New Roman"/>
          <w:szCs w:val="28"/>
          <w:highlight w:val="white"/>
        </w:rPr>
        <w:t xml:space="preserve"> - отличается открытым кодом (языки программирования C, C++, PHP), поддержкой практически всех современных ОС. Производительность этого фреймворка находится на высоком уровне </w:t>
      </w:r>
      <w:proofErr w:type="gramStart"/>
      <w:r>
        <w:rPr>
          <w:rFonts w:eastAsia="Times New Roman" w:cs="Times New Roman"/>
          <w:szCs w:val="28"/>
          <w:highlight w:val="white"/>
        </w:rPr>
        <w:t>- это</w:t>
      </w:r>
      <w:proofErr w:type="gramEnd"/>
      <w:r>
        <w:rPr>
          <w:rFonts w:eastAsia="Times New Roman" w:cs="Times New Roman"/>
          <w:szCs w:val="28"/>
          <w:highlight w:val="white"/>
        </w:rPr>
        <w:t xml:space="preserve"> подтверждено множеством специализированных тестирований, и, как следствие, его популярностью. Есть возможность использования на собственном сервере.</w:t>
      </w:r>
    </w:p>
    <w:p w14:paraId="74F413F3" w14:textId="5D4A85C6" w:rsidR="000D5ACC" w:rsidRDefault="000D5ACC" w:rsidP="000D5ACC">
      <w:pPr>
        <w:spacing w:line="360" w:lineRule="auto"/>
        <w:rPr>
          <w:rFonts w:ascii="Times New Roman" w:hAnsi="Times New Roman" w:cs="Times New Roman"/>
          <w:sz w:val="24"/>
          <w:szCs w:val="24"/>
        </w:rPr>
      </w:pPr>
      <w:bookmarkStart w:id="28" w:name="_heading=h.ulk94d9cvu9x" w:colFirst="0" w:colLast="0"/>
      <w:bookmarkEnd w:id="28"/>
      <w:r>
        <w:rPr>
          <w:rFonts w:eastAsia="Times New Roman" w:cs="Times New Roman"/>
          <w:szCs w:val="28"/>
          <w:highlight w:val="white"/>
        </w:rPr>
        <w:t xml:space="preserve">Официальная страница </w:t>
      </w:r>
      <w:hyperlink r:id="rId96">
        <w:r>
          <w:rPr>
            <w:rFonts w:eastAsia="Times New Roman" w:cs="Times New Roman"/>
            <w:szCs w:val="28"/>
            <w:highlight w:val="white"/>
          </w:rPr>
          <w:t>phalconphp.com</w:t>
        </w:r>
      </w:hyperlink>
    </w:p>
    <w:p w14:paraId="4B698E92"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162. Опишите возможные форматы даты и времени и примеры их использования. </w:t>
      </w:r>
    </w:p>
    <w:p w14:paraId="28070984" w14:textId="77777777" w:rsidR="000D5ACC" w:rsidRDefault="000D5ACC" w:rsidP="000D5ACC">
      <w:pPr>
        <w:shd w:val="clear" w:color="auto" w:fill="FFFFFF"/>
        <w:ind w:firstLine="708"/>
        <w:jc w:val="center"/>
        <w:rPr>
          <w:rFonts w:eastAsia="Times New Roman" w:cs="Times New Roman"/>
          <w:szCs w:val="28"/>
        </w:rPr>
      </w:pPr>
      <w:r>
        <w:rPr>
          <w:rFonts w:eastAsia="Times New Roman" w:cs="Times New Roman"/>
          <w:noProof/>
          <w:szCs w:val="28"/>
        </w:rPr>
        <w:drawing>
          <wp:inline distT="114300" distB="114300" distL="114300" distR="114300" wp14:anchorId="167A459D" wp14:editId="6BCD431E">
            <wp:extent cx="4170862" cy="3426352"/>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7"/>
                    <a:srcRect/>
                    <a:stretch>
                      <a:fillRect/>
                    </a:stretch>
                  </pic:blipFill>
                  <pic:spPr>
                    <a:xfrm>
                      <a:off x="0" y="0"/>
                      <a:ext cx="4170862" cy="3426352"/>
                    </a:xfrm>
                    <a:prstGeom prst="rect">
                      <a:avLst/>
                    </a:prstGeom>
                    <a:ln/>
                  </pic:spPr>
                </pic:pic>
              </a:graphicData>
            </a:graphic>
          </wp:inline>
        </w:drawing>
      </w:r>
    </w:p>
    <w:p w14:paraId="3104D9E8" w14:textId="77777777" w:rsidR="000D5ACC" w:rsidRDefault="000D5ACC" w:rsidP="000D5ACC">
      <w:pPr>
        <w:shd w:val="clear" w:color="auto" w:fill="FFFFFF"/>
        <w:ind w:firstLine="708"/>
        <w:jc w:val="center"/>
        <w:rPr>
          <w:rFonts w:eastAsia="Times New Roman" w:cs="Times New Roman"/>
          <w:szCs w:val="28"/>
        </w:rPr>
      </w:pPr>
      <w:bookmarkStart w:id="29" w:name="_heading=h.658ejny9nqzb" w:colFirst="0" w:colLast="0"/>
      <w:bookmarkEnd w:id="29"/>
      <w:r>
        <w:rPr>
          <w:rFonts w:eastAsia="Times New Roman" w:cs="Times New Roman"/>
          <w:szCs w:val="28"/>
        </w:rPr>
        <w:t xml:space="preserve">Рисунок - Форматы даты </w:t>
      </w:r>
      <w:proofErr w:type="spellStart"/>
      <w:r>
        <w:rPr>
          <w:rFonts w:eastAsia="Times New Roman" w:cs="Times New Roman"/>
          <w:szCs w:val="28"/>
        </w:rPr>
        <w:t>php</w:t>
      </w:r>
      <w:proofErr w:type="spellEnd"/>
    </w:p>
    <w:p w14:paraId="222861AA" w14:textId="77777777" w:rsidR="000D5ACC" w:rsidRDefault="000D5ACC" w:rsidP="000D5ACC">
      <w:pPr>
        <w:shd w:val="clear" w:color="auto" w:fill="FFFFFF"/>
        <w:ind w:firstLine="708"/>
        <w:jc w:val="both"/>
        <w:rPr>
          <w:rFonts w:eastAsia="Times New Roman" w:cs="Times New Roman"/>
          <w:szCs w:val="28"/>
        </w:rPr>
      </w:pPr>
      <w:bookmarkStart w:id="30" w:name="_heading=h.kpf5w7zenrux" w:colFirst="0" w:colLast="0"/>
      <w:bookmarkEnd w:id="30"/>
      <w:r>
        <w:rPr>
          <w:rFonts w:eastAsia="Times New Roman" w:cs="Times New Roman"/>
          <w:noProof/>
          <w:szCs w:val="28"/>
        </w:rPr>
        <w:lastRenderedPageBreak/>
        <w:drawing>
          <wp:inline distT="114300" distB="114300" distL="114300" distR="114300" wp14:anchorId="3C94C0BF" wp14:editId="31B33A20">
            <wp:extent cx="5581781" cy="5494972"/>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8"/>
                    <a:srcRect/>
                    <a:stretch>
                      <a:fillRect/>
                    </a:stretch>
                  </pic:blipFill>
                  <pic:spPr>
                    <a:xfrm>
                      <a:off x="0" y="0"/>
                      <a:ext cx="5581781" cy="5494972"/>
                    </a:xfrm>
                    <a:prstGeom prst="rect">
                      <a:avLst/>
                    </a:prstGeom>
                    <a:ln/>
                  </pic:spPr>
                </pic:pic>
              </a:graphicData>
            </a:graphic>
          </wp:inline>
        </w:drawing>
      </w:r>
    </w:p>
    <w:p w14:paraId="02377C12" w14:textId="77777777" w:rsidR="000D5ACC" w:rsidRDefault="000D5ACC" w:rsidP="000D5ACC">
      <w:pPr>
        <w:shd w:val="clear" w:color="auto" w:fill="FFFFFF"/>
        <w:ind w:firstLine="708"/>
        <w:jc w:val="center"/>
        <w:rPr>
          <w:rFonts w:eastAsia="Times New Roman" w:cs="Times New Roman"/>
          <w:szCs w:val="28"/>
        </w:rPr>
      </w:pPr>
      <w:bookmarkStart w:id="31" w:name="_heading=h.wu1gtxopvla0" w:colFirst="0" w:colLast="0"/>
      <w:bookmarkEnd w:id="31"/>
      <w:r>
        <w:rPr>
          <w:rFonts w:eastAsia="Times New Roman" w:cs="Times New Roman"/>
          <w:szCs w:val="28"/>
        </w:rPr>
        <w:t xml:space="preserve">Рисунок - Форматы даты и времени </w:t>
      </w:r>
      <w:proofErr w:type="spellStart"/>
      <w:r>
        <w:rPr>
          <w:rFonts w:eastAsia="Times New Roman" w:cs="Times New Roman"/>
          <w:szCs w:val="28"/>
        </w:rPr>
        <w:t>php</w:t>
      </w:r>
      <w:proofErr w:type="spellEnd"/>
    </w:p>
    <w:p w14:paraId="259F72B1" w14:textId="77777777" w:rsidR="000D5ACC" w:rsidRDefault="000D5ACC" w:rsidP="000D5ACC">
      <w:pPr>
        <w:ind w:firstLine="708"/>
        <w:rPr>
          <w:rFonts w:eastAsia="Times New Roman" w:cs="Times New Roman"/>
          <w:szCs w:val="28"/>
        </w:rPr>
      </w:pPr>
      <w:bookmarkStart w:id="32" w:name="_heading=h.rdnvh50mpmb" w:colFirst="0" w:colLast="0"/>
      <w:bookmarkEnd w:id="32"/>
      <w:proofErr w:type="spellStart"/>
      <w:proofErr w:type="gramStart"/>
      <w:r>
        <w:rPr>
          <w:rFonts w:eastAsia="Times New Roman" w:cs="Times New Roman"/>
          <w:szCs w:val="28"/>
        </w:rPr>
        <w:t>date</w:t>
      </w:r>
      <w:proofErr w:type="spellEnd"/>
      <w:r>
        <w:rPr>
          <w:rFonts w:eastAsia="Times New Roman" w:cs="Times New Roman"/>
          <w:szCs w:val="28"/>
        </w:rPr>
        <w:t>( ...</w:t>
      </w:r>
      <w:proofErr w:type="gramEnd"/>
      <w:r>
        <w:rPr>
          <w:rFonts w:eastAsia="Times New Roman" w:cs="Times New Roman"/>
          <w:szCs w:val="28"/>
        </w:rPr>
        <w:t xml:space="preserve"> )</w:t>
      </w:r>
    </w:p>
    <w:p w14:paraId="70FFB3F6"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d - номер дня в месяце. Если меньше 10, то с нулём: "09", "05"</w:t>
      </w:r>
    </w:p>
    <w:p w14:paraId="1CA7D609"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m - номер месяца. Если меньше 10, то с нулём: "09", "05"</w:t>
      </w:r>
    </w:p>
    <w:p w14:paraId="6DCADFDF"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Y - год, 4 цифры.</w:t>
      </w:r>
    </w:p>
    <w:p w14:paraId="1AFB6E97"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y - год, две цифры.</w:t>
      </w:r>
    </w:p>
    <w:p w14:paraId="3ACE6502"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n - номер месяца. Без первого нуля, если меньше 10</w:t>
      </w:r>
    </w:p>
    <w:p w14:paraId="1B05C283"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j - номер дня в месяце. Без первого нуля, если меньше 10</w:t>
      </w:r>
    </w:p>
    <w:p w14:paraId="4703EBB0"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H - часы в 24-часовом формате. Если меньше 10, то с нулём: "09", "05"</w:t>
      </w:r>
    </w:p>
    <w:p w14:paraId="7C759F71"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s - секунды. Если меньше 10, то с нулём: "09", "05"</w:t>
      </w:r>
    </w:p>
    <w:p w14:paraId="4772B074"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i - минуты. Если меньше 10, то с нулём: "09", "05"</w:t>
      </w:r>
    </w:p>
    <w:p w14:paraId="15E83C77"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z - номер дня от начала года.</w:t>
      </w:r>
    </w:p>
    <w:p w14:paraId="09647168"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w - день недели (0 - воскресенье, 1 - понедельник и т.д.).</w:t>
      </w:r>
    </w:p>
    <w:p w14:paraId="6D5F63E4"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lastRenderedPageBreak/>
        <w:t>h - часы в 12-часовом формате</w:t>
      </w:r>
    </w:p>
    <w:p w14:paraId="7F881C1C"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L - 1, если високосный год, 0, если не високосный.</w:t>
      </w:r>
    </w:p>
    <w:p w14:paraId="23AB48CC" w14:textId="77777777" w:rsidR="000D5ACC" w:rsidRDefault="000D5ACC" w:rsidP="000D5ACC">
      <w:pPr>
        <w:numPr>
          <w:ilvl w:val="0"/>
          <w:numId w:val="12"/>
        </w:numPr>
        <w:spacing w:after="160" w:line="259" w:lineRule="auto"/>
        <w:ind w:left="1133"/>
        <w:rPr>
          <w:rFonts w:eastAsia="Times New Roman" w:cs="Times New Roman"/>
          <w:szCs w:val="28"/>
        </w:rPr>
      </w:pPr>
      <w:r>
        <w:rPr>
          <w:rFonts w:eastAsia="Times New Roman" w:cs="Times New Roman"/>
          <w:szCs w:val="28"/>
        </w:rPr>
        <w:t>W - порядковый номер недели года.</w:t>
      </w:r>
    </w:p>
    <w:p w14:paraId="7D147FDD" w14:textId="77777777" w:rsidR="000D5ACC" w:rsidRDefault="000D5ACC" w:rsidP="000D5ACC">
      <w:pPr>
        <w:numPr>
          <w:ilvl w:val="0"/>
          <w:numId w:val="12"/>
        </w:numPr>
        <w:spacing w:after="160" w:line="259" w:lineRule="auto"/>
        <w:ind w:left="1133"/>
        <w:rPr>
          <w:rFonts w:eastAsia="Times New Roman" w:cs="Times New Roman"/>
          <w:szCs w:val="28"/>
        </w:rPr>
      </w:pPr>
      <w:bookmarkStart w:id="33" w:name="_heading=h.g3t87eda09aa" w:colFirst="0" w:colLast="0"/>
      <w:bookmarkEnd w:id="33"/>
      <w:r>
        <w:rPr>
          <w:rFonts w:eastAsia="Times New Roman" w:cs="Times New Roman"/>
          <w:szCs w:val="28"/>
        </w:rPr>
        <w:t xml:space="preserve">U - количество секунд, прошедших с 1 января 1970 года (то есть </w:t>
      </w:r>
      <w:proofErr w:type="spellStart"/>
      <w:r>
        <w:rPr>
          <w:rFonts w:eastAsia="Times New Roman" w:cs="Times New Roman"/>
          <w:szCs w:val="28"/>
        </w:rPr>
        <w:t>timestamp</w:t>
      </w:r>
      <w:proofErr w:type="spellEnd"/>
      <w:r>
        <w:rPr>
          <w:rFonts w:eastAsia="Times New Roman" w:cs="Times New Roman"/>
          <w:szCs w:val="28"/>
        </w:rPr>
        <w:t>).</w:t>
      </w:r>
    </w:p>
    <w:p w14:paraId="4033F484" w14:textId="77777777"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163. Опишите работу с датой и временем в подходе ООП. </w:t>
      </w:r>
    </w:p>
    <w:p w14:paraId="71299166" w14:textId="77777777" w:rsidR="000D5ACC" w:rsidRDefault="00FF4F8E" w:rsidP="000D5ACC">
      <w:pPr>
        <w:ind w:firstLine="708"/>
        <w:jc w:val="both"/>
        <w:rPr>
          <w:rFonts w:eastAsia="Times New Roman" w:cs="Times New Roman"/>
          <w:szCs w:val="28"/>
        </w:rPr>
      </w:pPr>
      <w:hyperlink r:id="rId99">
        <w:r w:rsidR="000D5ACC">
          <w:rPr>
            <w:rFonts w:eastAsia="Times New Roman" w:cs="Times New Roman"/>
            <w:szCs w:val="28"/>
            <w:u w:val="single"/>
          </w:rPr>
          <w:t xml:space="preserve">PHP-расширение </w:t>
        </w:r>
        <w:proofErr w:type="spellStart"/>
        <w:r w:rsidR="000D5ACC">
          <w:rPr>
            <w:rFonts w:eastAsia="Times New Roman" w:cs="Times New Roman"/>
            <w:szCs w:val="28"/>
            <w:u w:val="single"/>
          </w:rPr>
          <w:t>Date</w:t>
        </w:r>
        <w:proofErr w:type="spellEnd"/>
        <w:r w:rsidR="000D5ACC">
          <w:rPr>
            <w:rFonts w:eastAsia="Times New Roman" w:cs="Times New Roman"/>
            <w:szCs w:val="28"/>
            <w:u w:val="single"/>
          </w:rPr>
          <w:t xml:space="preserve"> / Time</w:t>
        </w:r>
      </w:hyperlink>
      <w:r w:rsidR="000D5ACC">
        <w:rPr>
          <w:rFonts w:eastAsia="Times New Roman" w:cs="Times New Roman"/>
          <w:szCs w:val="28"/>
        </w:rPr>
        <w:t xml:space="preserve"> представляет собой набор классов, которые позволяют вам работать практически со всеми задачами, связанными с датой и временем. Он был доступен с момента выпуска PHP 5.2, и расширение представило несколько новых классов, все из которых сопоставлены с реальными сценариями:</w:t>
      </w:r>
    </w:p>
    <w:p w14:paraId="62BBF056" w14:textId="77777777" w:rsidR="000D5ACC" w:rsidRDefault="000D5ACC" w:rsidP="000D5ACC">
      <w:pPr>
        <w:numPr>
          <w:ilvl w:val="0"/>
          <w:numId w:val="13"/>
        </w:numPr>
        <w:spacing w:line="360" w:lineRule="auto"/>
        <w:ind w:hanging="11"/>
        <w:jc w:val="both"/>
        <w:rPr>
          <w:rFonts w:eastAsia="Times New Roman" w:cs="Times New Roman"/>
          <w:szCs w:val="28"/>
        </w:rPr>
      </w:pPr>
      <w:r>
        <w:rPr>
          <w:rFonts w:eastAsia="Times New Roman" w:cs="Times New Roman"/>
          <w:szCs w:val="28"/>
        </w:rPr>
        <w:t xml:space="preserve">Дата или время представлены объектом </w:t>
      </w:r>
      <w:proofErr w:type="spellStart"/>
      <w:proofErr w:type="gramStart"/>
      <w:r>
        <w:rPr>
          <w:rFonts w:eastAsia="Times New Roman" w:cs="Times New Roman"/>
          <w:szCs w:val="28"/>
        </w:rPr>
        <w:t>DateTime</w:t>
      </w:r>
      <w:proofErr w:type="spellEnd"/>
      <w:r>
        <w:rPr>
          <w:rFonts w:eastAsia="Times New Roman" w:cs="Times New Roman"/>
          <w:szCs w:val="28"/>
        </w:rPr>
        <w:t xml:space="preserve"> .</w:t>
      </w:r>
      <w:proofErr w:type="gramEnd"/>
    </w:p>
    <w:p w14:paraId="5EFFFDDD" w14:textId="77777777" w:rsidR="000D5ACC" w:rsidRDefault="000D5ACC" w:rsidP="000D5ACC">
      <w:pPr>
        <w:numPr>
          <w:ilvl w:val="0"/>
          <w:numId w:val="13"/>
        </w:numPr>
        <w:spacing w:line="360" w:lineRule="auto"/>
        <w:ind w:hanging="11"/>
        <w:jc w:val="both"/>
        <w:rPr>
          <w:rFonts w:eastAsia="Times New Roman" w:cs="Times New Roman"/>
          <w:szCs w:val="28"/>
        </w:rPr>
      </w:pPr>
      <w:r>
        <w:rPr>
          <w:rFonts w:eastAsia="Times New Roman" w:cs="Times New Roman"/>
          <w:szCs w:val="28"/>
        </w:rPr>
        <w:t xml:space="preserve">Часовой пояс мира представлен объектом </w:t>
      </w:r>
      <w:proofErr w:type="spellStart"/>
      <w:proofErr w:type="gramStart"/>
      <w:r>
        <w:rPr>
          <w:rFonts w:eastAsia="Times New Roman" w:cs="Times New Roman"/>
          <w:szCs w:val="28"/>
        </w:rPr>
        <w:t>DateTimeZone</w:t>
      </w:r>
      <w:proofErr w:type="spellEnd"/>
      <w:r>
        <w:rPr>
          <w:rFonts w:eastAsia="Times New Roman" w:cs="Times New Roman"/>
          <w:szCs w:val="28"/>
        </w:rPr>
        <w:t xml:space="preserve"> .</w:t>
      </w:r>
      <w:proofErr w:type="gramEnd"/>
    </w:p>
    <w:p w14:paraId="1DBAF356" w14:textId="77777777" w:rsidR="000D5ACC" w:rsidRDefault="000D5ACC" w:rsidP="000D5ACC">
      <w:pPr>
        <w:numPr>
          <w:ilvl w:val="0"/>
          <w:numId w:val="13"/>
        </w:numPr>
        <w:spacing w:line="360" w:lineRule="auto"/>
        <w:ind w:hanging="11"/>
        <w:jc w:val="both"/>
        <w:rPr>
          <w:rFonts w:eastAsia="Times New Roman" w:cs="Times New Roman"/>
          <w:szCs w:val="28"/>
        </w:rPr>
      </w:pPr>
      <w:r>
        <w:rPr>
          <w:rFonts w:eastAsia="Times New Roman" w:cs="Times New Roman"/>
          <w:szCs w:val="28"/>
        </w:rPr>
        <w:t xml:space="preserve">Объекты </w:t>
      </w:r>
      <w:proofErr w:type="spellStart"/>
      <w:r>
        <w:rPr>
          <w:rFonts w:eastAsia="Times New Roman" w:cs="Times New Roman"/>
          <w:szCs w:val="28"/>
        </w:rPr>
        <w:t>DateInterval</w:t>
      </w:r>
      <w:proofErr w:type="spellEnd"/>
      <w:r>
        <w:rPr>
          <w:rFonts w:eastAsia="Times New Roman" w:cs="Times New Roman"/>
          <w:szCs w:val="28"/>
        </w:rPr>
        <w:t xml:space="preserve"> представляют интервал. Например, когда мы говорим «два дня», «два дня» — это интервал. Объект </w:t>
      </w:r>
      <w:proofErr w:type="spellStart"/>
      <w:r>
        <w:rPr>
          <w:rFonts w:eastAsia="Times New Roman" w:cs="Times New Roman"/>
          <w:szCs w:val="28"/>
        </w:rPr>
        <w:t>DateInterval</w:t>
      </w:r>
      <w:proofErr w:type="spellEnd"/>
      <w:r>
        <w:rPr>
          <w:rFonts w:eastAsia="Times New Roman" w:cs="Times New Roman"/>
          <w:szCs w:val="28"/>
        </w:rPr>
        <w:t xml:space="preserve"> не зависит от конкретной даты или времени.</w:t>
      </w:r>
    </w:p>
    <w:p w14:paraId="1C1FA256" w14:textId="2815DADF" w:rsidR="000D5ACC" w:rsidRDefault="000D5ACC" w:rsidP="000D5ACC">
      <w:pPr>
        <w:spacing w:line="360" w:lineRule="auto"/>
        <w:rPr>
          <w:rFonts w:ascii="Times New Roman" w:hAnsi="Times New Roman" w:cs="Times New Roman"/>
          <w:sz w:val="24"/>
          <w:szCs w:val="24"/>
        </w:rPr>
      </w:pPr>
      <w:bookmarkStart w:id="34" w:name="_heading=h.8ws7cfqfunt0" w:colFirst="0" w:colLast="0"/>
      <w:bookmarkEnd w:id="34"/>
      <w:r>
        <w:rPr>
          <w:rFonts w:eastAsia="Times New Roman" w:cs="Times New Roman"/>
          <w:szCs w:val="28"/>
        </w:rPr>
        <w:t xml:space="preserve">Объекты </w:t>
      </w:r>
      <w:proofErr w:type="spellStart"/>
      <w:r>
        <w:rPr>
          <w:rFonts w:eastAsia="Times New Roman" w:cs="Times New Roman"/>
          <w:szCs w:val="28"/>
        </w:rPr>
        <w:t>DatePeriod</w:t>
      </w:r>
      <w:proofErr w:type="spellEnd"/>
      <w:r>
        <w:rPr>
          <w:rFonts w:eastAsia="Times New Roman" w:cs="Times New Roman"/>
          <w:szCs w:val="28"/>
        </w:rPr>
        <w:t xml:space="preserve"> представляют период между двумя датами</w:t>
      </w:r>
    </w:p>
    <w:p w14:paraId="7C96403E" w14:textId="77777777" w:rsidR="000D5ACC" w:rsidRDefault="000D5ACC">
      <w:pPr>
        <w:rPr>
          <w:rFonts w:ascii="Times New Roman" w:hAnsi="Times New Roman" w:cs="Times New Roman"/>
          <w:sz w:val="24"/>
          <w:szCs w:val="24"/>
        </w:rPr>
      </w:pPr>
      <w:r>
        <w:rPr>
          <w:rFonts w:ascii="Times New Roman" w:hAnsi="Times New Roman" w:cs="Times New Roman"/>
          <w:sz w:val="24"/>
          <w:szCs w:val="24"/>
        </w:rPr>
        <w:br w:type="page"/>
      </w:r>
    </w:p>
    <w:p w14:paraId="726B5772" w14:textId="2B2B7346" w:rsidR="000D5ACC"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164. Опишите использование класса </w:t>
      </w:r>
      <w:proofErr w:type="spellStart"/>
      <w:r w:rsidRPr="00C115D8">
        <w:rPr>
          <w:rFonts w:ascii="Times New Roman" w:hAnsi="Times New Roman" w:cs="Times New Roman"/>
          <w:sz w:val="24"/>
          <w:szCs w:val="24"/>
        </w:rPr>
        <w:t>DateTime</w:t>
      </w:r>
      <w:proofErr w:type="spellEnd"/>
      <w:r w:rsidRPr="00C115D8">
        <w:rPr>
          <w:rFonts w:ascii="Times New Roman" w:hAnsi="Times New Roman" w:cs="Times New Roman"/>
          <w:sz w:val="24"/>
          <w:szCs w:val="24"/>
        </w:rPr>
        <w:t xml:space="preserve">. </w:t>
      </w:r>
    </w:p>
    <w:p w14:paraId="6A3CB878" w14:textId="77777777" w:rsidR="000D5ACC" w:rsidRDefault="000D5ACC" w:rsidP="000D5ACC">
      <w:pPr>
        <w:keepNext/>
        <w:keepLines/>
        <w:pBdr>
          <w:top w:val="nil"/>
          <w:left w:val="nil"/>
          <w:bottom w:val="nil"/>
          <w:right w:val="nil"/>
          <w:between w:val="nil"/>
        </w:pBdr>
        <w:jc w:val="both"/>
        <w:rPr>
          <w:rFonts w:eastAsia="Times New Roman" w:cs="Times New Roman"/>
          <w:szCs w:val="28"/>
        </w:rPr>
      </w:pPr>
      <w:r>
        <w:rPr>
          <w:rFonts w:eastAsia="Times New Roman" w:cs="Times New Roman"/>
          <w:szCs w:val="28"/>
        </w:rPr>
        <w:tab/>
        <w:t xml:space="preserve">Листинг - Примеры методов </w:t>
      </w:r>
      <w:proofErr w:type="spellStart"/>
      <w:r>
        <w:rPr>
          <w:rFonts w:eastAsia="Times New Roman" w:cs="Times New Roman"/>
          <w:szCs w:val="28"/>
        </w:rPr>
        <w:t>DateTime</w:t>
      </w:r>
      <w:proofErr w:type="spellEnd"/>
    </w:p>
    <w:p w14:paraId="367DCDCD" w14:textId="77777777" w:rsidR="000D5ACC" w:rsidRPr="00DA332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35" w:name="_heading=h.dyy6ehuqn5ga" w:colFirst="0" w:colLast="0"/>
      <w:bookmarkEnd w:id="35"/>
      <w:r w:rsidRPr="00DA332C">
        <w:rPr>
          <w:rFonts w:ascii="Courier New" w:eastAsia="Courier New" w:hAnsi="Courier New" w:cs="Courier New"/>
          <w:sz w:val="20"/>
          <w:szCs w:val="20"/>
          <w:lang w:val="en-US"/>
        </w:rPr>
        <w:t xml:space="preserve">/* </w:t>
      </w:r>
      <w:r>
        <w:rPr>
          <w:rFonts w:ascii="Courier New" w:eastAsia="Courier New" w:hAnsi="Courier New" w:cs="Courier New"/>
          <w:sz w:val="20"/>
          <w:szCs w:val="20"/>
        </w:rPr>
        <w:t>Методы</w:t>
      </w:r>
      <w:r w:rsidRPr="00DA332C">
        <w:rPr>
          <w:rFonts w:ascii="Courier New" w:eastAsia="Courier New" w:hAnsi="Courier New" w:cs="Courier New"/>
          <w:sz w:val="20"/>
          <w:szCs w:val="20"/>
          <w:lang w:val="en-US"/>
        </w:rPr>
        <w:t xml:space="preserve"> */</w:t>
      </w:r>
    </w:p>
    <w:p w14:paraId="134D1521" w14:textId="77777777" w:rsidR="000D5ACC" w:rsidRPr="00666B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36" w:name="_heading=h.7hqvtcf8rgjh" w:colFirst="0" w:colLast="0"/>
      <w:bookmarkEnd w:id="36"/>
      <w:r w:rsidRPr="000B333C">
        <w:rPr>
          <w:rFonts w:ascii="Courier New" w:eastAsia="Courier New" w:hAnsi="Courier New" w:cs="Courier New"/>
          <w:sz w:val="20"/>
          <w:szCs w:val="20"/>
          <w:lang w:val="en-US"/>
        </w:rPr>
        <w:t xml:space="preserve">public </w:t>
      </w:r>
      <w:hyperlink r:id="rId100">
        <w:r w:rsidRPr="000B333C">
          <w:rPr>
            <w:rFonts w:ascii="Courier New" w:eastAsia="Courier New" w:hAnsi="Courier New" w:cs="Courier New"/>
            <w:sz w:val="20"/>
            <w:szCs w:val="20"/>
            <w:lang w:val="en-US"/>
          </w:rPr>
          <w:t>__construct</w:t>
        </w:r>
      </w:hyperlink>
      <w:r w:rsidRPr="000B333C">
        <w:rPr>
          <w:rFonts w:ascii="Courier New" w:eastAsia="Courier New" w:hAnsi="Courier New" w:cs="Courier New"/>
          <w:sz w:val="20"/>
          <w:szCs w:val="20"/>
          <w:lang w:val="en-US"/>
        </w:rPr>
        <w:t>(string $datetime = "now"</w:t>
      </w:r>
      <w:proofErr w:type="gramStart"/>
      <w:r w:rsidRPr="000B333C">
        <w:rPr>
          <w:rFonts w:ascii="Courier New" w:eastAsia="Courier New" w:hAnsi="Courier New" w:cs="Courier New"/>
          <w:sz w:val="20"/>
          <w:szCs w:val="20"/>
          <w:lang w:val="en-US"/>
        </w:rPr>
        <w:t>, ?</w:t>
      </w:r>
      <w:proofErr w:type="spellStart"/>
      <w:proofErr w:type="gramEnd"/>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666B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666B3C">
        <w:rPr>
          <w:rFonts w:ascii="Courier New" w:eastAsia="Courier New" w:hAnsi="Courier New" w:cs="Courier New"/>
          <w:sz w:val="20"/>
          <w:szCs w:val="20"/>
          <w:lang w:val="en-US"/>
        </w:rPr>
        <w:t xml:space="preserve"> $</w:t>
      </w:r>
      <w:proofErr w:type="spellStart"/>
      <w:r w:rsidRPr="00666B3C">
        <w:rPr>
          <w:rFonts w:ascii="Courier New" w:eastAsia="Courier New" w:hAnsi="Courier New" w:cs="Courier New"/>
          <w:sz w:val="20"/>
          <w:szCs w:val="20"/>
          <w:lang w:val="en-US"/>
        </w:rPr>
        <w:t>timezone</w:t>
      </w:r>
      <w:proofErr w:type="spellEnd"/>
      <w:r w:rsidRPr="00666B3C">
        <w:rPr>
          <w:rFonts w:ascii="Courier New" w:eastAsia="Courier New" w:hAnsi="Courier New" w:cs="Courier New"/>
          <w:sz w:val="20"/>
          <w:szCs w:val="20"/>
          <w:lang w:val="en-US"/>
        </w:rPr>
        <w:t xml:space="preserve"> = null)</w:t>
      </w:r>
    </w:p>
    <w:p w14:paraId="0F305CCC"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37" w:name="_heading=h.cx2rsl148193" w:colFirst="0" w:colLast="0"/>
      <w:bookmarkEnd w:id="37"/>
      <w:r w:rsidRPr="000B333C">
        <w:rPr>
          <w:rFonts w:ascii="Courier New" w:eastAsia="Courier New" w:hAnsi="Courier New" w:cs="Courier New"/>
          <w:sz w:val="20"/>
          <w:szCs w:val="20"/>
          <w:lang w:val="en-US"/>
        </w:rPr>
        <w:t xml:space="preserve">public </w:t>
      </w:r>
      <w:hyperlink r:id="rId101">
        <w:r w:rsidRPr="000B333C">
          <w:rPr>
            <w:rFonts w:ascii="Courier New" w:eastAsia="Courier New" w:hAnsi="Courier New" w:cs="Courier New"/>
            <w:sz w:val="20"/>
            <w:szCs w:val="20"/>
            <w:lang w:val="en-US"/>
          </w:rPr>
          <w:t>add</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"https://www.php.net/manual/ru/class.dateinterval.php"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DateInterval</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$interval): </w:t>
      </w:r>
      <w:hyperlink r:id="rId102">
        <w:proofErr w:type="spellStart"/>
        <w:r w:rsidRPr="000B333C">
          <w:rPr>
            <w:rFonts w:ascii="Courier New" w:eastAsia="Courier New" w:hAnsi="Courier New" w:cs="Courier New"/>
            <w:sz w:val="20"/>
            <w:szCs w:val="20"/>
            <w:lang w:val="en-US"/>
          </w:rPr>
          <w:t>DateTime</w:t>
        </w:r>
        <w:proofErr w:type="spellEnd"/>
      </w:hyperlink>
    </w:p>
    <w:p w14:paraId="4D64AE5D" w14:textId="77777777" w:rsidR="000D5ACC" w:rsidRPr="00666B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38" w:name="_heading=h.c0jjn4t7zpwj" w:colFirst="0" w:colLast="0"/>
      <w:bookmarkEnd w:id="38"/>
      <w:r w:rsidRPr="000B333C">
        <w:rPr>
          <w:rFonts w:ascii="Courier New" w:eastAsia="Courier New" w:hAnsi="Courier New" w:cs="Courier New"/>
          <w:sz w:val="20"/>
          <w:szCs w:val="20"/>
          <w:lang w:val="en-US"/>
        </w:rPr>
        <w:t xml:space="preserve">public static </w:t>
      </w:r>
      <w:hyperlink r:id="rId103">
        <w:proofErr w:type="spellStart"/>
        <w:r w:rsidRPr="000B333C">
          <w:rPr>
            <w:rFonts w:ascii="Courier New" w:eastAsia="Courier New" w:hAnsi="Courier New" w:cs="Courier New"/>
            <w:sz w:val="20"/>
            <w:szCs w:val="20"/>
            <w:lang w:val="en-US"/>
          </w:rPr>
          <w:t>createFromFormat</w:t>
        </w:r>
        <w:proofErr w:type="spellEnd"/>
      </w:hyperlink>
      <w:r w:rsidRPr="000B333C">
        <w:rPr>
          <w:rFonts w:ascii="Courier New" w:eastAsia="Courier New" w:hAnsi="Courier New" w:cs="Courier New"/>
          <w:sz w:val="20"/>
          <w:szCs w:val="20"/>
          <w:lang w:val="en-US"/>
        </w:rPr>
        <w:t>(string $format, string $datetime, ?</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666B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666B3C">
        <w:rPr>
          <w:rFonts w:ascii="Courier New" w:eastAsia="Courier New" w:hAnsi="Courier New" w:cs="Courier New"/>
          <w:sz w:val="20"/>
          <w:szCs w:val="20"/>
          <w:lang w:val="en-US"/>
        </w:rPr>
        <w:t xml:space="preserve"> $</w:t>
      </w:r>
      <w:proofErr w:type="spellStart"/>
      <w:r w:rsidRPr="00666B3C">
        <w:rPr>
          <w:rFonts w:ascii="Courier New" w:eastAsia="Courier New" w:hAnsi="Courier New" w:cs="Courier New"/>
          <w:sz w:val="20"/>
          <w:szCs w:val="20"/>
          <w:lang w:val="en-US"/>
        </w:rPr>
        <w:t>timezone</w:t>
      </w:r>
      <w:proofErr w:type="spellEnd"/>
      <w:r w:rsidRPr="00666B3C">
        <w:rPr>
          <w:rFonts w:ascii="Courier New" w:eastAsia="Courier New" w:hAnsi="Courier New" w:cs="Courier New"/>
          <w:sz w:val="20"/>
          <w:szCs w:val="20"/>
          <w:lang w:val="en-US"/>
        </w:rPr>
        <w:t xml:space="preserve"> = null): </w:t>
      </w:r>
      <w:hyperlink r:id="rId104">
        <w:proofErr w:type="spellStart"/>
        <w:r w:rsidRPr="00666B3C">
          <w:rPr>
            <w:rFonts w:ascii="Courier New" w:eastAsia="Courier New" w:hAnsi="Courier New" w:cs="Courier New"/>
            <w:sz w:val="20"/>
            <w:szCs w:val="20"/>
            <w:lang w:val="en-US"/>
          </w:rPr>
          <w:t>DateTime</w:t>
        </w:r>
      </w:hyperlink>
      <w:r w:rsidRPr="00666B3C">
        <w:rPr>
          <w:rFonts w:ascii="Courier New" w:eastAsia="Courier New" w:hAnsi="Courier New" w:cs="Courier New"/>
          <w:sz w:val="20"/>
          <w:szCs w:val="20"/>
          <w:lang w:val="en-US"/>
        </w:rPr>
        <w:t>|false</w:t>
      </w:r>
      <w:proofErr w:type="spellEnd"/>
    </w:p>
    <w:p w14:paraId="2A81FEBA"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39" w:name="_heading=h.cqtdykjcpch9" w:colFirst="0" w:colLast="0"/>
      <w:bookmarkEnd w:id="39"/>
      <w:r w:rsidRPr="000B333C">
        <w:rPr>
          <w:rFonts w:ascii="Courier New" w:eastAsia="Courier New" w:hAnsi="Courier New" w:cs="Courier New"/>
          <w:sz w:val="20"/>
          <w:szCs w:val="20"/>
          <w:lang w:val="en-US"/>
        </w:rPr>
        <w:t xml:space="preserve">public static </w:t>
      </w:r>
      <w:hyperlink r:id="rId105">
        <w:proofErr w:type="spellStart"/>
        <w:r w:rsidRPr="000B333C">
          <w:rPr>
            <w:rFonts w:ascii="Courier New" w:eastAsia="Courier New" w:hAnsi="Courier New" w:cs="Courier New"/>
            <w:sz w:val="20"/>
            <w:szCs w:val="20"/>
            <w:lang w:val="en-US"/>
          </w:rPr>
          <w:t>createFromImmutable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"https://www.php.net/manual/ru/class.datetimeimmutable.php"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DateTimeImmutable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$object): </w:t>
      </w:r>
      <w:hyperlink r:id="rId106">
        <w:proofErr w:type="spellStart"/>
        <w:r w:rsidRPr="000B333C">
          <w:rPr>
            <w:rFonts w:ascii="Courier New" w:eastAsia="Courier New" w:hAnsi="Courier New" w:cs="Courier New"/>
            <w:sz w:val="20"/>
            <w:szCs w:val="20"/>
            <w:lang w:val="en-US"/>
          </w:rPr>
          <w:t>DateTime</w:t>
        </w:r>
        <w:proofErr w:type="spellEnd"/>
      </w:hyperlink>
    </w:p>
    <w:p w14:paraId="5815F059"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0" w:name="_heading=h.qzr38hiw30ku" w:colFirst="0" w:colLast="0"/>
      <w:bookmarkEnd w:id="40"/>
      <w:r w:rsidRPr="000B333C">
        <w:rPr>
          <w:rFonts w:ascii="Courier New" w:eastAsia="Courier New" w:hAnsi="Courier New" w:cs="Courier New"/>
          <w:sz w:val="20"/>
          <w:szCs w:val="20"/>
          <w:lang w:val="en-US"/>
        </w:rPr>
        <w:t xml:space="preserve">public static </w:t>
      </w:r>
      <w:hyperlink r:id="rId107">
        <w:proofErr w:type="spellStart"/>
        <w:r w:rsidRPr="000B333C">
          <w:rPr>
            <w:rFonts w:ascii="Courier New" w:eastAsia="Courier New" w:hAnsi="Courier New" w:cs="Courier New"/>
            <w:sz w:val="20"/>
            <w:szCs w:val="20"/>
            <w:lang w:val="en-US"/>
          </w:rPr>
          <w:t>createFromInterface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"https://www.php.net/manual/ru/class.datetimeinterface.php"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DateTimeInterface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$object): </w:t>
      </w:r>
      <w:hyperlink r:id="rId108">
        <w:proofErr w:type="spellStart"/>
        <w:r w:rsidRPr="000B333C">
          <w:rPr>
            <w:rFonts w:ascii="Courier New" w:eastAsia="Courier New" w:hAnsi="Courier New" w:cs="Courier New"/>
            <w:sz w:val="20"/>
            <w:szCs w:val="20"/>
            <w:lang w:val="en-US"/>
          </w:rPr>
          <w:t>DateTime</w:t>
        </w:r>
        <w:proofErr w:type="spellEnd"/>
      </w:hyperlink>
    </w:p>
    <w:p w14:paraId="5CB26ACF"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1" w:name="_heading=h.35btdb556rbf" w:colFirst="0" w:colLast="0"/>
      <w:bookmarkEnd w:id="41"/>
      <w:r w:rsidRPr="000B333C">
        <w:rPr>
          <w:rFonts w:ascii="Courier New" w:eastAsia="Courier New" w:hAnsi="Courier New" w:cs="Courier New"/>
          <w:sz w:val="20"/>
          <w:szCs w:val="20"/>
          <w:lang w:val="en-US"/>
        </w:rPr>
        <w:t xml:space="preserve">public static </w:t>
      </w:r>
      <w:hyperlink r:id="rId109">
        <w:proofErr w:type="spellStart"/>
        <w:r w:rsidRPr="000B333C">
          <w:rPr>
            <w:rFonts w:ascii="Courier New" w:eastAsia="Courier New" w:hAnsi="Courier New" w:cs="Courier New"/>
            <w:sz w:val="20"/>
            <w:szCs w:val="20"/>
            <w:lang w:val="en-US"/>
          </w:rPr>
          <w:t>getLastErrors</w:t>
        </w:r>
        <w:proofErr w:type="spellEnd"/>
      </w:hyperlink>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array|false</w:t>
      </w:r>
      <w:proofErr w:type="spellEnd"/>
    </w:p>
    <w:p w14:paraId="43B8774B"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2" w:name="_heading=h.s6fhsbrkgyu0" w:colFirst="0" w:colLast="0"/>
      <w:bookmarkEnd w:id="42"/>
      <w:r w:rsidRPr="000B333C">
        <w:rPr>
          <w:rFonts w:ascii="Courier New" w:eastAsia="Courier New" w:hAnsi="Courier New" w:cs="Courier New"/>
          <w:sz w:val="20"/>
          <w:szCs w:val="20"/>
          <w:lang w:val="en-US"/>
        </w:rPr>
        <w:t xml:space="preserve">public </w:t>
      </w:r>
      <w:hyperlink r:id="rId110">
        <w:r w:rsidRPr="000B333C">
          <w:rPr>
            <w:rFonts w:ascii="Courier New" w:eastAsia="Courier New" w:hAnsi="Courier New" w:cs="Courier New"/>
            <w:sz w:val="20"/>
            <w:szCs w:val="20"/>
            <w:lang w:val="en-US"/>
          </w:rPr>
          <w:t>modify</w:t>
        </w:r>
      </w:hyperlink>
      <w:r w:rsidRPr="000B333C">
        <w:rPr>
          <w:rFonts w:ascii="Courier New" w:eastAsia="Courier New" w:hAnsi="Courier New" w:cs="Courier New"/>
          <w:sz w:val="20"/>
          <w:szCs w:val="20"/>
          <w:lang w:val="en-US"/>
        </w:rPr>
        <w:t xml:space="preserve">(string $modifier): </w:t>
      </w:r>
      <w:hyperlink r:id="rId111">
        <w:proofErr w:type="spellStart"/>
        <w:r w:rsidRPr="000B333C">
          <w:rPr>
            <w:rFonts w:ascii="Courier New" w:eastAsia="Courier New" w:hAnsi="Courier New" w:cs="Courier New"/>
            <w:sz w:val="20"/>
            <w:szCs w:val="20"/>
            <w:lang w:val="en-US"/>
          </w:rPr>
          <w:t>DateTime</w:t>
        </w:r>
      </w:hyperlink>
      <w:r w:rsidRPr="000B333C">
        <w:rPr>
          <w:rFonts w:ascii="Courier New" w:eastAsia="Courier New" w:hAnsi="Courier New" w:cs="Courier New"/>
          <w:sz w:val="20"/>
          <w:szCs w:val="20"/>
          <w:lang w:val="en-US"/>
        </w:rPr>
        <w:t>|false</w:t>
      </w:r>
      <w:proofErr w:type="spellEnd"/>
    </w:p>
    <w:p w14:paraId="16C547E6"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3" w:name="_heading=h.dbw6la2tii0y" w:colFirst="0" w:colLast="0"/>
      <w:bookmarkEnd w:id="43"/>
      <w:r w:rsidRPr="000B333C">
        <w:rPr>
          <w:rFonts w:ascii="Courier New" w:eastAsia="Courier New" w:hAnsi="Courier New" w:cs="Courier New"/>
          <w:sz w:val="20"/>
          <w:szCs w:val="20"/>
          <w:lang w:val="en-US"/>
        </w:rPr>
        <w:t xml:space="preserve">public static </w:t>
      </w:r>
      <w:hyperlink r:id="rId112">
        <w:r w:rsidRPr="000B333C">
          <w:rPr>
            <w:rFonts w:ascii="Courier New" w:eastAsia="Courier New" w:hAnsi="Courier New" w:cs="Courier New"/>
            <w:sz w:val="20"/>
            <w:szCs w:val="20"/>
            <w:lang w:val="en-US"/>
          </w:rPr>
          <w:t>__</w:t>
        </w:r>
        <w:proofErr w:type="spellStart"/>
        <w:r w:rsidRPr="000B333C">
          <w:rPr>
            <w:rFonts w:ascii="Courier New" w:eastAsia="Courier New" w:hAnsi="Courier New" w:cs="Courier New"/>
            <w:sz w:val="20"/>
            <w:szCs w:val="20"/>
            <w:lang w:val="en-US"/>
          </w:rPr>
          <w:t>set_state</w:t>
        </w:r>
        <w:proofErr w:type="spellEnd"/>
      </w:hyperlink>
      <w:r w:rsidRPr="000B333C">
        <w:rPr>
          <w:rFonts w:ascii="Courier New" w:eastAsia="Courier New" w:hAnsi="Courier New" w:cs="Courier New"/>
          <w:sz w:val="20"/>
          <w:szCs w:val="20"/>
          <w:lang w:val="en-US"/>
        </w:rPr>
        <w:t xml:space="preserve">(array $array): </w:t>
      </w:r>
      <w:hyperlink r:id="rId113">
        <w:proofErr w:type="spellStart"/>
        <w:r w:rsidRPr="000B333C">
          <w:rPr>
            <w:rFonts w:ascii="Courier New" w:eastAsia="Courier New" w:hAnsi="Courier New" w:cs="Courier New"/>
            <w:sz w:val="20"/>
            <w:szCs w:val="20"/>
            <w:lang w:val="en-US"/>
          </w:rPr>
          <w:t>DateTime</w:t>
        </w:r>
        <w:proofErr w:type="spellEnd"/>
      </w:hyperlink>
    </w:p>
    <w:p w14:paraId="2963F941"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4" w:name="_heading=h.rjk2v5mkzqps" w:colFirst="0" w:colLast="0"/>
      <w:bookmarkEnd w:id="44"/>
      <w:r w:rsidRPr="000B333C">
        <w:rPr>
          <w:rFonts w:ascii="Courier New" w:eastAsia="Courier New" w:hAnsi="Courier New" w:cs="Courier New"/>
          <w:sz w:val="20"/>
          <w:szCs w:val="20"/>
          <w:lang w:val="en-US"/>
        </w:rPr>
        <w:t xml:space="preserve">public </w:t>
      </w:r>
      <w:hyperlink r:id="rId114">
        <w:proofErr w:type="spellStart"/>
        <w:r w:rsidRPr="000B333C">
          <w:rPr>
            <w:rFonts w:ascii="Courier New" w:eastAsia="Courier New" w:hAnsi="Courier New" w:cs="Courier New"/>
            <w:sz w:val="20"/>
            <w:szCs w:val="20"/>
            <w:lang w:val="en-US"/>
          </w:rPr>
          <w:t>setDate</w:t>
        </w:r>
        <w:proofErr w:type="spellEnd"/>
      </w:hyperlink>
      <w:r w:rsidRPr="000B333C">
        <w:rPr>
          <w:rFonts w:ascii="Courier New" w:eastAsia="Courier New" w:hAnsi="Courier New" w:cs="Courier New"/>
          <w:sz w:val="20"/>
          <w:szCs w:val="20"/>
          <w:lang w:val="en-US"/>
        </w:rPr>
        <w:t xml:space="preserve">(int $year, int $month, int $day): </w:t>
      </w:r>
      <w:hyperlink r:id="rId115">
        <w:proofErr w:type="spellStart"/>
        <w:r w:rsidRPr="000B333C">
          <w:rPr>
            <w:rFonts w:ascii="Courier New" w:eastAsia="Courier New" w:hAnsi="Courier New" w:cs="Courier New"/>
            <w:sz w:val="20"/>
            <w:szCs w:val="20"/>
            <w:lang w:val="en-US"/>
          </w:rPr>
          <w:t>DateTime</w:t>
        </w:r>
        <w:proofErr w:type="spellEnd"/>
      </w:hyperlink>
    </w:p>
    <w:p w14:paraId="7B5DFD04"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5" w:name="_heading=h.ngp4amj4xgc3" w:colFirst="0" w:colLast="0"/>
      <w:bookmarkEnd w:id="45"/>
      <w:r w:rsidRPr="000B333C">
        <w:rPr>
          <w:rFonts w:ascii="Courier New" w:eastAsia="Courier New" w:hAnsi="Courier New" w:cs="Courier New"/>
          <w:sz w:val="20"/>
          <w:szCs w:val="20"/>
          <w:lang w:val="en-US"/>
        </w:rPr>
        <w:t xml:space="preserve">public </w:t>
      </w:r>
      <w:hyperlink r:id="rId116">
        <w:proofErr w:type="spellStart"/>
        <w:r w:rsidRPr="000B333C">
          <w:rPr>
            <w:rFonts w:ascii="Courier New" w:eastAsia="Courier New" w:hAnsi="Courier New" w:cs="Courier New"/>
            <w:sz w:val="20"/>
            <w:szCs w:val="20"/>
            <w:lang w:val="en-US"/>
          </w:rPr>
          <w:t>setISODate</w:t>
        </w:r>
        <w:proofErr w:type="spellEnd"/>
      </w:hyperlink>
      <w:r w:rsidRPr="000B333C">
        <w:rPr>
          <w:rFonts w:ascii="Courier New" w:eastAsia="Courier New" w:hAnsi="Courier New" w:cs="Courier New"/>
          <w:sz w:val="20"/>
          <w:szCs w:val="20"/>
          <w:lang w:val="en-US"/>
        </w:rPr>
        <w:t>(int $year, int $week, int $</w:t>
      </w:r>
      <w:proofErr w:type="spellStart"/>
      <w:r w:rsidRPr="000B333C">
        <w:rPr>
          <w:rFonts w:ascii="Courier New" w:eastAsia="Courier New" w:hAnsi="Courier New" w:cs="Courier New"/>
          <w:sz w:val="20"/>
          <w:szCs w:val="20"/>
          <w:lang w:val="en-US"/>
        </w:rPr>
        <w:t>dayOfWeek</w:t>
      </w:r>
      <w:proofErr w:type="spellEnd"/>
      <w:r w:rsidRPr="000B333C">
        <w:rPr>
          <w:rFonts w:ascii="Courier New" w:eastAsia="Courier New" w:hAnsi="Courier New" w:cs="Courier New"/>
          <w:sz w:val="20"/>
          <w:szCs w:val="20"/>
          <w:lang w:val="en-US"/>
        </w:rPr>
        <w:t xml:space="preserve"> = 1): </w:t>
      </w:r>
      <w:hyperlink r:id="rId117">
        <w:proofErr w:type="spellStart"/>
        <w:r w:rsidRPr="000B333C">
          <w:rPr>
            <w:rFonts w:ascii="Courier New" w:eastAsia="Courier New" w:hAnsi="Courier New" w:cs="Courier New"/>
            <w:sz w:val="20"/>
            <w:szCs w:val="20"/>
            <w:lang w:val="en-US"/>
          </w:rPr>
          <w:t>DateTime</w:t>
        </w:r>
        <w:proofErr w:type="spellEnd"/>
      </w:hyperlink>
    </w:p>
    <w:p w14:paraId="5FC06A74"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6" w:name="_heading=h.qvibwyh9qreq" w:colFirst="0" w:colLast="0"/>
      <w:bookmarkEnd w:id="46"/>
      <w:r w:rsidRPr="000B333C">
        <w:rPr>
          <w:rFonts w:ascii="Courier New" w:eastAsia="Courier New" w:hAnsi="Courier New" w:cs="Courier New"/>
          <w:sz w:val="20"/>
          <w:szCs w:val="20"/>
          <w:lang w:val="en-US"/>
        </w:rPr>
        <w:t xml:space="preserve">public </w:t>
      </w:r>
      <w:hyperlink r:id="rId118">
        <w:proofErr w:type="spellStart"/>
        <w:r w:rsidRPr="000B333C">
          <w:rPr>
            <w:rFonts w:ascii="Courier New" w:eastAsia="Courier New" w:hAnsi="Courier New" w:cs="Courier New"/>
            <w:sz w:val="20"/>
            <w:szCs w:val="20"/>
            <w:lang w:val="en-US"/>
          </w:rPr>
          <w:t>setTime</w:t>
        </w:r>
        <w:proofErr w:type="spellEnd"/>
      </w:hyperlink>
      <w:r w:rsidRPr="000B333C">
        <w:rPr>
          <w:rFonts w:ascii="Courier New" w:eastAsia="Courier New" w:hAnsi="Courier New" w:cs="Courier New"/>
          <w:sz w:val="20"/>
          <w:szCs w:val="20"/>
          <w:lang w:val="en-US"/>
        </w:rPr>
        <w:t>(</w:t>
      </w:r>
    </w:p>
    <w:p w14:paraId="73C0C279"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7" w:name="_heading=h.pe14jdz0v5ts" w:colFirst="0" w:colLast="0"/>
      <w:bookmarkEnd w:id="47"/>
      <w:r w:rsidRPr="000B333C">
        <w:rPr>
          <w:rFonts w:ascii="Courier New" w:eastAsia="Courier New" w:hAnsi="Courier New" w:cs="Courier New"/>
          <w:sz w:val="20"/>
          <w:szCs w:val="20"/>
          <w:lang w:val="en-US"/>
        </w:rPr>
        <w:t xml:space="preserve">    int $hour,</w:t>
      </w:r>
    </w:p>
    <w:p w14:paraId="44F19019"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8" w:name="_heading=h.kkgbn0rkddqx" w:colFirst="0" w:colLast="0"/>
      <w:bookmarkEnd w:id="48"/>
      <w:r w:rsidRPr="000B333C">
        <w:rPr>
          <w:rFonts w:ascii="Courier New" w:eastAsia="Courier New" w:hAnsi="Courier New" w:cs="Courier New"/>
          <w:sz w:val="20"/>
          <w:szCs w:val="20"/>
          <w:lang w:val="en-US"/>
        </w:rPr>
        <w:t xml:space="preserve">    int $minute,</w:t>
      </w:r>
    </w:p>
    <w:p w14:paraId="0231D78B"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49" w:name="_heading=h.nhy4083tqkg3" w:colFirst="0" w:colLast="0"/>
      <w:bookmarkEnd w:id="49"/>
      <w:r w:rsidRPr="000B333C">
        <w:rPr>
          <w:rFonts w:ascii="Courier New" w:eastAsia="Courier New" w:hAnsi="Courier New" w:cs="Courier New"/>
          <w:sz w:val="20"/>
          <w:szCs w:val="20"/>
          <w:lang w:val="en-US"/>
        </w:rPr>
        <w:t xml:space="preserve">    int $second = 0,</w:t>
      </w:r>
    </w:p>
    <w:p w14:paraId="4D269569"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0" w:name="_heading=h.o6d35bsa4m4p" w:colFirst="0" w:colLast="0"/>
      <w:bookmarkEnd w:id="50"/>
      <w:r w:rsidRPr="000B333C">
        <w:rPr>
          <w:rFonts w:ascii="Courier New" w:eastAsia="Courier New" w:hAnsi="Courier New" w:cs="Courier New"/>
          <w:sz w:val="20"/>
          <w:szCs w:val="20"/>
          <w:lang w:val="en-US"/>
        </w:rPr>
        <w:t xml:space="preserve">    int $microsecond = 0</w:t>
      </w:r>
    </w:p>
    <w:p w14:paraId="5C3EB38A"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1" w:name="_heading=h.zghwddtg09cv" w:colFirst="0" w:colLast="0"/>
      <w:bookmarkEnd w:id="51"/>
      <w:r w:rsidRPr="000B333C">
        <w:rPr>
          <w:rFonts w:ascii="Courier New" w:eastAsia="Courier New" w:hAnsi="Courier New" w:cs="Courier New"/>
          <w:sz w:val="20"/>
          <w:szCs w:val="20"/>
          <w:lang w:val="en-US"/>
        </w:rPr>
        <w:t xml:space="preserve">): </w:t>
      </w:r>
      <w:hyperlink r:id="rId119">
        <w:proofErr w:type="spellStart"/>
        <w:r w:rsidRPr="000B333C">
          <w:rPr>
            <w:rFonts w:ascii="Courier New" w:eastAsia="Courier New" w:hAnsi="Courier New" w:cs="Courier New"/>
            <w:sz w:val="20"/>
            <w:szCs w:val="20"/>
            <w:lang w:val="en-US"/>
          </w:rPr>
          <w:t>DateTime</w:t>
        </w:r>
        <w:proofErr w:type="spellEnd"/>
      </w:hyperlink>
    </w:p>
    <w:p w14:paraId="6C7A902B"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2" w:name="_heading=h.6ll6bb8mluia" w:colFirst="0" w:colLast="0"/>
      <w:bookmarkEnd w:id="52"/>
      <w:r w:rsidRPr="000B333C">
        <w:rPr>
          <w:rFonts w:ascii="Courier New" w:eastAsia="Courier New" w:hAnsi="Courier New" w:cs="Courier New"/>
          <w:sz w:val="20"/>
          <w:szCs w:val="20"/>
          <w:lang w:val="en-US"/>
        </w:rPr>
        <w:t xml:space="preserve">public </w:t>
      </w:r>
      <w:hyperlink r:id="rId120">
        <w:proofErr w:type="spellStart"/>
        <w:r w:rsidRPr="000B333C">
          <w:rPr>
            <w:rFonts w:ascii="Courier New" w:eastAsia="Courier New" w:hAnsi="Courier New" w:cs="Courier New"/>
            <w:sz w:val="20"/>
            <w:szCs w:val="20"/>
            <w:lang w:val="en-US"/>
          </w:rPr>
          <w:t>setTimestamp</w:t>
        </w:r>
        <w:proofErr w:type="spellEnd"/>
      </w:hyperlink>
      <w:r w:rsidRPr="000B333C">
        <w:rPr>
          <w:rFonts w:ascii="Courier New" w:eastAsia="Courier New" w:hAnsi="Courier New" w:cs="Courier New"/>
          <w:sz w:val="20"/>
          <w:szCs w:val="20"/>
          <w:lang w:val="en-US"/>
        </w:rPr>
        <w:t xml:space="preserve">(int $timestamp): </w:t>
      </w:r>
      <w:hyperlink r:id="rId121">
        <w:proofErr w:type="spellStart"/>
        <w:r w:rsidRPr="000B333C">
          <w:rPr>
            <w:rFonts w:ascii="Courier New" w:eastAsia="Courier New" w:hAnsi="Courier New" w:cs="Courier New"/>
            <w:sz w:val="20"/>
            <w:szCs w:val="20"/>
            <w:lang w:val="en-US"/>
          </w:rPr>
          <w:t>DateTime</w:t>
        </w:r>
        <w:proofErr w:type="spellEnd"/>
      </w:hyperlink>
    </w:p>
    <w:p w14:paraId="34F9B610"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3" w:name="_heading=h.gkymvpu8v4dg" w:colFirst="0" w:colLast="0"/>
      <w:bookmarkEnd w:id="53"/>
      <w:r w:rsidRPr="000B333C">
        <w:rPr>
          <w:rFonts w:ascii="Courier New" w:eastAsia="Courier New" w:hAnsi="Courier New" w:cs="Courier New"/>
          <w:sz w:val="20"/>
          <w:szCs w:val="20"/>
          <w:lang w:val="en-US"/>
        </w:rPr>
        <w:t xml:space="preserve">public </w:t>
      </w:r>
      <w:hyperlink r:id="rId122">
        <w:proofErr w:type="spellStart"/>
        <w:r w:rsidRPr="000B333C">
          <w:rPr>
            <w:rFonts w:ascii="Courier New" w:eastAsia="Courier New" w:hAnsi="Courier New" w:cs="Courier New"/>
            <w:sz w:val="20"/>
            <w:szCs w:val="20"/>
            <w:lang w:val="en-US"/>
          </w:rPr>
          <w:t>setTimezone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timezone</w:t>
      </w:r>
      <w:proofErr w:type="spellEnd"/>
      <w:r w:rsidRPr="000B333C">
        <w:rPr>
          <w:rFonts w:ascii="Courier New" w:eastAsia="Courier New" w:hAnsi="Courier New" w:cs="Courier New"/>
          <w:sz w:val="20"/>
          <w:szCs w:val="20"/>
          <w:lang w:val="en-US"/>
        </w:rPr>
        <w:t xml:space="preserve">): </w:t>
      </w:r>
      <w:hyperlink r:id="rId123">
        <w:proofErr w:type="spellStart"/>
        <w:r w:rsidRPr="000B333C">
          <w:rPr>
            <w:rFonts w:ascii="Courier New" w:eastAsia="Courier New" w:hAnsi="Courier New" w:cs="Courier New"/>
            <w:sz w:val="20"/>
            <w:szCs w:val="20"/>
            <w:lang w:val="en-US"/>
          </w:rPr>
          <w:t>DateTime</w:t>
        </w:r>
        <w:proofErr w:type="spellEnd"/>
      </w:hyperlink>
    </w:p>
    <w:p w14:paraId="6ACA41C7"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4" w:name="_heading=h.1po9ledry3lu" w:colFirst="0" w:colLast="0"/>
      <w:bookmarkEnd w:id="54"/>
      <w:r w:rsidRPr="000B333C">
        <w:rPr>
          <w:rFonts w:ascii="Courier New" w:eastAsia="Courier New" w:hAnsi="Courier New" w:cs="Courier New"/>
          <w:sz w:val="20"/>
          <w:szCs w:val="20"/>
          <w:lang w:val="en-US"/>
        </w:rPr>
        <w:t xml:space="preserve">public </w:t>
      </w:r>
      <w:hyperlink r:id="rId124">
        <w:r w:rsidRPr="000B333C">
          <w:rPr>
            <w:rFonts w:ascii="Courier New" w:eastAsia="Courier New" w:hAnsi="Courier New" w:cs="Courier New"/>
            <w:sz w:val="20"/>
            <w:szCs w:val="20"/>
            <w:lang w:val="en-US"/>
          </w:rPr>
          <w:t>sub</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"https://www.php.net/manual/ru/class.dateinterval.php"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DateInterval</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$interval): </w:t>
      </w:r>
      <w:hyperlink r:id="rId125">
        <w:proofErr w:type="spellStart"/>
        <w:r w:rsidRPr="000B333C">
          <w:rPr>
            <w:rFonts w:ascii="Courier New" w:eastAsia="Courier New" w:hAnsi="Courier New" w:cs="Courier New"/>
            <w:sz w:val="20"/>
            <w:szCs w:val="20"/>
            <w:lang w:val="en-US"/>
          </w:rPr>
          <w:t>DateTime</w:t>
        </w:r>
        <w:proofErr w:type="spellEnd"/>
      </w:hyperlink>
    </w:p>
    <w:p w14:paraId="6C4A5172"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5" w:name="_heading=h.i5cbmmgbc2cs" w:colFirst="0" w:colLast="0"/>
      <w:bookmarkEnd w:id="55"/>
      <w:r w:rsidRPr="000B333C">
        <w:rPr>
          <w:rFonts w:ascii="Courier New" w:eastAsia="Courier New" w:hAnsi="Courier New" w:cs="Courier New"/>
          <w:sz w:val="20"/>
          <w:szCs w:val="20"/>
          <w:lang w:val="en-US"/>
        </w:rPr>
        <w:t xml:space="preserve">public </w:t>
      </w:r>
      <w:hyperlink r:id="rId126">
        <w:r w:rsidRPr="000B333C">
          <w:rPr>
            <w:rFonts w:ascii="Courier New" w:eastAsia="Courier New" w:hAnsi="Courier New" w:cs="Courier New"/>
            <w:sz w:val="20"/>
            <w:szCs w:val="20"/>
            <w:lang w:val="en-US"/>
          </w:rPr>
          <w:t>diff</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"https://www.php.net/manual/ru/class.datetimeinterface.php"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DateTimeInterface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targetObject</w:t>
      </w:r>
      <w:proofErr w:type="spellEnd"/>
      <w:r w:rsidRPr="000B333C">
        <w:rPr>
          <w:rFonts w:ascii="Courier New" w:eastAsia="Courier New" w:hAnsi="Courier New" w:cs="Courier New"/>
          <w:sz w:val="20"/>
          <w:szCs w:val="20"/>
          <w:lang w:val="en-US"/>
        </w:rPr>
        <w:t xml:space="preserve">, bool $absolute = false): </w:t>
      </w:r>
      <w:hyperlink r:id="rId127">
        <w:proofErr w:type="spellStart"/>
        <w:r w:rsidRPr="000B333C">
          <w:rPr>
            <w:rFonts w:ascii="Courier New" w:eastAsia="Courier New" w:hAnsi="Courier New" w:cs="Courier New"/>
            <w:sz w:val="20"/>
            <w:szCs w:val="20"/>
            <w:lang w:val="en-US"/>
          </w:rPr>
          <w:t>DateInterval</w:t>
        </w:r>
        <w:proofErr w:type="spellEnd"/>
      </w:hyperlink>
    </w:p>
    <w:p w14:paraId="7A2380D1"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6" w:name="_heading=h.g1werb4vzmfx" w:colFirst="0" w:colLast="0"/>
      <w:bookmarkEnd w:id="56"/>
      <w:r w:rsidRPr="000B333C">
        <w:rPr>
          <w:rFonts w:ascii="Courier New" w:eastAsia="Courier New" w:hAnsi="Courier New" w:cs="Courier New"/>
          <w:sz w:val="20"/>
          <w:szCs w:val="20"/>
          <w:lang w:val="en-US"/>
        </w:rPr>
        <w:t xml:space="preserve">public </w:t>
      </w:r>
      <w:hyperlink r:id="rId128">
        <w:r w:rsidRPr="000B333C">
          <w:rPr>
            <w:rFonts w:ascii="Courier New" w:eastAsia="Courier New" w:hAnsi="Courier New" w:cs="Courier New"/>
            <w:sz w:val="20"/>
            <w:szCs w:val="20"/>
            <w:lang w:val="en-US"/>
          </w:rPr>
          <w:t>format</w:t>
        </w:r>
      </w:hyperlink>
      <w:r w:rsidRPr="000B333C">
        <w:rPr>
          <w:rFonts w:ascii="Courier New" w:eastAsia="Courier New" w:hAnsi="Courier New" w:cs="Courier New"/>
          <w:sz w:val="20"/>
          <w:szCs w:val="20"/>
          <w:lang w:val="en-US"/>
        </w:rPr>
        <w:t>(string $format): string</w:t>
      </w:r>
    </w:p>
    <w:p w14:paraId="3F11BC40"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7" w:name="_heading=h.krbs7rfv2qi" w:colFirst="0" w:colLast="0"/>
      <w:bookmarkEnd w:id="57"/>
      <w:r w:rsidRPr="000B333C">
        <w:rPr>
          <w:rFonts w:ascii="Courier New" w:eastAsia="Courier New" w:hAnsi="Courier New" w:cs="Courier New"/>
          <w:sz w:val="20"/>
          <w:szCs w:val="20"/>
          <w:lang w:val="en-US"/>
        </w:rPr>
        <w:t xml:space="preserve">public </w:t>
      </w:r>
      <w:hyperlink r:id="rId129">
        <w:proofErr w:type="spellStart"/>
        <w:r w:rsidRPr="000B333C">
          <w:rPr>
            <w:rFonts w:ascii="Courier New" w:eastAsia="Courier New" w:hAnsi="Courier New" w:cs="Courier New"/>
            <w:sz w:val="20"/>
            <w:szCs w:val="20"/>
            <w:lang w:val="en-US"/>
          </w:rPr>
          <w:t>getOffset</w:t>
        </w:r>
        <w:proofErr w:type="spellEnd"/>
      </w:hyperlink>
      <w:r w:rsidRPr="000B333C">
        <w:rPr>
          <w:rFonts w:ascii="Courier New" w:eastAsia="Courier New" w:hAnsi="Courier New" w:cs="Courier New"/>
          <w:sz w:val="20"/>
          <w:szCs w:val="20"/>
          <w:lang w:val="en-US"/>
        </w:rPr>
        <w:t>(): int</w:t>
      </w:r>
    </w:p>
    <w:p w14:paraId="266FB380"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8" w:name="_heading=h.kuhlk49ttwml" w:colFirst="0" w:colLast="0"/>
      <w:bookmarkEnd w:id="58"/>
      <w:r w:rsidRPr="000B333C">
        <w:rPr>
          <w:rFonts w:ascii="Courier New" w:eastAsia="Courier New" w:hAnsi="Courier New" w:cs="Courier New"/>
          <w:sz w:val="20"/>
          <w:szCs w:val="20"/>
          <w:lang w:val="en-US"/>
        </w:rPr>
        <w:t xml:space="preserve">public </w:t>
      </w:r>
      <w:hyperlink r:id="rId130">
        <w:proofErr w:type="spellStart"/>
        <w:r w:rsidRPr="000B333C">
          <w:rPr>
            <w:rFonts w:ascii="Courier New" w:eastAsia="Courier New" w:hAnsi="Courier New" w:cs="Courier New"/>
            <w:sz w:val="20"/>
            <w:szCs w:val="20"/>
            <w:lang w:val="en-US"/>
          </w:rPr>
          <w:t>getTimestamp</w:t>
        </w:r>
        <w:proofErr w:type="spellEnd"/>
      </w:hyperlink>
      <w:r w:rsidRPr="000B333C">
        <w:rPr>
          <w:rFonts w:ascii="Courier New" w:eastAsia="Courier New" w:hAnsi="Courier New" w:cs="Courier New"/>
          <w:sz w:val="20"/>
          <w:szCs w:val="20"/>
          <w:lang w:val="en-US"/>
        </w:rPr>
        <w:t>(): int</w:t>
      </w:r>
    </w:p>
    <w:p w14:paraId="2645FD95" w14:textId="77777777" w:rsidR="000D5ACC" w:rsidRPr="000B333C" w:rsidRDefault="000D5ACC" w:rsidP="000D5ACC">
      <w:pPr>
        <w:keepNext/>
        <w:keepLines/>
        <w:pBdr>
          <w:top w:val="nil"/>
          <w:left w:val="nil"/>
          <w:bottom w:val="nil"/>
          <w:right w:val="nil"/>
          <w:between w:val="nil"/>
        </w:pBdr>
        <w:ind w:left="720"/>
        <w:jc w:val="both"/>
        <w:rPr>
          <w:rFonts w:ascii="Courier New" w:eastAsia="Courier New" w:hAnsi="Courier New" w:cs="Courier New"/>
          <w:sz w:val="20"/>
          <w:szCs w:val="20"/>
          <w:lang w:val="en-US"/>
        </w:rPr>
      </w:pPr>
      <w:bookmarkStart w:id="59" w:name="_heading=h.lcqsfutnuc8i" w:colFirst="0" w:colLast="0"/>
      <w:bookmarkEnd w:id="59"/>
      <w:r w:rsidRPr="000B333C">
        <w:rPr>
          <w:rFonts w:ascii="Courier New" w:eastAsia="Courier New" w:hAnsi="Courier New" w:cs="Courier New"/>
          <w:sz w:val="20"/>
          <w:szCs w:val="20"/>
          <w:lang w:val="en-US"/>
        </w:rPr>
        <w:t xml:space="preserve">public </w:t>
      </w:r>
      <w:hyperlink r:id="rId131">
        <w:proofErr w:type="spellStart"/>
        <w:r w:rsidRPr="000B333C">
          <w:rPr>
            <w:rFonts w:ascii="Courier New" w:eastAsia="Courier New" w:hAnsi="Courier New" w:cs="Courier New"/>
            <w:sz w:val="20"/>
            <w:szCs w:val="20"/>
            <w:lang w:val="en-US"/>
          </w:rPr>
          <w:t>getTimezone</w:t>
        </w:r>
        <w:proofErr w:type="spellEnd"/>
      </w:hyperlink>
      <w:r w:rsidRPr="000B333C">
        <w:rPr>
          <w:rFonts w:ascii="Courier New" w:eastAsia="Courier New" w:hAnsi="Courier New" w:cs="Courier New"/>
          <w:sz w:val="20"/>
          <w:szCs w:val="20"/>
          <w:lang w:val="en-US"/>
        </w:rPr>
        <w:t xml:space="preserve">(): </w:t>
      </w:r>
      <w:hyperlink r:id="rId132">
        <w:proofErr w:type="spellStart"/>
        <w:r w:rsidRPr="000B333C">
          <w:rPr>
            <w:rFonts w:ascii="Courier New" w:eastAsia="Courier New" w:hAnsi="Courier New" w:cs="Courier New"/>
            <w:sz w:val="20"/>
            <w:szCs w:val="20"/>
            <w:lang w:val="en-US"/>
          </w:rPr>
          <w:t>DateTimeZone</w:t>
        </w:r>
      </w:hyperlink>
      <w:r w:rsidRPr="000B333C">
        <w:rPr>
          <w:rFonts w:ascii="Courier New" w:eastAsia="Courier New" w:hAnsi="Courier New" w:cs="Courier New"/>
          <w:sz w:val="20"/>
          <w:szCs w:val="20"/>
          <w:lang w:val="en-US"/>
        </w:rPr>
        <w:t>|false</w:t>
      </w:r>
      <w:proofErr w:type="spellEnd"/>
    </w:p>
    <w:p w14:paraId="693CBFF5" w14:textId="661E0CED" w:rsidR="000D5ACC" w:rsidRPr="00743F1C" w:rsidRDefault="000D5ACC" w:rsidP="000D5ACC">
      <w:pPr>
        <w:spacing w:line="360" w:lineRule="auto"/>
        <w:rPr>
          <w:rFonts w:ascii="Times New Roman" w:hAnsi="Times New Roman" w:cs="Times New Roman"/>
          <w:sz w:val="24"/>
          <w:szCs w:val="24"/>
          <w:lang w:val="en-US"/>
        </w:rPr>
      </w:pPr>
      <w:bookmarkStart w:id="60" w:name="_heading=h.lw13aaq17ogb" w:colFirst="0" w:colLast="0"/>
      <w:bookmarkEnd w:id="60"/>
      <w:r w:rsidRPr="000B333C">
        <w:rPr>
          <w:rFonts w:ascii="Courier New" w:eastAsia="Courier New" w:hAnsi="Courier New" w:cs="Courier New"/>
          <w:sz w:val="20"/>
          <w:szCs w:val="20"/>
          <w:lang w:val="en-US"/>
        </w:rPr>
        <w:t xml:space="preserve">public </w:t>
      </w:r>
      <w:hyperlink r:id="rId133">
        <w:r w:rsidRPr="000B333C">
          <w:rPr>
            <w:rFonts w:ascii="Courier New" w:eastAsia="Courier New" w:hAnsi="Courier New" w:cs="Courier New"/>
            <w:sz w:val="20"/>
            <w:szCs w:val="20"/>
            <w:lang w:val="en-US"/>
          </w:rPr>
          <w:t>__wakeup</w:t>
        </w:r>
      </w:hyperlink>
      <w:r w:rsidRPr="000B333C">
        <w:rPr>
          <w:rFonts w:ascii="Courier New" w:eastAsia="Courier New" w:hAnsi="Courier New" w:cs="Courier New"/>
          <w:sz w:val="20"/>
          <w:szCs w:val="20"/>
          <w:lang w:val="en-US"/>
        </w:rPr>
        <w:t>(): void</w:t>
      </w:r>
    </w:p>
    <w:p w14:paraId="2F2412E1" w14:textId="77777777" w:rsidR="000D5ACC" w:rsidRPr="00743F1C" w:rsidRDefault="005D6D4C" w:rsidP="00F74869">
      <w:pPr>
        <w:spacing w:line="360" w:lineRule="auto"/>
        <w:rPr>
          <w:rFonts w:ascii="Times New Roman" w:hAnsi="Times New Roman" w:cs="Times New Roman"/>
          <w:sz w:val="24"/>
          <w:szCs w:val="24"/>
          <w:lang w:val="en-US"/>
        </w:rPr>
      </w:pPr>
      <w:r w:rsidRPr="00743F1C">
        <w:rPr>
          <w:rFonts w:ascii="Times New Roman" w:hAnsi="Times New Roman" w:cs="Times New Roman"/>
          <w:sz w:val="24"/>
          <w:szCs w:val="24"/>
          <w:lang w:val="en-US"/>
        </w:rPr>
        <w:br/>
        <w:t xml:space="preserve">165. </w:t>
      </w:r>
      <w:r w:rsidRPr="00C115D8">
        <w:rPr>
          <w:rFonts w:ascii="Times New Roman" w:hAnsi="Times New Roman" w:cs="Times New Roman"/>
          <w:sz w:val="24"/>
          <w:szCs w:val="24"/>
        </w:rPr>
        <w:t>Опишите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использование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класса</w:t>
      </w:r>
      <w:r w:rsidRPr="00743F1C">
        <w:rPr>
          <w:rFonts w:ascii="Times New Roman" w:hAnsi="Times New Roman" w:cs="Times New Roman"/>
          <w:sz w:val="24"/>
          <w:szCs w:val="24"/>
          <w:lang w:val="en-US"/>
        </w:rPr>
        <w:t xml:space="preserve"> </w:t>
      </w:r>
      <w:proofErr w:type="spellStart"/>
      <w:r w:rsidRPr="00743F1C">
        <w:rPr>
          <w:rFonts w:ascii="Times New Roman" w:hAnsi="Times New Roman" w:cs="Times New Roman"/>
          <w:sz w:val="24"/>
          <w:szCs w:val="24"/>
          <w:lang w:val="en-US"/>
        </w:rPr>
        <w:t>DateTimeImmutable</w:t>
      </w:r>
      <w:proofErr w:type="spellEnd"/>
      <w:r w:rsidRPr="00743F1C">
        <w:rPr>
          <w:rFonts w:ascii="Times New Roman" w:hAnsi="Times New Roman" w:cs="Times New Roman"/>
          <w:sz w:val="24"/>
          <w:szCs w:val="24"/>
          <w:lang w:val="en-US"/>
        </w:rPr>
        <w:t xml:space="preserve">. </w:t>
      </w:r>
    </w:p>
    <w:p w14:paraId="1970D1A7" w14:textId="77777777" w:rsidR="000D5ACC" w:rsidRDefault="000D5ACC" w:rsidP="000D5ACC">
      <w:pPr>
        <w:keepNext/>
        <w:keepLines/>
        <w:ind w:firstLine="708"/>
        <w:jc w:val="both"/>
        <w:rPr>
          <w:rFonts w:eastAsia="Times New Roman" w:cs="Times New Roman"/>
          <w:b/>
          <w:szCs w:val="28"/>
        </w:rPr>
      </w:pPr>
      <w:r>
        <w:rPr>
          <w:rFonts w:eastAsia="Times New Roman" w:cs="Times New Roman"/>
          <w:szCs w:val="28"/>
        </w:rPr>
        <w:lastRenderedPageBreak/>
        <w:t xml:space="preserve">Листинг - Примеры констант и методов </w:t>
      </w:r>
      <w:proofErr w:type="spellStart"/>
      <w:r>
        <w:rPr>
          <w:rFonts w:eastAsia="Times New Roman" w:cs="Times New Roman"/>
          <w:szCs w:val="28"/>
        </w:rPr>
        <w:t>DateTimeImmutable</w:t>
      </w:r>
      <w:proofErr w:type="spellEnd"/>
    </w:p>
    <w:p w14:paraId="1827A1A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1" w:name="_heading=h.5f16l5xdrcvo" w:colFirst="0" w:colLast="0"/>
      <w:bookmarkEnd w:id="61"/>
      <w:r w:rsidRPr="000B333C">
        <w:rPr>
          <w:rFonts w:ascii="Courier New" w:eastAsia="Courier New" w:hAnsi="Courier New" w:cs="Courier New"/>
          <w:sz w:val="20"/>
          <w:szCs w:val="20"/>
          <w:lang w:val="en-US"/>
        </w:rPr>
        <w:t xml:space="preserve">class </w:t>
      </w:r>
      <w:proofErr w:type="spellStart"/>
      <w:r w:rsidRPr="000B333C">
        <w:rPr>
          <w:rFonts w:ascii="Courier New" w:eastAsia="Courier New" w:hAnsi="Courier New" w:cs="Courier New"/>
          <w:sz w:val="20"/>
          <w:szCs w:val="20"/>
          <w:lang w:val="en-US"/>
        </w:rPr>
        <w:t>DateTimeImmutable</w:t>
      </w:r>
      <w:proofErr w:type="spellEnd"/>
      <w:r w:rsidRPr="000B333C">
        <w:rPr>
          <w:rFonts w:ascii="Courier New" w:eastAsia="Courier New" w:hAnsi="Courier New" w:cs="Courier New"/>
          <w:sz w:val="20"/>
          <w:szCs w:val="20"/>
          <w:lang w:val="en-US"/>
        </w:rPr>
        <w:t xml:space="preserve"> implements </w:t>
      </w:r>
      <w:hyperlink r:id="rId134">
        <w:proofErr w:type="spellStart"/>
        <w:r w:rsidRPr="000B333C">
          <w:rPr>
            <w:rFonts w:ascii="Courier New" w:eastAsia="Courier New" w:hAnsi="Courier New" w:cs="Courier New"/>
            <w:sz w:val="20"/>
            <w:szCs w:val="20"/>
            <w:lang w:val="en-US"/>
          </w:rPr>
          <w:t>DateTimeInterface</w:t>
        </w:r>
        <w:proofErr w:type="spellEnd"/>
      </w:hyperlink>
      <w:r w:rsidRPr="000B333C">
        <w:rPr>
          <w:rFonts w:ascii="Courier New" w:eastAsia="Courier New" w:hAnsi="Courier New" w:cs="Courier New"/>
          <w:sz w:val="20"/>
          <w:szCs w:val="20"/>
          <w:lang w:val="en-US"/>
        </w:rPr>
        <w:t xml:space="preserve"> {</w:t>
      </w:r>
    </w:p>
    <w:p w14:paraId="4372318E"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2" w:name="_heading=h.i03vb4mt6ydk" w:colFirst="0" w:colLast="0"/>
      <w:bookmarkEnd w:id="62"/>
      <w:r w:rsidRPr="000B333C">
        <w:rPr>
          <w:rFonts w:ascii="Courier New" w:eastAsia="Courier New" w:hAnsi="Courier New" w:cs="Courier New"/>
          <w:sz w:val="20"/>
          <w:szCs w:val="20"/>
          <w:lang w:val="en-US"/>
        </w:rPr>
        <w:t xml:space="preserve">/* </w:t>
      </w:r>
      <w:r>
        <w:rPr>
          <w:rFonts w:ascii="Courier New" w:eastAsia="Courier New" w:hAnsi="Courier New" w:cs="Courier New"/>
          <w:sz w:val="20"/>
          <w:szCs w:val="20"/>
        </w:rPr>
        <w:t>Наследуемые</w:t>
      </w:r>
      <w:r w:rsidRPr="000B333C">
        <w:rPr>
          <w:rFonts w:ascii="Courier New" w:eastAsia="Courier New" w:hAnsi="Courier New" w:cs="Courier New"/>
          <w:sz w:val="20"/>
          <w:szCs w:val="20"/>
          <w:lang w:val="en-US"/>
        </w:rPr>
        <w:t xml:space="preserve"> </w:t>
      </w:r>
      <w:r>
        <w:rPr>
          <w:rFonts w:ascii="Courier New" w:eastAsia="Courier New" w:hAnsi="Courier New" w:cs="Courier New"/>
          <w:sz w:val="20"/>
          <w:szCs w:val="20"/>
        </w:rPr>
        <w:t>константы</w:t>
      </w:r>
      <w:r w:rsidRPr="000B333C">
        <w:rPr>
          <w:rFonts w:ascii="Courier New" w:eastAsia="Courier New" w:hAnsi="Courier New" w:cs="Courier New"/>
          <w:sz w:val="20"/>
          <w:szCs w:val="20"/>
          <w:lang w:val="en-US"/>
        </w:rPr>
        <w:t xml:space="preserve"> */</w:t>
      </w:r>
    </w:p>
    <w:p w14:paraId="0EE3E7E9"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3" w:name="_heading=h.df1zzq7wzr0g" w:colFirst="0" w:colLast="0"/>
      <w:bookmarkEnd w:id="63"/>
      <w:r w:rsidRPr="000B333C">
        <w:rPr>
          <w:rFonts w:ascii="Courier New" w:eastAsia="Courier New" w:hAnsi="Courier New" w:cs="Courier New"/>
          <w:sz w:val="20"/>
          <w:szCs w:val="20"/>
          <w:lang w:val="en-US"/>
        </w:rPr>
        <w:t xml:space="preserve">const string </w:t>
      </w:r>
      <w:hyperlink r:id="rId135" w:anchor="datetime.constants.atom">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ATOM</w:t>
        </w:r>
      </w:hyperlink>
      <w:r w:rsidRPr="000B333C">
        <w:rPr>
          <w:rFonts w:ascii="Courier New" w:eastAsia="Courier New" w:hAnsi="Courier New" w:cs="Courier New"/>
          <w:sz w:val="20"/>
          <w:szCs w:val="20"/>
          <w:lang w:val="en-US"/>
        </w:rPr>
        <w:t xml:space="preserve"> = "Y-m-d\</w:t>
      </w:r>
      <w:proofErr w:type="spellStart"/>
      <w:r w:rsidRPr="000B333C">
        <w:rPr>
          <w:rFonts w:ascii="Courier New" w:eastAsia="Courier New" w:hAnsi="Courier New" w:cs="Courier New"/>
          <w:sz w:val="20"/>
          <w:szCs w:val="20"/>
          <w:lang w:val="en-US"/>
        </w:rPr>
        <w:t>TH:i:sP</w:t>
      </w:r>
      <w:proofErr w:type="spellEnd"/>
      <w:r w:rsidRPr="000B333C">
        <w:rPr>
          <w:rFonts w:ascii="Courier New" w:eastAsia="Courier New" w:hAnsi="Courier New" w:cs="Courier New"/>
          <w:sz w:val="20"/>
          <w:szCs w:val="20"/>
          <w:lang w:val="en-US"/>
        </w:rPr>
        <w:t>";</w:t>
      </w:r>
    </w:p>
    <w:p w14:paraId="58448885"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4" w:name="_heading=h.aejyu8i7s8lp" w:colFirst="0" w:colLast="0"/>
      <w:bookmarkEnd w:id="64"/>
      <w:r w:rsidRPr="000B333C">
        <w:rPr>
          <w:rFonts w:ascii="Courier New" w:eastAsia="Courier New" w:hAnsi="Courier New" w:cs="Courier New"/>
          <w:sz w:val="20"/>
          <w:szCs w:val="20"/>
          <w:lang w:val="en-US"/>
        </w:rPr>
        <w:t xml:space="preserve">const string </w:t>
      </w:r>
      <w:hyperlink r:id="rId136" w:anchor="datetime.constants.cookie">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COOKIE</w:t>
        </w:r>
      </w:hyperlink>
      <w:r w:rsidRPr="000B333C">
        <w:rPr>
          <w:rFonts w:ascii="Courier New" w:eastAsia="Courier New" w:hAnsi="Courier New" w:cs="Courier New"/>
          <w:sz w:val="20"/>
          <w:szCs w:val="20"/>
          <w:lang w:val="en-US"/>
        </w:rPr>
        <w:t xml:space="preserve"> = "l, d-M-Y H:i:s T";</w:t>
      </w:r>
    </w:p>
    <w:p w14:paraId="58363CF8"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5" w:name="_heading=h.54ovkuig100u" w:colFirst="0" w:colLast="0"/>
      <w:bookmarkEnd w:id="65"/>
      <w:r w:rsidRPr="000B333C">
        <w:rPr>
          <w:rFonts w:ascii="Courier New" w:eastAsia="Courier New" w:hAnsi="Courier New" w:cs="Courier New"/>
          <w:sz w:val="20"/>
          <w:szCs w:val="20"/>
          <w:lang w:val="en-US"/>
        </w:rPr>
        <w:t xml:space="preserve">const string </w:t>
      </w:r>
      <w:hyperlink r:id="rId137" w:anchor="datetime.constants.iso8601">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ISO8601</w:t>
        </w:r>
      </w:hyperlink>
      <w:r w:rsidRPr="000B333C">
        <w:rPr>
          <w:rFonts w:ascii="Courier New" w:eastAsia="Courier New" w:hAnsi="Courier New" w:cs="Courier New"/>
          <w:sz w:val="20"/>
          <w:szCs w:val="20"/>
          <w:lang w:val="en-US"/>
        </w:rPr>
        <w:t xml:space="preserve"> = "Y-m-d\</w:t>
      </w:r>
      <w:proofErr w:type="spellStart"/>
      <w:r w:rsidRPr="000B333C">
        <w:rPr>
          <w:rFonts w:ascii="Courier New" w:eastAsia="Courier New" w:hAnsi="Courier New" w:cs="Courier New"/>
          <w:sz w:val="20"/>
          <w:szCs w:val="20"/>
          <w:lang w:val="en-US"/>
        </w:rPr>
        <w:t>TH:i:sO</w:t>
      </w:r>
      <w:proofErr w:type="spellEnd"/>
      <w:r w:rsidRPr="000B333C">
        <w:rPr>
          <w:rFonts w:ascii="Courier New" w:eastAsia="Courier New" w:hAnsi="Courier New" w:cs="Courier New"/>
          <w:sz w:val="20"/>
          <w:szCs w:val="20"/>
          <w:lang w:val="en-US"/>
        </w:rPr>
        <w:t>";</w:t>
      </w:r>
    </w:p>
    <w:p w14:paraId="33CDCA17"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6" w:name="_heading=h.tbzgaor55ywa" w:colFirst="0" w:colLast="0"/>
      <w:bookmarkEnd w:id="66"/>
      <w:r w:rsidRPr="000B333C">
        <w:rPr>
          <w:rFonts w:ascii="Courier New" w:eastAsia="Courier New" w:hAnsi="Courier New" w:cs="Courier New"/>
          <w:sz w:val="20"/>
          <w:szCs w:val="20"/>
          <w:lang w:val="en-US"/>
        </w:rPr>
        <w:t xml:space="preserve">const string </w:t>
      </w:r>
      <w:hyperlink r:id="rId138" w:anchor="datetime.constants.rfc822">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RFC822</w:t>
        </w:r>
      </w:hyperlink>
      <w:r w:rsidRPr="000B333C">
        <w:rPr>
          <w:rFonts w:ascii="Courier New" w:eastAsia="Courier New" w:hAnsi="Courier New" w:cs="Courier New"/>
          <w:sz w:val="20"/>
          <w:szCs w:val="20"/>
          <w:lang w:val="en-US"/>
        </w:rPr>
        <w:t xml:space="preserve"> = "D, d M y H:i:s O";</w:t>
      </w:r>
    </w:p>
    <w:p w14:paraId="78CE9F95"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7" w:name="_heading=h.laffzue0gpxd" w:colFirst="0" w:colLast="0"/>
      <w:bookmarkEnd w:id="67"/>
      <w:r w:rsidRPr="000B333C">
        <w:rPr>
          <w:rFonts w:ascii="Courier New" w:eastAsia="Courier New" w:hAnsi="Courier New" w:cs="Courier New"/>
          <w:sz w:val="20"/>
          <w:szCs w:val="20"/>
          <w:lang w:val="en-US"/>
        </w:rPr>
        <w:t xml:space="preserve">const string </w:t>
      </w:r>
      <w:hyperlink r:id="rId139" w:anchor="datetime.constants.rfc850">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RFC850</w:t>
        </w:r>
      </w:hyperlink>
      <w:r w:rsidRPr="000B333C">
        <w:rPr>
          <w:rFonts w:ascii="Courier New" w:eastAsia="Courier New" w:hAnsi="Courier New" w:cs="Courier New"/>
          <w:sz w:val="20"/>
          <w:szCs w:val="20"/>
          <w:lang w:val="en-US"/>
        </w:rPr>
        <w:t xml:space="preserve"> = "l, d-M-y H:i:s T";</w:t>
      </w:r>
    </w:p>
    <w:p w14:paraId="29CCFF0E"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8" w:name="_heading=h.20wipt7hw5w" w:colFirst="0" w:colLast="0"/>
      <w:bookmarkEnd w:id="68"/>
      <w:r w:rsidRPr="000B333C">
        <w:rPr>
          <w:rFonts w:ascii="Courier New" w:eastAsia="Courier New" w:hAnsi="Courier New" w:cs="Courier New"/>
          <w:sz w:val="20"/>
          <w:szCs w:val="20"/>
          <w:lang w:val="en-US"/>
        </w:rPr>
        <w:t xml:space="preserve">const string </w:t>
      </w:r>
      <w:hyperlink r:id="rId140" w:anchor="datetime.constants.rfc1036">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RFC1036</w:t>
        </w:r>
      </w:hyperlink>
      <w:r w:rsidRPr="000B333C">
        <w:rPr>
          <w:rFonts w:ascii="Courier New" w:eastAsia="Courier New" w:hAnsi="Courier New" w:cs="Courier New"/>
          <w:sz w:val="20"/>
          <w:szCs w:val="20"/>
          <w:lang w:val="en-US"/>
        </w:rPr>
        <w:t xml:space="preserve"> = "D, d M y H:i:s O";</w:t>
      </w:r>
    </w:p>
    <w:p w14:paraId="38619387"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69" w:name="_heading=h.yssddy5tbve4" w:colFirst="0" w:colLast="0"/>
      <w:bookmarkEnd w:id="69"/>
      <w:r w:rsidRPr="000B333C">
        <w:rPr>
          <w:rFonts w:ascii="Courier New" w:eastAsia="Courier New" w:hAnsi="Courier New" w:cs="Courier New"/>
          <w:sz w:val="20"/>
          <w:szCs w:val="20"/>
          <w:lang w:val="en-US"/>
        </w:rPr>
        <w:t xml:space="preserve">const string </w:t>
      </w:r>
      <w:hyperlink r:id="rId141" w:anchor="datetime.constants.rfc1123">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RFC1123</w:t>
        </w:r>
      </w:hyperlink>
      <w:r w:rsidRPr="000B333C">
        <w:rPr>
          <w:rFonts w:ascii="Courier New" w:eastAsia="Courier New" w:hAnsi="Courier New" w:cs="Courier New"/>
          <w:sz w:val="20"/>
          <w:szCs w:val="20"/>
          <w:lang w:val="en-US"/>
        </w:rPr>
        <w:t xml:space="preserve"> = "D, d M Y H:i:s O";</w:t>
      </w:r>
    </w:p>
    <w:p w14:paraId="12657AE9"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0" w:name="_heading=h.gnzk48kx68c8" w:colFirst="0" w:colLast="0"/>
      <w:bookmarkEnd w:id="70"/>
      <w:r w:rsidRPr="000B333C">
        <w:rPr>
          <w:rFonts w:ascii="Courier New" w:eastAsia="Courier New" w:hAnsi="Courier New" w:cs="Courier New"/>
          <w:sz w:val="20"/>
          <w:szCs w:val="20"/>
          <w:lang w:val="en-US"/>
        </w:rPr>
        <w:t xml:space="preserve">const string </w:t>
      </w:r>
      <w:hyperlink r:id="rId142" w:anchor="datetime.constants.rfc7231">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RFC7231</w:t>
        </w:r>
      </w:hyperlink>
      <w:r w:rsidRPr="000B333C">
        <w:rPr>
          <w:rFonts w:ascii="Courier New" w:eastAsia="Courier New" w:hAnsi="Courier New" w:cs="Courier New"/>
          <w:sz w:val="20"/>
          <w:szCs w:val="20"/>
          <w:lang w:val="en-US"/>
        </w:rPr>
        <w:t xml:space="preserve"> = "D, d M Y H:i:s \G\M\T";</w:t>
      </w:r>
    </w:p>
    <w:p w14:paraId="5A290074"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1" w:name="_heading=h.ac0nfb2czvsi" w:colFirst="0" w:colLast="0"/>
      <w:bookmarkEnd w:id="71"/>
      <w:r w:rsidRPr="000B333C">
        <w:rPr>
          <w:rFonts w:ascii="Courier New" w:eastAsia="Courier New" w:hAnsi="Courier New" w:cs="Courier New"/>
          <w:sz w:val="20"/>
          <w:szCs w:val="20"/>
          <w:lang w:val="en-US"/>
        </w:rPr>
        <w:t xml:space="preserve">const string </w:t>
      </w:r>
      <w:hyperlink r:id="rId143" w:anchor="datetime.constants.rfc2822">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RFC2822</w:t>
        </w:r>
      </w:hyperlink>
      <w:r w:rsidRPr="000B333C">
        <w:rPr>
          <w:rFonts w:ascii="Courier New" w:eastAsia="Courier New" w:hAnsi="Courier New" w:cs="Courier New"/>
          <w:sz w:val="20"/>
          <w:szCs w:val="20"/>
          <w:lang w:val="en-US"/>
        </w:rPr>
        <w:t xml:space="preserve"> = "D, d M Y H:i:s O";</w:t>
      </w:r>
    </w:p>
    <w:p w14:paraId="72034AB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2" w:name="_heading=h.7389crosrzlb" w:colFirst="0" w:colLast="0"/>
      <w:bookmarkEnd w:id="72"/>
      <w:r w:rsidRPr="000B333C">
        <w:rPr>
          <w:rFonts w:ascii="Courier New" w:eastAsia="Courier New" w:hAnsi="Courier New" w:cs="Courier New"/>
          <w:sz w:val="20"/>
          <w:szCs w:val="20"/>
          <w:lang w:val="en-US"/>
        </w:rPr>
        <w:t xml:space="preserve">const string </w:t>
      </w:r>
      <w:hyperlink r:id="rId144" w:anchor="datetime.constants.rfc3339">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RFC3339</w:t>
        </w:r>
      </w:hyperlink>
      <w:r w:rsidRPr="000B333C">
        <w:rPr>
          <w:rFonts w:ascii="Courier New" w:eastAsia="Courier New" w:hAnsi="Courier New" w:cs="Courier New"/>
          <w:sz w:val="20"/>
          <w:szCs w:val="20"/>
          <w:lang w:val="en-US"/>
        </w:rPr>
        <w:t xml:space="preserve"> = "Y-m-d\</w:t>
      </w:r>
      <w:proofErr w:type="spellStart"/>
      <w:r w:rsidRPr="000B333C">
        <w:rPr>
          <w:rFonts w:ascii="Courier New" w:eastAsia="Courier New" w:hAnsi="Courier New" w:cs="Courier New"/>
          <w:sz w:val="20"/>
          <w:szCs w:val="20"/>
          <w:lang w:val="en-US"/>
        </w:rPr>
        <w:t>TH:i:sP</w:t>
      </w:r>
      <w:proofErr w:type="spellEnd"/>
      <w:r w:rsidRPr="000B333C">
        <w:rPr>
          <w:rFonts w:ascii="Courier New" w:eastAsia="Courier New" w:hAnsi="Courier New" w:cs="Courier New"/>
          <w:sz w:val="20"/>
          <w:szCs w:val="20"/>
          <w:lang w:val="en-US"/>
        </w:rPr>
        <w:t>";</w:t>
      </w:r>
    </w:p>
    <w:p w14:paraId="03572462"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3" w:name="_heading=h.val10349jnzm" w:colFirst="0" w:colLast="0"/>
      <w:bookmarkEnd w:id="73"/>
      <w:r w:rsidRPr="000B333C">
        <w:rPr>
          <w:rFonts w:ascii="Courier New" w:eastAsia="Courier New" w:hAnsi="Courier New" w:cs="Courier New"/>
          <w:sz w:val="20"/>
          <w:szCs w:val="20"/>
          <w:lang w:val="en-US"/>
        </w:rPr>
        <w:t xml:space="preserve">const string </w:t>
      </w:r>
      <w:hyperlink r:id="rId145" w:anchor="datetime.constants.rfc3339_extended">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RFC3339_EXTENDED</w:t>
        </w:r>
      </w:hyperlink>
      <w:r w:rsidRPr="000B333C">
        <w:rPr>
          <w:rFonts w:ascii="Courier New" w:eastAsia="Courier New" w:hAnsi="Courier New" w:cs="Courier New"/>
          <w:sz w:val="20"/>
          <w:szCs w:val="20"/>
          <w:lang w:val="en-US"/>
        </w:rPr>
        <w:t xml:space="preserve"> = "Y-m-d\</w:t>
      </w:r>
      <w:proofErr w:type="spellStart"/>
      <w:r w:rsidRPr="000B333C">
        <w:rPr>
          <w:rFonts w:ascii="Courier New" w:eastAsia="Courier New" w:hAnsi="Courier New" w:cs="Courier New"/>
          <w:sz w:val="20"/>
          <w:szCs w:val="20"/>
          <w:lang w:val="en-US"/>
        </w:rPr>
        <w:t>TH:i:s.vP</w:t>
      </w:r>
      <w:proofErr w:type="spellEnd"/>
      <w:r w:rsidRPr="000B333C">
        <w:rPr>
          <w:rFonts w:ascii="Courier New" w:eastAsia="Courier New" w:hAnsi="Courier New" w:cs="Courier New"/>
          <w:sz w:val="20"/>
          <w:szCs w:val="20"/>
          <w:lang w:val="en-US"/>
        </w:rPr>
        <w:t>";</w:t>
      </w:r>
    </w:p>
    <w:p w14:paraId="411B707C"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4" w:name="_heading=h.eqosyum8j4iz" w:colFirst="0" w:colLast="0"/>
      <w:bookmarkEnd w:id="74"/>
      <w:r w:rsidRPr="000B333C">
        <w:rPr>
          <w:rFonts w:ascii="Courier New" w:eastAsia="Courier New" w:hAnsi="Courier New" w:cs="Courier New"/>
          <w:sz w:val="20"/>
          <w:szCs w:val="20"/>
          <w:lang w:val="en-US"/>
        </w:rPr>
        <w:t xml:space="preserve">const string </w:t>
      </w:r>
      <w:hyperlink r:id="rId146" w:anchor="datetime.constants.rss">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RSS</w:t>
        </w:r>
      </w:hyperlink>
      <w:r w:rsidRPr="000B333C">
        <w:rPr>
          <w:rFonts w:ascii="Courier New" w:eastAsia="Courier New" w:hAnsi="Courier New" w:cs="Courier New"/>
          <w:sz w:val="20"/>
          <w:szCs w:val="20"/>
          <w:lang w:val="en-US"/>
        </w:rPr>
        <w:t xml:space="preserve"> = "D, d M Y H:i:s O";</w:t>
      </w:r>
    </w:p>
    <w:p w14:paraId="54B71751"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5" w:name="_heading=h.l5dlk1ujuye3" w:colFirst="0" w:colLast="0"/>
      <w:bookmarkEnd w:id="75"/>
      <w:r w:rsidRPr="000B333C">
        <w:rPr>
          <w:rFonts w:ascii="Courier New" w:eastAsia="Courier New" w:hAnsi="Courier New" w:cs="Courier New"/>
          <w:sz w:val="20"/>
          <w:szCs w:val="20"/>
          <w:lang w:val="en-US"/>
        </w:rPr>
        <w:t xml:space="preserve">const string </w:t>
      </w:r>
      <w:hyperlink r:id="rId147" w:anchor="datetime.constants.w3c">
        <w:proofErr w:type="spellStart"/>
        <w:proofErr w:type="gramStart"/>
        <w:r w:rsidRPr="000B333C">
          <w:rPr>
            <w:rFonts w:ascii="Courier New" w:eastAsia="Courier New" w:hAnsi="Courier New" w:cs="Courier New"/>
            <w:sz w:val="20"/>
            <w:szCs w:val="20"/>
            <w:lang w:val="en-US"/>
          </w:rPr>
          <w:t>DateTimeInterface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W3C</w:t>
        </w:r>
      </w:hyperlink>
      <w:r w:rsidRPr="000B333C">
        <w:rPr>
          <w:rFonts w:ascii="Courier New" w:eastAsia="Courier New" w:hAnsi="Courier New" w:cs="Courier New"/>
          <w:sz w:val="20"/>
          <w:szCs w:val="20"/>
          <w:lang w:val="en-US"/>
        </w:rPr>
        <w:t xml:space="preserve"> = "Y-m-d\</w:t>
      </w:r>
      <w:proofErr w:type="spellStart"/>
      <w:r w:rsidRPr="000B333C">
        <w:rPr>
          <w:rFonts w:ascii="Courier New" w:eastAsia="Courier New" w:hAnsi="Courier New" w:cs="Courier New"/>
          <w:sz w:val="20"/>
          <w:szCs w:val="20"/>
          <w:lang w:val="en-US"/>
        </w:rPr>
        <w:t>TH:i:sP</w:t>
      </w:r>
      <w:proofErr w:type="spellEnd"/>
      <w:r w:rsidRPr="000B333C">
        <w:rPr>
          <w:rFonts w:ascii="Courier New" w:eastAsia="Courier New" w:hAnsi="Courier New" w:cs="Courier New"/>
          <w:sz w:val="20"/>
          <w:szCs w:val="20"/>
          <w:lang w:val="en-US"/>
        </w:rPr>
        <w:t>";</w:t>
      </w:r>
    </w:p>
    <w:p w14:paraId="0F066934"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6" w:name="_heading=h.re7zci42k2v8" w:colFirst="0" w:colLast="0"/>
      <w:bookmarkEnd w:id="76"/>
      <w:r w:rsidRPr="000B333C">
        <w:rPr>
          <w:rFonts w:ascii="Courier New" w:eastAsia="Courier New" w:hAnsi="Courier New" w:cs="Courier New"/>
          <w:sz w:val="20"/>
          <w:szCs w:val="20"/>
          <w:lang w:val="en-US"/>
        </w:rPr>
        <w:t xml:space="preserve">/* </w:t>
      </w:r>
      <w:r>
        <w:rPr>
          <w:rFonts w:ascii="Courier New" w:eastAsia="Courier New" w:hAnsi="Courier New" w:cs="Courier New"/>
          <w:sz w:val="20"/>
          <w:szCs w:val="20"/>
        </w:rPr>
        <w:t>Методы</w:t>
      </w:r>
      <w:r w:rsidRPr="000B333C">
        <w:rPr>
          <w:rFonts w:ascii="Courier New" w:eastAsia="Courier New" w:hAnsi="Courier New" w:cs="Courier New"/>
          <w:sz w:val="20"/>
          <w:szCs w:val="20"/>
          <w:lang w:val="en-US"/>
        </w:rPr>
        <w:t xml:space="preserve"> */</w:t>
      </w:r>
    </w:p>
    <w:p w14:paraId="03FE9D27" w14:textId="77777777" w:rsidR="000D5ACC" w:rsidRPr="00666B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7" w:name="_heading=h.7jzk65o3zwg6" w:colFirst="0" w:colLast="0"/>
      <w:bookmarkEnd w:id="77"/>
      <w:r w:rsidRPr="000B333C">
        <w:rPr>
          <w:rFonts w:ascii="Courier New" w:eastAsia="Courier New" w:hAnsi="Courier New" w:cs="Courier New"/>
          <w:sz w:val="20"/>
          <w:szCs w:val="20"/>
          <w:lang w:val="en-US"/>
        </w:rPr>
        <w:t xml:space="preserve">public </w:t>
      </w:r>
      <w:hyperlink r:id="rId148">
        <w:r w:rsidRPr="000B333C">
          <w:rPr>
            <w:rFonts w:ascii="Courier New" w:eastAsia="Courier New" w:hAnsi="Courier New" w:cs="Courier New"/>
            <w:sz w:val="20"/>
            <w:szCs w:val="20"/>
            <w:lang w:val="en-US"/>
          </w:rPr>
          <w:t>__construct</w:t>
        </w:r>
      </w:hyperlink>
      <w:r w:rsidRPr="000B333C">
        <w:rPr>
          <w:rFonts w:ascii="Courier New" w:eastAsia="Courier New" w:hAnsi="Courier New" w:cs="Courier New"/>
          <w:sz w:val="20"/>
          <w:szCs w:val="20"/>
          <w:lang w:val="en-US"/>
        </w:rPr>
        <w:t>(string $datetime = "now", ?</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666B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666B3C">
        <w:rPr>
          <w:rFonts w:ascii="Courier New" w:eastAsia="Courier New" w:hAnsi="Courier New" w:cs="Courier New"/>
          <w:sz w:val="20"/>
          <w:szCs w:val="20"/>
          <w:lang w:val="en-US"/>
        </w:rPr>
        <w:t xml:space="preserve"> $</w:t>
      </w:r>
      <w:proofErr w:type="spellStart"/>
      <w:r w:rsidRPr="00666B3C">
        <w:rPr>
          <w:rFonts w:ascii="Courier New" w:eastAsia="Courier New" w:hAnsi="Courier New" w:cs="Courier New"/>
          <w:sz w:val="20"/>
          <w:szCs w:val="20"/>
          <w:lang w:val="en-US"/>
        </w:rPr>
        <w:t>timezone</w:t>
      </w:r>
      <w:proofErr w:type="spellEnd"/>
      <w:r w:rsidRPr="00666B3C">
        <w:rPr>
          <w:rFonts w:ascii="Courier New" w:eastAsia="Courier New" w:hAnsi="Courier New" w:cs="Courier New"/>
          <w:sz w:val="20"/>
          <w:szCs w:val="20"/>
          <w:lang w:val="en-US"/>
        </w:rPr>
        <w:t xml:space="preserve"> = null)</w:t>
      </w:r>
    </w:p>
    <w:p w14:paraId="59DF898E"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8" w:name="_heading=h.ntq5pravxvwp" w:colFirst="0" w:colLast="0"/>
      <w:bookmarkEnd w:id="78"/>
      <w:r w:rsidRPr="000B333C">
        <w:rPr>
          <w:rFonts w:ascii="Courier New" w:eastAsia="Courier New" w:hAnsi="Courier New" w:cs="Courier New"/>
          <w:sz w:val="20"/>
          <w:szCs w:val="20"/>
          <w:lang w:val="en-US"/>
        </w:rPr>
        <w:t xml:space="preserve">public </w:t>
      </w:r>
      <w:hyperlink r:id="rId149">
        <w:r w:rsidRPr="000B333C">
          <w:rPr>
            <w:rFonts w:ascii="Courier New" w:eastAsia="Courier New" w:hAnsi="Courier New" w:cs="Courier New"/>
            <w:sz w:val="20"/>
            <w:szCs w:val="20"/>
            <w:lang w:val="en-US"/>
          </w:rPr>
          <w:t>add</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"https://www.php.net/manual/ru/class.dateinterval.php"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DateInterval</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$interval): </w:t>
      </w:r>
      <w:hyperlink r:id="rId150">
        <w:proofErr w:type="spellStart"/>
        <w:r w:rsidRPr="000B333C">
          <w:rPr>
            <w:rFonts w:ascii="Courier New" w:eastAsia="Courier New" w:hAnsi="Courier New" w:cs="Courier New"/>
            <w:sz w:val="20"/>
            <w:szCs w:val="20"/>
            <w:lang w:val="en-US"/>
          </w:rPr>
          <w:t>DateTimeImmutable</w:t>
        </w:r>
        <w:proofErr w:type="spellEnd"/>
      </w:hyperlink>
    </w:p>
    <w:p w14:paraId="6FACE2C0" w14:textId="77777777" w:rsidR="000D5ACC" w:rsidRPr="00666B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79" w:name="_heading=h.norxj02p46t3" w:colFirst="0" w:colLast="0"/>
      <w:bookmarkEnd w:id="79"/>
      <w:r w:rsidRPr="000B333C">
        <w:rPr>
          <w:rFonts w:ascii="Courier New" w:eastAsia="Courier New" w:hAnsi="Courier New" w:cs="Courier New"/>
          <w:sz w:val="20"/>
          <w:szCs w:val="20"/>
          <w:lang w:val="en-US"/>
        </w:rPr>
        <w:t xml:space="preserve">public static </w:t>
      </w:r>
      <w:hyperlink r:id="rId151">
        <w:proofErr w:type="spellStart"/>
        <w:r w:rsidRPr="000B333C">
          <w:rPr>
            <w:rFonts w:ascii="Courier New" w:eastAsia="Courier New" w:hAnsi="Courier New" w:cs="Courier New"/>
            <w:sz w:val="20"/>
            <w:szCs w:val="20"/>
            <w:lang w:val="en-US"/>
          </w:rPr>
          <w:t>createFromFormat</w:t>
        </w:r>
        <w:proofErr w:type="spellEnd"/>
      </w:hyperlink>
      <w:r w:rsidRPr="000B333C">
        <w:rPr>
          <w:rFonts w:ascii="Courier New" w:eastAsia="Courier New" w:hAnsi="Courier New" w:cs="Courier New"/>
          <w:sz w:val="20"/>
          <w:szCs w:val="20"/>
          <w:lang w:val="en-US"/>
        </w:rPr>
        <w:t>(string $format, string $datetime, ?</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666B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666B3C">
        <w:rPr>
          <w:rFonts w:ascii="Courier New" w:eastAsia="Courier New" w:hAnsi="Courier New" w:cs="Courier New"/>
          <w:sz w:val="20"/>
          <w:szCs w:val="20"/>
          <w:lang w:val="en-US"/>
        </w:rPr>
        <w:t xml:space="preserve"> $</w:t>
      </w:r>
      <w:proofErr w:type="spellStart"/>
      <w:r w:rsidRPr="00666B3C">
        <w:rPr>
          <w:rFonts w:ascii="Courier New" w:eastAsia="Courier New" w:hAnsi="Courier New" w:cs="Courier New"/>
          <w:sz w:val="20"/>
          <w:szCs w:val="20"/>
          <w:lang w:val="en-US"/>
        </w:rPr>
        <w:t>timezone</w:t>
      </w:r>
      <w:proofErr w:type="spellEnd"/>
      <w:r w:rsidRPr="00666B3C">
        <w:rPr>
          <w:rFonts w:ascii="Courier New" w:eastAsia="Courier New" w:hAnsi="Courier New" w:cs="Courier New"/>
          <w:sz w:val="20"/>
          <w:szCs w:val="20"/>
          <w:lang w:val="en-US"/>
        </w:rPr>
        <w:t xml:space="preserve"> = null): </w:t>
      </w:r>
      <w:hyperlink r:id="rId152">
        <w:proofErr w:type="spellStart"/>
        <w:r w:rsidRPr="00666B3C">
          <w:rPr>
            <w:rFonts w:ascii="Courier New" w:eastAsia="Courier New" w:hAnsi="Courier New" w:cs="Courier New"/>
            <w:sz w:val="20"/>
            <w:szCs w:val="20"/>
            <w:lang w:val="en-US"/>
          </w:rPr>
          <w:t>DateTimeImmutable</w:t>
        </w:r>
      </w:hyperlink>
      <w:r w:rsidRPr="00666B3C">
        <w:rPr>
          <w:rFonts w:ascii="Courier New" w:eastAsia="Courier New" w:hAnsi="Courier New" w:cs="Courier New"/>
          <w:sz w:val="20"/>
          <w:szCs w:val="20"/>
          <w:lang w:val="en-US"/>
        </w:rPr>
        <w:t>|false</w:t>
      </w:r>
      <w:proofErr w:type="spellEnd"/>
    </w:p>
    <w:p w14:paraId="5683DB9B"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0" w:name="_heading=h.tqkspo135yrm" w:colFirst="0" w:colLast="0"/>
      <w:bookmarkEnd w:id="80"/>
      <w:r w:rsidRPr="000B333C">
        <w:rPr>
          <w:rFonts w:ascii="Courier New" w:eastAsia="Courier New" w:hAnsi="Courier New" w:cs="Courier New"/>
          <w:sz w:val="20"/>
          <w:szCs w:val="20"/>
          <w:lang w:val="en-US"/>
        </w:rPr>
        <w:t xml:space="preserve">public static </w:t>
      </w:r>
      <w:hyperlink r:id="rId153">
        <w:proofErr w:type="spellStart"/>
        <w:r w:rsidRPr="000B333C">
          <w:rPr>
            <w:rFonts w:ascii="Courier New" w:eastAsia="Courier New" w:hAnsi="Courier New" w:cs="Courier New"/>
            <w:sz w:val="20"/>
            <w:szCs w:val="20"/>
            <w:lang w:val="en-US"/>
          </w:rPr>
          <w:t>createFromInterface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"https://www.php.net/manual/ru/class.datetimeinterface.php"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DateTimeInterface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$object): </w:t>
      </w:r>
      <w:hyperlink r:id="rId154">
        <w:proofErr w:type="spellStart"/>
        <w:r w:rsidRPr="000B333C">
          <w:rPr>
            <w:rFonts w:ascii="Courier New" w:eastAsia="Courier New" w:hAnsi="Courier New" w:cs="Courier New"/>
            <w:sz w:val="20"/>
            <w:szCs w:val="20"/>
            <w:lang w:val="en-US"/>
          </w:rPr>
          <w:t>DateTimeImmutable</w:t>
        </w:r>
        <w:proofErr w:type="spellEnd"/>
      </w:hyperlink>
    </w:p>
    <w:p w14:paraId="1B8CACE4"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1" w:name="_heading=h.aruoq7fiowbo" w:colFirst="0" w:colLast="0"/>
      <w:bookmarkEnd w:id="81"/>
      <w:r w:rsidRPr="000B333C">
        <w:rPr>
          <w:rFonts w:ascii="Courier New" w:eastAsia="Courier New" w:hAnsi="Courier New" w:cs="Courier New"/>
          <w:sz w:val="20"/>
          <w:szCs w:val="20"/>
          <w:lang w:val="en-US"/>
        </w:rPr>
        <w:t xml:space="preserve">public static </w:t>
      </w:r>
      <w:hyperlink r:id="rId155">
        <w:proofErr w:type="spellStart"/>
        <w:r w:rsidRPr="000B333C">
          <w:rPr>
            <w:rFonts w:ascii="Courier New" w:eastAsia="Courier New" w:hAnsi="Courier New" w:cs="Courier New"/>
            <w:sz w:val="20"/>
            <w:szCs w:val="20"/>
            <w:lang w:val="en-US"/>
          </w:rPr>
          <w:t>createFromMutable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$object): </w:t>
      </w:r>
      <w:hyperlink r:id="rId156">
        <w:proofErr w:type="spellStart"/>
        <w:r w:rsidRPr="000B333C">
          <w:rPr>
            <w:rFonts w:ascii="Courier New" w:eastAsia="Courier New" w:hAnsi="Courier New" w:cs="Courier New"/>
            <w:sz w:val="20"/>
            <w:szCs w:val="20"/>
            <w:lang w:val="en-US"/>
          </w:rPr>
          <w:t>DateTimeImmutable</w:t>
        </w:r>
        <w:proofErr w:type="spellEnd"/>
      </w:hyperlink>
    </w:p>
    <w:p w14:paraId="7ED169A9"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2" w:name="_heading=h.ktnhqfrgjohp" w:colFirst="0" w:colLast="0"/>
      <w:bookmarkEnd w:id="82"/>
      <w:r w:rsidRPr="000B333C">
        <w:rPr>
          <w:rFonts w:ascii="Courier New" w:eastAsia="Courier New" w:hAnsi="Courier New" w:cs="Courier New"/>
          <w:sz w:val="20"/>
          <w:szCs w:val="20"/>
          <w:lang w:val="en-US"/>
        </w:rPr>
        <w:t xml:space="preserve">public static </w:t>
      </w:r>
      <w:hyperlink r:id="rId157">
        <w:proofErr w:type="spellStart"/>
        <w:r w:rsidRPr="000B333C">
          <w:rPr>
            <w:rFonts w:ascii="Courier New" w:eastAsia="Courier New" w:hAnsi="Courier New" w:cs="Courier New"/>
            <w:sz w:val="20"/>
            <w:szCs w:val="20"/>
            <w:lang w:val="en-US"/>
          </w:rPr>
          <w:t>getLastErrors</w:t>
        </w:r>
        <w:proofErr w:type="spellEnd"/>
      </w:hyperlink>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array|false</w:t>
      </w:r>
      <w:proofErr w:type="spellEnd"/>
    </w:p>
    <w:p w14:paraId="42CF797F"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3" w:name="_heading=h.feagweognp96" w:colFirst="0" w:colLast="0"/>
      <w:bookmarkEnd w:id="83"/>
      <w:r w:rsidRPr="000B333C">
        <w:rPr>
          <w:rFonts w:ascii="Courier New" w:eastAsia="Courier New" w:hAnsi="Courier New" w:cs="Courier New"/>
          <w:sz w:val="20"/>
          <w:szCs w:val="20"/>
          <w:lang w:val="en-US"/>
        </w:rPr>
        <w:t xml:space="preserve">public </w:t>
      </w:r>
      <w:hyperlink r:id="rId158">
        <w:r w:rsidRPr="000B333C">
          <w:rPr>
            <w:rFonts w:ascii="Courier New" w:eastAsia="Courier New" w:hAnsi="Courier New" w:cs="Courier New"/>
            <w:sz w:val="20"/>
            <w:szCs w:val="20"/>
            <w:lang w:val="en-US"/>
          </w:rPr>
          <w:t>modify</w:t>
        </w:r>
      </w:hyperlink>
      <w:r w:rsidRPr="000B333C">
        <w:rPr>
          <w:rFonts w:ascii="Courier New" w:eastAsia="Courier New" w:hAnsi="Courier New" w:cs="Courier New"/>
          <w:sz w:val="20"/>
          <w:szCs w:val="20"/>
          <w:lang w:val="en-US"/>
        </w:rPr>
        <w:t xml:space="preserve">(string $modifier): </w:t>
      </w:r>
      <w:hyperlink r:id="rId159">
        <w:proofErr w:type="spellStart"/>
        <w:r w:rsidRPr="000B333C">
          <w:rPr>
            <w:rFonts w:ascii="Courier New" w:eastAsia="Courier New" w:hAnsi="Courier New" w:cs="Courier New"/>
            <w:sz w:val="20"/>
            <w:szCs w:val="20"/>
            <w:lang w:val="en-US"/>
          </w:rPr>
          <w:t>DateTimeImmutable</w:t>
        </w:r>
      </w:hyperlink>
      <w:r w:rsidRPr="000B333C">
        <w:rPr>
          <w:rFonts w:ascii="Courier New" w:eastAsia="Courier New" w:hAnsi="Courier New" w:cs="Courier New"/>
          <w:sz w:val="20"/>
          <w:szCs w:val="20"/>
          <w:lang w:val="en-US"/>
        </w:rPr>
        <w:t>|false</w:t>
      </w:r>
      <w:proofErr w:type="spellEnd"/>
    </w:p>
    <w:p w14:paraId="2C74D5C7"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4" w:name="_heading=h.aa0c6flx4x5x" w:colFirst="0" w:colLast="0"/>
      <w:bookmarkEnd w:id="84"/>
      <w:r w:rsidRPr="000B333C">
        <w:rPr>
          <w:rFonts w:ascii="Courier New" w:eastAsia="Courier New" w:hAnsi="Courier New" w:cs="Courier New"/>
          <w:sz w:val="20"/>
          <w:szCs w:val="20"/>
          <w:lang w:val="en-US"/>
        </w:rPr>
        <w:t xml:space="preserve">public static </w:t>
      </w:r>
      <w:hyperlink r:id="rId160">
        <w:r w:rsidRPr="000B333C">
          <w:rPr>
            <w:rFonts w:ascii="Courier New" w:eastAsia="Courier New" w:hAnsi="Courier New" w:cs="Courier New"/>
            <w:sz w:val="20"/>
            <w:szCs w:val="20"/>
            <w:lang w:val="en-US"/>
          </w:rPr>
          <w:t>__</w:t>
        </w:r>
        <w:proofErr w:type="spellStart"/>
        <w:r w:rsidRPr="000B333C">
          <w:rPr>
            <w:rFonts w:ascii="Courier New" w:eastAsia="Courier New" w:hAnsi="Courier New" w:cs="Courier New"/>
            <w:sz w:val="20"/>
            <w:szCs w:val="20"/>
            <w:lang w:val="en-US"/>
          </w:rPr>
          <w:t>set_state</w:t>
        </w:r>
        <w:proofErr w:type="spellEnd"/>
      </w:hyperlink>
      <w:r w:rsidRPr="000B333C">
        <w:rPr>
          <w:rFonts w:ascii="Courier New" w:eastAsia="Courier New" w:hAnsi="Courier New" w:cs="Courier New"/>
          <w:sz w:val="20"/>
          <w:szCs w:val="20"/>
          <w:lang w:val="en-US"/>
        </w:rPr>
        <w:t xml:space="preserve">(array $array): </w:t>
      </w:r>
      <w:hyperlink r:id="rId161">
        <w:proofErr w:type="spellStart"/>
        <w:r w:rsidRPr="000B333C">
          <w:rPr>
            <w:rFonts w:ascii="Courier New" w:eastAsia="Courier New" w:hAnsi="Courier New" w:cs="Courier New"/>
            <w:sz w:val="20"/>
            <w:szCs w:val="20"/>
            <w:lang w:val="en-US"/>
          </w:rPr>
          <w:t>DateTimeImmutable</w:t>
        </w:r>
        <w:proofErr w:type="spellEnd"/>
      </w:hyperlink>
    </w:p>
    <w:p w14:paraId="193A0890"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5" w:name="_heading=h.wqj9xobdkhpi" w:colFirst="0" w:colLast="0"/>
      <w:bookmarkEnd w:id="85"/>
      <w:r w:rsidRPr="000B333C">
        <w:rPr>
          <w:rFonts w:ascii="Courier New" w:eastAsia="Courier New" w:hAnsi="Courier New" w:cs="Courier New"/>
          <w:sz w:val="20"/>
          <w:szCs w:val="20"/>
          <w:lang w:val="en-US"/>
        </w:rPr>
        <w:t xml:space="preserve">public </w:t>
      </w:r>
      <w:hyperlink r:id="rId162">
        <w:proofErr w:type="spellStart"/>
        <w:r w:rsidRPr="000B333C">
          <w:rPr>
            <w:rFonts w:ascii="Courier New" w:eastAsia="Courier New" w:hAnsi="Courier New" w:cs="Courier New"/>
            <w:sz w:val="20"/>
            <w:szCs w:val="20"/>
            <w:lang w:val="en-US"/>
          </w:rPr>
          <w:t>setDate</w:t>
        </w:r>
        <w:proofErr w:type="spellEnd"/>
      </w:hyperlink>
      <w:r w:rsidRPr="000B333C">
        <w:rPr>
          <w:rFonts w:ascii="Courier New" w:eastAsia="Courier New" w:hAnsi="Courier New" w:cs="Courier New"/>
          <w:sz w:val="20"/>
          <w:szCs w:val="20"/>
          <w:lang w:val="en-US"/>
        </w:rPr>
        <w:t xml:space="preserve">(int $year, int $month, int $day): </w:t>
      </w:r>
      <w:hyperlink r:id="rId163">
        <w:proofErr w:type="spellStart"/>
        <w:r w:rsidRPr="000B333C">
          <w:rPr>
            <w:rFonts w:ascii="Courier New" w:eastAsia="Courier New" w:hAnsi="Courier New" w:cs="Courier New"/>
            <w:sz w:val="20"/>
            <w:szCs w:val="20"/>
            <w:lang w:val="en-US"/>
          </w:rPr>
          <w:t>DateTimeImmutable</w:t>
        </w:r>
        <w:proofErr w:type="spellEnd"/>
      </w:hyperlink>
    </w:p>
    <w:p w14:paraId="62674AE9"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6" w:name="_heading=h.ebymlpe3nefl" w:colFirst="0" w:colLast="0"/>
      <w:bookmarkEnd w:id="86"/>
      <w:r w:rsidRPr="000B333C">
        <w:rPr>
          <w:rFonts w:ascii="Courier New" w:eastAsia="Courier New" w:hAnsi="Courier New" w:cs="Courier New"/>
          <w:sz w:val="20"/>
          <w:szCs w:val="20"/>
          <w:lang w:val="en-US"/>
        </w:rPr>
        <w:t xml:space="preserve">public </w:t>
      </w:r>
      <w:hyperlink r:id="rId164">
        <w:proofErr w:type="spellStart"/>
        <w:r w:rsidRPr="000B333C">
          <w:rPr>
            <w:rFonts w:ascii="Courier New" w:eastAsia="Courier New" w:hAnsi="Courier New" w:cs="Courier New"/>
            <w:sz w:val="20"/>
            <w:szCs w:val="20"/>
            <w:lang w:val="en-US"/>
          </w:rPr>
          <w:t>setISODate</w:t>
        </w:r>
        <w:proofErr w:type="spellEnd"/>
      </w:hyperlink>
      <w:r w:rsidRPr="000B333C">
        <w:rPr>
          <w:rFonts w:ascii="Courier New" w:eastAsia="Courier New" w:hAnsi="Courier New" w:cs="Courier New"/>
          <w:sz w:val="20"/>
          <w:szCs w:val="20"/>
          <w:lang w:val="en-US"/>
        </w:rPr>
        <w:t>(int $year, int $week, int $</w:t>
      </w:r>
      <w:proofErr w:type="spellStart"/>
      <w:r w:rsidRPr="000B333C">
        <w:rPr>
          <w:rFonts w:ascii="Courier New" w:eastAsia="Courier New" w:hAnsi="Courier New" w:cs="Courier New"/>
          <w:sz w:val="20"/>
          <w:szCs w:val="20"/>
          <w:lang w:val="en-US"/>
        </w:rPr>
        <w:t>dayOfWeek</w:t>
      </w:r>
      <w:proofErr w:type="spellEnd"/>
      <w:r w:rsidRPr="000B333C">
        <w:rPr>
          <w:rFonts w:ascii="Courier New" w:eastAsia="Courier New" w:hAnsi="Courier New" w:cs="Courier New"/>
          <w:sz w:val="20"/>
          <w:szCs w:val="20"/>
          <w:lang w:val="en-US"/>
        </w:rPr>
        <w:t xml:space="preserve"> = 1): </w:t>
      </w:r>
      <w:hyperlink r:id="rId165">
        <w:proofErr w:type="spellStart"/>
        <w:r w:rsidRPr="000B333C">
          <w:rPr>
            <w:rFonts w:ascii="Courier New" w:eastAsia="Courier New" w:hAnsi="Courier New" w:cs="Courier New"/>
            <w:sz w:val="20"/>
            <w:szCs w:val="20"/>
            <w:lang w:val="en-US"/>
          </w:rPr>
          <w:t>DateTimeImmutable</w:t>
        </w:r>
        <w:proofErr w:type="spellEnd"/>
      </w:hyperlink>
    </w:p>
    <w:p w14:paraId="2FB1BB3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7" w:name="_heading=h.idbf79c9epff" w:colFirst="0" w:colLast="0"/>
      <w:bookmarkEnd w:id="87"/>
      <w:r w:rsidRPr="000B333C">
        <w:rPr>
          <w:rFonts w:ascii="Courier New" w:eastAsia="Courier New" w:hAnsi="Courier New" w:cs="Courier New"/>
          <w:sz w:val="20"/>
          <w:szCs w:val="20"/>
          <w:lang w:val="en-US"/>
        </w:rPr>
        <w:t xml:space="preserve">public </w:t>
      </w:r>
      <w:hyperlink r:id="rId166">
        <w:proofErr w:type="spellStart"/>
        <w:r w:rsidRPr="000B333C">
          <w:rPr>
            <w:rFonts w:ascii="Courier New" w:eastAsia="Courier New" w:hAnsi="Courier New" w:cs="Courier New"/>
            <w:sz w:val="20"/>
            <w:szCs w:val="20"/>
            <w:lang w:val="en-US"/>
          </w:rPr>
          <w:t>setTime</w:t>
        </w:r>
        <w:proofErr w:type="spellEnd"/>
      </w:hyperlink>
      <w:r w:rsidRPr="000B333C">
        <w:rPr>
          <w:rFonts w:ascii="Courier New" w:eastAsia="Courier New" w:hAnsi="Courier New" w:cs="Courier New"/>
          <w:sz w:val="20"/>
          <w:szCs w:val="20"/>
          <w:lang w:val="en-US"/>
        </w:rPr>
        <w:t>(</w:t>
      </w:r>
    </w:p>
    <w:p w14:paraId="5068F0E5"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8" w:name="_heading=h.esf43p473z5a" w:colFirst="0" w:colLast="0"/>
      <w:bookmarkEnd w:id="88"/>
      <w:r w:rsidRPr="000B333C">
        <w:rPr>
          <w:rFonts w:ascii="Courier New" w:eastAsia="Courier New" w:hAnsi="Courier New" w:cs="Courier New"/>
          <w:sz w:val="20"/>
          <w:szCs w:val="20"/>
          <w:lang w:val="en-US"/>
        </w:rPr>
        <w:t xml:space="preserve">    int $hour,</w:t>
      </w:r>
    </w:p>
    <w:p w14:paraId="64EE63F2"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89" w:name="_heading=h.wxr8oaw3u7iu" w:colFirst="0" w:colLast="0"/>
      <w:bookmarkEnd w:id="89"/>
      <w:r w:rsidRPr="000B333C">
        <w:rPr>
          <w:rFonts w:ascii="Courier New" w:eastAsia="Courier New" w:hAnsi="Courier New" w:cs="Courier New"/>
          <w:sz w:val="20"/>
          <w:szCs w:val="20"/>
          <w:lang w:val="en-US"/>
        </w:rPr>
        <w:t xml:space="preserve">    int $minute,</w:t>
      </w:r>
    </w:p>
    <w:p w14:paraId="287D2431"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0" w:name="_heading=h.hfeyisnjtm0h" w:colFirst="0" w:colLast="0"/>
      <w:bookmarkEnd w:id="90"/>
      <w:r w:rsidRPr="000B333C">
        <w:rPr>
          <w:rFonts w:ascii="Courier New" w:eastAsia="Courier New" w:hAnsi="Courier New" w:cs="Courier New"/>
          <w:sz w:val="20"/>
          <w:szCs w:val="20"/>
          <w:lang w:val="en-US"/>
        </w:rPr>
        <w:t xml:space="preserve">    int $second = 0,</w:t>
      </w:r>
    </w:p>
    <w:p w14:paraId="63E22724"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1" w:name="_heading=h.hij4wpmxsttd" w:colFirst="0" w:colLast="0"/>
      <w:bookmarkEnd w:id="91"/>
      <w:r w:rsidRPr="000B333C">
        <w:rPr>
          <w:rFonts w:ascii="Courier New" w:eastAsia="Courier New" w:hAnsi="Courier New" w:cs="Courier New"/>
          <w:sz w:val="20"/>
          <w:szCs w:val="20"/>
          <w:lang w:val="en-US"/>
        </w:rPr>
        <w:t xml:space="preserve">    int $microsecond = 0</w:t>
      </w:r>
    </w:p>
    <w:p w14:paraId="76048AE2"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2" w:name="_heading=h.29knp4wtuyfu" w:colFirst="0" w:colLast="0"/>
      <w:bookmarkEnd w:id="92"/>
      <w:r w:rsidRPr="000B333C">
        <w:rPr>
          <w:rFonts w:ascii="Courier New" w:eastAsia="Courier New" w:hAnsi="Courier New" w:cs="Courier New"/>
          <w:sz w:val="20"/>
          <w:szCs w:val="20"/>
          <w:lang w:val="en-US"/>
        </w:rPr>
        <w:t xml:space="preserve">): </w:t>
      </w:r>
      <w:hyperlink r:id="rId167">
        <w:proofErr w:type="spellStart"/>
        <w:r w:rsidRPr="000B333C">
          <w:rPr>
            <w:rFonts w:ascii="Courier New" w:eastAsia="Courier New" w:hAnsi="Courier New" w:cs="Courier New"/>
            <w:sz w:val="20"/>
            <w:szCs w:val="20"/>
            <w:lang w:val="en-US"/>
          </w:rPr>
          <w:t>DateTimeImmutable</w:t>
        </w:r>
        <w:proofErr w:type="spellEnd"/>
      </w:hyperlink>
    </w:p>
    <w:p w14:paraId="2750F524"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3" w:name="_heading=h.u1ej2v9fvpis" w:colFirst="0" w:colLast="0"/>
      <w:bookmarkEnd w:id="93"/>
      <w:r w:rsidRPr="000B333C">
        <w:rPr>
          <w:rFonts w:ascii="Courier New" w:eastAsia="Courier New" w:hAnsi="Courier New" w:cs="Courier New"/>
          <w:sz w:val="20"/>
          <w:szCs w:val="20"/>
          <w:lang w:val="en-US"/>
        </w:rPr>
        <w:t xml:space="preserve">public </w:t>
      </w:r>
      <w:hyperlink r:id="rId168">
        <w:proofErr w:type="spellStart"/>
        <w:r w:rsidRPr="000B333C">
          <w:rPr>
            <w:rFonts w:ascii="Courier New" w:eastAsia="Courier New" w:hAnsi="Courier New" w:cs="Courier New"/>
            <w:sz w:val="20"/>
            <w:szCs w:val="20"/>
            <w:lang w:val="en-US"/>
          </w:rPr>
          <w:t>setTimestamp</w:t>
        </w:r>
        <w:proofErr w:type="spellEnd"/>
      </w:hyperlink>
      <w:r w:rsidRPr="000B333C">
        <w:rPr>
          <w:rFonts w:ascii="Courier New" w:eastAsia="Courier New" w:hAnsi="Courier New" w:cs="Courier New"/>
          <w:sz w:val="20"/>
          <w:szCs w:val="20"/>
          <w:lang w:val="en-US"/>
        </w:rPr>
        <w:t xml:space="preserve">(int $timestamp): </w:t>
      </w:r>
      <w:hyperlink r:id="rId169">
        <w:proofErr w:type="spellStart"/>
        <w:r w:rsidRPr="000B333C">
          <w:rPr>
            <w:rFonts w:ascii="Courier New" w:eastAsia="Courier New" w:hAnsi="Courier New" w:cs="Courier New"/>
            <w:sz w:val="20"/>
            <w:szCs w:val="20"/>
            <w:lang w:val="en-US"/>
          </w:rPr>
          <w:t>DateTimeImmutable</w:t>
        </w:r>
        <w:proofErr w:type="spellEnd"/>
      </w:hyperlink>
    </w:p>
    <w:p w14:paraId="67D9356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4" w:name="_heading=h.qz31wtlgcazc" w:colFirst="0" w:colLast="0"/>
      <w:bookmarkEnd w:id="94"/>
      <w:r w:rsidRPr="000B333C">
        <w:rPr>
          <w:rFonts w:ascii="Courier New" w:eastAsia="Courier New" w:hAnsi="Courier New" w:cs="Courier New"/>
          <w:sz w:val="20"/>
          <w:szCs w:val="20"/>
          <w:lang w:val="en-US"/>
        </w:rPr>
        <w:t xml:space="preserve">public </w:t>
      </w:r>
      <w:hyperlink r:id="rId170">
        <w:proofErr w:type="spellStart"/>
        <w:r w:rsidRPr="000B333C">
          <w:rPr>
            <w:rFonts w:ascii="Courier New" w:eastAsia="Courier New" w:hAnsi="Courier New" w:cs="Courier New"/>
            <w:sz w:val="20"/>
            <w:szCs w:val="20"/>
            <w:lang w:val="en-US"/>
          </w:rPr>
          <w:t>setTimezone</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"https://www.php.net/manual/ru/class.datetimezone.php"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DateTimeZone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timezone</w:t>
      </w:r>
      <w:proofErr w:type="spellEnd"/>
      <w:r w:rsidRPr="000B333C">
        <w:rPr>
          <w:rFonts w:ascii="Courier New" w:eastAsia="Courier New" w:hAnsi="Courier New" w:cs="Courier New"/>
          <w:sz w:val="20"/>
          <w:szCs w:val="20"/>
          <w:lang w:val="en-US"/>
        </w:rPr>
        <w:t xml:space="preserve">): </w:t>
      </w:r>
      <w:hyperlink r:id="rId171">
        <w:proofErr w:type="spellStart"/>
        <w:r w:rsidRPr="000B333C">
          <w:rPr>
            <w:rFonts w:ascii="Courier New" w:eastAsia="Courier New" w:hAnsi="Courier New" w:cs="Courier New"/>
            <w:sz w:val="20"/>
            <w:szCs w:val="20"/>
            <w:lang w:val="en-US"/>
          </w:rPr>
          <w:t>DateTimeImmutable</w:t>
        </w:r>
        <w:proofErr w:type="spellEnd"/>
      </w:hyperlink>
    </w:p>
    <w:p w14:paraId="12E37E27"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5" w:name="_heading=h.1or6ufgcu2xz" w:colFirst="0" w:colLast="0"/>
      <w:bookmarkEnd w:id="95"/>
      <w:r w:rsidRPr="000B333C">
        <w:rPr>
          <w:rFonts w:ascii="Courier New" w:eastAsia="Courier New" w:hAnsi="Courier New" w:cs="Courier New"/>
          <w:sz w:val="20"/>
          <w:szCs w:val="20"/>
          <w:lang w:val="en-US"/>
        </w:rPr>
        <w:t xml:space="preserve">public </w:t>
      </w:r>
      <w:hyperlink r:id="rId172">
        <w:r w:rsidRPr="000B333C">
          <w:rPr>
            <w:rFonts w:ascii="Courier New" w:eastAsia="Courier New" w:hAnsi="Courier New" w:cs="Courier New"/>
            <w:sz w:val="20"/>
            <w:szCs w:val="20"/>
            <w:lang w:val="en-US"/>
          </w:rPr>
          <w:t>sub</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"https://www.php.net/manual/ru/class.dateinterval.php"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DateInterval</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$interval): </w:t>
      </w:r>
      <w:hyperlink r:id="rId173">
        <w:proofErr w:type="spellStart"/>
        <w:r w:rsidRPr="000B333C">
          <w:rPr>
            <w:rFonts w:ascii="Courier New" w:eastAsia="Courier New" w:hAnsi="Courier New" w:cs="Courier New"/>
            <w:sz w:val="20"/>
            <w:szCs w:val="20"/>
            <w:lang w:val="en-US"/>
          </w:rPr>
          <w:t>DateTimeImmutable</w:t>
        </w:r>
        <w:proofErr w:type="spellEnd"/>
      </w:hyperlink>
    </w:p>
    <w:p w14:paraId="3C6B52B1"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6" w:name="_heading=h.b76sd6fr10wh" w:colFirst="0" w:colLast="0"/>
      <w:bookmarkEnd w:id="96"/>
      <w:r w:rsidRPr="000B333C">
        <w:rPr>
          <w:rFonts w:ascii="Courier New" w:eastAsia="Courier New" w:hAnsi="Courier New" w:cs="Courier New"/>
          <w:sz w:val="20"/>
          <w:szCs w:val="20"/>
          <w:lang w:val="en-US"/>
        </w:rPr>
        <w:t xml:space="preserve">public </w:t>
      </w:r>
      <w:hyperlink r:id="rId174">
        <w:r w:rsidRPr="000B333C">
          <w:rPr>
            <w:rFonts w:ascii="Courier New" w:eastAsia="Courier New" w:hAnsi="Courier New" w:cs="Courier New"/>
            <w:sz w:val="20"/>
            <w:szCs w:val="20"/>
            <w:lang w:val="en-US"/>
          </w:rPr>
          <w:t>diff</w:t>
        </w:r>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"https://www.php.net/manual/ru/class.datetimeinterface.php"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DateTimeInterface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targetObject</w:t>
      </w:r>
      <w:proofErr w:type="spellEnd"/>
      <w:r w:rsidRPr="000B333C">
        <w:rPr>
          <w:rFonts w:ascii="Courier New" w:eastAsia="Courier New" w:hAnsi="Courier New" w:cs="Courier New"/>
          <w:sz w:val="20"/>
          <w:szCs w:val="20"/>
          <w:lang w:val="en-US"/>
        </w:rPr>
        <w:t xml:space="preserve">, bool $absolute = false): </w:t>
      </w:r>
      <w:hyperlink r:id="rId175">
        <w:proofErr w:type="spellStart"/>
        <w:r w:rsidRPr="000B333C">
          <w:rPr>
            <w:rFonts w:ascii="Courier New" w:eastAsia="Courier New" w:hAnsi="Courier New" w:cs="Courier New"/>
            <w:sz w:val="20"/>
            <w:szCs w:val="20"/>
            <w:lang w:val="en-US"/>
          </w:rPr>
          <w:t>DateInterval</w:t>
        </w:r>
        <w:proofErr w:type="spellEnd"/>
      </w:hyperlink>
    </w:p>
    <w:p w14:paraId="7C5036C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7" w:name="_heading=h.cesqq3v9aki4" w:colFirst="0" w:colLast="0"/>
      <w:bookmarkEnd w:id="97"/>
      <w:r w:rsidRPr="000B333C">
        <w:rPr>
          <w:rFonts w:ascii="Courier New" w:eastAsia="Courier New" w:hAnsi="Courier New" w:cs="Courier New"/>
          <w:sz w:val="20"/>
          <w:szCs w:val="20"/>
          <w:lang w:val="en-US"/>
        </w:rPr>
        <w:t xml:space="preserve">public </w:t>
      </w:r>
      <w:hyperlink r:id="rId176">
        <w:r w:rsidRPr="000B333C">
          <w:rPr>
            <w:rFonts w:ascii="Courier New" w:eastAsia="Courier New" w:hAnsi="Courier New" w:cs="Courier New"/>
            <w:sz w:val="20"/>
            <w:szCs w:val="20"/>
            <w:lang w:val="en-US"/>
          </w:rPr>
          <w:t>format</w:t>
        </w:r>
      </w:hyperlink>
      <w:r w:rsidRPr="000B333C">
        <w:rPr>
          <w:rFonts w:ascii="Courier New" w:eastAsia="Courier New" w:hAnsi="Courier New" w:cs="Courier New"/>
          <w:sz w:val="20"/>
          <w:szCs w:val="20"/>
          <w:lang w:val="en-US"/>
        </w:rPr>
        <w:t>(string $format): string</w:t>
      </w:r>
    </w:p>
    <w:p w14:paraId="2C5342E5"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8" w:name="_heading=h.bdka8pfhvknt" w:colFirst="0" w:colLast="0"/>
      <w:bookmarkEnd w:id="98"/>
      <w:r w:rsidRPr="000B333C">
        <w:rPr>
          <w:rFonts w:ascii="Courier New" w:eastAsia="Courier New" w:hAnsi="Courier New" w:cs="Courier New"/>
          <w:sz w:val="20"/>
          <w:szCs w:val="20"/>
          <w:lang w:val="en-US"/>
        </w:rPr>
        <w:t xml:space="preserve">public </w:t>
      </w:r>
      <w:hyperlink r:id="rId177">
        <w:proofErr w:type="spellStart"/>
        <w:r w:rsidRPr="000B333C">
          <w:rPr>
            <w:rFonts w:ascii="Courier New" w:eastAsia="Courier New" w:hAnsi="Courier New" w:cs="Courier New"/>
            <w:sz w:val="20"/>
            <w:szCs w:val="20"/>
            <w:lang w:val="en-US"/>
          </w:rPr>
          <w:t>getOffset</w:t>
        </w:r>
        <w:proofErr w:type="spellEnd"/>
      </w:hyperlink>
      <w:r w:rsidRPr="000B333C">
        <w:rPr>
          <w:rFonts w:ascii="Courier New" w:eastAsia="Courier New" w:hAnsi="Courier New" w:cs="Courier New"/>
          <w:sz w:val="20"/>
          <w:szCs w:val="20"/>
          <w:lang w:val="en-US"/>
        </w:rPr>
        <w:t>(): int</w:t>
      </w:r>
    </w:p>
    <w:p w14:paraId="113A1EBD"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99" w:name="_heading=h.ksc49nho7hfk" w:colFirst="0" w:colLast="0"/>
      <w:bookmarkEnd w:id="99"/>
      <w:r w:rsidRPr="000B333C">
        <w:rPr>
          <w:rFonts w:ascii="Courier New" w:eastAsia="Courier New" w:hAnsi="Courier New" w:cs="Courier New"/>
          <w:sz w:val="20"/>
          <w:szCs w:val="20"/>
          <w:lang w:val="en-US"/>
        </w:rPr>
        <w:t xml:space="preserve">public </w:t>
      </w:r>
      <w:hyperlink r:id="rId178">
        <w:proofErr w:type="spellStart"/>
        <w:r w:rsidRPr="000B333C">
          <w:rPr>
            <w:rFonts w:ascii="Courier New" w:eastAsia="Courier New" w:hAnsi="Courier New" w:cs="Courier New"/>
            <w:sz w:val="20"/>
            <w:szCs w:val="20"/>
            <w:lang w:val="en-US"/>
          </w:rPr>
          <w:t>getTimestamp</w:t>
        </w:r>
        <w:proofErr w:type="spellEnd"/>
      </w:hyperlink>
      <w:r w:rsidRPr="000B333C">
        <w:rPr>
          <w:rFonts w:ascii="Courier New" w:eastAsia="Courier New" w:hAnsi="Courier New" w:cs="Courier New"/>
          <w:sz w:val="20"/>
          <w:szCs w:val="20"/>
          <w:lang w:val="en-US"/>
        </w:rPr>
        <w:t>(): int</w:t>
      </w:r>
    </w:p>
    <w:p w14:paraId="7DBA0070"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100" w:name="_heading=h.km7adpmc7xlb" w:colFirst="0" w:colLast="0"/>
      <w:bookmarkEnd w:id="100"/>
      <w:r w:rsidRPr="000B333C">
        <w:rPr>
          <w:rFonts w:ascii="Courier New" w:eastAsia="Courier New" w:hAnsi="Courier New" w:cs="Courier New"/>
          <w:sz w:val="20"/>
          <w:szCs w:val="20"/>
          <w:lang w:val="en-US"/>
        </w:rPr>
        <w:t xml:space="preserve">public </w:t>
      </w:r>
      <w:hyperlink r:id="rId179">
        <w:proofErr w:type="spellStart"/>
        <w:r w:rsidRPr="000B333C">
          <w:rPr>
            <w:rFonts w:ascii="Courier New" w:eastAsia="Courier New" w:hAnsi="Courier New" w:cs="Courier New"/>
            <w:sz w:val="20"/>
            <w:szCs w:val="20"/>
            <w:lang w:val="en-US"/>
          </w:rPr>
          <w:t>getTimezone</w:t>
        </w:r>
        <w:proofErr w:type="spellEnd"/>
      </w:hyperlink>
      <w:r w:rsidRPr="000B333C">
        <w:rPr>
          <w:rFonts w:ascii="Courier New" w:eastAsia="Courier New" w:hAnsi="Courier New" w:cs="Courier New"/>
          <w:sz w:val="20"/>
          <w:szCs w:val="20"/>
          <w:lang w:val="en-US"/>
        </w:rPr>
        <w:t xml:space="preserve">(): </w:t>
      </w:r>
      <w:hyperlink r:id="rId180">
        <w:proofErr w:type="spellStart"/>
        <w:r w:rsidRPr="000B333C">
          <w:rPr>
            <w:rFonts w:ascii="Courier New" w:eastAsia="Courier New" w:hAnsi="Courier New" w:cs="Courier New"/>
            <w:sz w:val="20"/>
            <w:szCs w:val="20"/>
            <w:lang w:val="en-US"/>
          </w:rPr>
          <w:t>DateTimeZone</w:t>
        </w:r>
      </w:hyperlink>
      <w:r w:rsidRPr="000B333C">
        <w:rPr>
          <w:rFonts w:ascii="Courier New" w:eastAsia="Courier New" w:hAnsi="Courier New" w:cs="Courier New"/>
          <w:sz w:val="20"/>
          <w:szCs w:val="20"/>
          <w:lang w:val="en-US"/>
        </w:rPr>
        <w:t>|false</w:t>
      </w:r>
      <w:proofErr w:type="spellEnd"/>
    </w:p>
    <w:p w14:paraId="63AFC956"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101" w:name="_heading=h.k9p504jud8vt" w:colFirst="0" w:colLast="0"/>
      <w:bookmarkEnd w:id="101"/>
      <w:r w:rsidRPr="000B333C">
        <w:rPr>
          <w:rFonts w:ascii="Courier New" w:eastAsia="Courier New" w:hAnsi="Courier New" w:cs="Courier New"/>
          <w:sz w:val="20"/>
          <w:szCs w:val="20"/>
          <w:lang w:val="en-US"/>
        </w:rPr>
        <w:t xml:space="preserve">public </w:t>
      </w:r>
      <w:hyperlink r:id="rId181">
        <w:r w:rsidRPr="000B333C">
          <w:rPr>
            <w:rFonts w:ascii="Courier New" w:eastAsia="Courier New" w:hAnsi="Courier New" w:cs="Courier New"/>
            <w:sz w:val="20"/>
            <w:szCs w:val="20"/>
            <w:lang w:val="en-US"/>
          </w:rPr>
          <w:t>__wakeup</w:t>
        </w:r>
      </w:hyperlink>
      <w:r w:rsidRPr="000B333C">
        <w:rPr>
          <w:rFonts w:ascii="Courier New" w:eastAsia="Courier New" w:hAnsi="Courier New" w:cs="Courier New"/>
          <w:sz w:val="20"/>
          <w:szCs w:val="20"/>
          <w:lang w:val="en-US"/>
        </w:rPr>
        <w:t>(): void</w:t>
      </w:r>
    </w:p>
    <w:p w14:paraId="69CBE3CC" w14:textId="77777777" w:rsidR="000D5ACC" w:rsidRPr="000B333C" w:rsidRDefault="000D5ACC" w:rsidP="000D5ACC">
      <w:pPr>
        <w:keepNext/>
        <w:keepLines/>
        <w:pBdr>
          <w:top w:val="nil"/>
          <w:left w:val="nil"/>
          <w:bottom w:val="nil"/>
          <w:right w:val="nil"/>
          <w:between w:val="nil"/>
        </w:pBdr>
        <w:ind w:firstLine="708"/>
        <w:jc w:val="both"/>
        <w:rPr>
          <w:rFonts w:ascii="Courier New" w:eastAsia="Courier New" w:hAnsi="Courier New" w:cs="Courier New"/>
          <w:sz w:val="20"/>
          <w:szCs w:val="20"/>
          <w:lang w:val="en-US"/>
        </w:rPr>
      </w:pPr>
      <w:bookmarkStart w:id="102" w:name="_heading=h.2osmylveaebc" w:colFirst="0" w:colLast="0"/>
      <w:bookmarkEnd w:id="102"/>
      <w:r w:rsidRPr="000B333C">
        <w:rPr>
          <w:rFonts w:ascii="Courier New" w:eastAsia="Courier New" w:hAnsi="Courier New" w:cs="Courier New"/>
          <w:sz w:val="20"/>
          <w:szCs w:val="20"/>
          <w:highlight w:val="white"/>
          <w:lang w:val="en-US"/>
        </w:rPr>
        <w:t>}</w:t>
      </w:r>
    </w:p>
    <w:p w14:paraId="73E2B475" w14:textId="77777777" w:rsidR="000D5ACC" w:rsidRPr="00743F1C" w:rsidRDefault="000D5ACC" w:rsidP="00F74869">
      <w:pPr>
        <w:spacing w:line="360" w:lineRule="auto"/>
        <w:rPr>
          <w:rFonts w:ascii="Times New Roman" w:hAnsi="Times New Roman" w:cs="Times New Roman"/>
          <w:sz w:val="24"/>
          <w:szCs w:val="24"/>
          <w:lang w:val="en-US"/>
        </w:rPr>
      </w:pPr>
    </w:p>
    <w:p w14:paraId="3A8D5C9A" w14:textId="77777777" w:rsidR="008C79CB" w:rsidRPr="00743F1C" w:rsidRDefault="008C79CB">
      <w:pPr>
        <w:rPr>
          <w:rFonts w:ascii="Times New Roman" w:hAnsi="Times New Roman" w:cs="Times New Roman"/>
          <w:sz w:val="24"/>
          <w:szCs w:val="24"/>
          <w:lang w:val="en-US"/>
        </w:rPr>
      </w:pPr>
      <w:r w:rsidRPr="00743F1C">
        <w:rPr>
          <w:rFonts w:ascii="Times New Roman" w:hAnsi="Times New Roman" w:cs="Times New Roman"/>
          <w:sz w:val="24"/>
          <w:szCs w:val="24"/>
          <w:lang w:val="en-US"/>
        </w:rPr>
        <w:br w:type="page"/>
      </w:r>
    </w:p>
    <w:p w14:paraId="4534B7BA" w14:textId="77777777" w:rsidR="008C79CB" w:rsidRPr="00743F1C" w:rsidRDefault="005D6D4C" w:rsidP="00F74869">
      <w:pPr>
        <w:spacing w:line="360" w:lineRule="auto"/>
        <w:rPr>
          <w:rFonts w:ascii="Times New Roman" w:hAnsi="Times New Roman" w:cs="Times New Roman"/>
          <w:sz w:val="24"/>
          <w:szCs w:val="24"/>
          <w:lang w:val="en-US"/>
        </w:rPr>
      </w:pPr>
      <w:r w:rsidRPr="00743F1C">
        <w:rPr>
          <w:rFonts w:ascii="Times New Roman" w:hAnsi="Times New Roman" w:cs="Times New Roman"/>
          <w:sz w:val="24"/>
          <w:szCs w:val="24"/>
          <w:lang w:val="en-US"/>
        </w:rPr>
        <w:lastRenderedPageBreak/>
        <w:t xml:space="preserve">166. </w:t>
      </w:r>
      <w:r w:rsidRPr="00C115D8">
        <w:rPr>
          <w:rFonts w:ascii="Times New Roman" w:hAnsi="Times New Roman" w:cs="Times New Roman"/>
          <w:sz w:val="24"/>
          <w:szCs w:val="24"/>
        </w:rPr>
        <w:t>Опишите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использование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класса</w:t>
      </w:r>
      <w:r w:rsidRPr="00743F1C">
        <w:rPr>
          <w:rFonts w:ascii="Times New Roman" w:hAnsi="Times New Roman" w:cs="Times New Roman"/>
          <w:sz w:val="24"/>
          <w:szCs w:val="24"/>
          <w:lang w:val="en-US"/>
        </w:rPr>
        <w:t xml:space="preserve"> </w:t>
      </w:r>
      <w:proofErr w:type="spellStart"/>
      <w:r w:rsidRPr="00743F1C">
        <w:rPr>
          <w:rFonts w:ascii="Times New Roman" w:hAnsi="Times New Roman" w:cs="Times New Roman"/>
          <w:sz w:val="24"/>
          <w:szCs w:val="24"/>
          <w:lang w:val="en-US"/>
        </w:rPr>
        <w:t>DateTimeZone</w:t>
      </w:r>
      <w:proofErr w:type="spellEnd"/>
      <w:r w:rsidRPr="00743F1C">
        <w:rPr>
          <w:rFonts w:ascii="Times New Roman" w:hAnsi="Times New Roman" w:cs="Times New Roman"/>
          <w:sz w:val="24"/>
          <w:szCs w:val="24"/>
          <w:lang w:val="en-US"/>
        </w:rPr>
        <w:t xml:space="preserve">. </w:t>
      </w:r>
    </w:p>
    <w:p w14:paraId="592A6966" w14:textId="77777777" w:rsidR="008C79CB" w:rsidRDefault="008C79CB" w:rsidP="008C79CB">
      <w:pPr>
        <w:keepNext/>
        <w:keepLines/>
        <w:pBdr>
          <w:top w:val="nil"/>
          <w:left w:val="nil"/>
          <w:bottom w:val="nil"/>
          <w:right w:val="nil"/>
          <w:between w:val="nil"/>
        </w:pBdr>
        <w:ind w:firstLine="708"/>
        <w:jc w:val="both"/>
        <w:rPr>
          <w:rFonts w:eastAsia="Times New Roman" w:cs="Times New Roman"/>
          <w:szCs w:val="28"/>
        </w:rPr>
      </w:pPr>
      <w:r>
        <w:rPr>
          <w:rFonts w:eastAsia="Times New Roman" w:cs="Times New Roman"/>
          <w:szCs w:val="28"/>
        </w:rPr>
        <w:t xml:space="preserve">Листинг - Примеры констант и методов </w:t>
      </w:r>
      <w:proofErr w:type="spellStart"/>
      <w:r>
        <w:rPr>
          <w:rFonts w:eastAsia="Times New Roman" w:cs="Times New Roman"/>
          <w:szCs w:val="28"/>
        </w:rPr>
        <w:t>DateTimeZone</w:t>
      </w:r>
      <w:proofErr w:type="spellEnd"/>
    </w:p>
    <w:p w14:paraId="4B1A66C4"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3" w:name="_heading=h.i1mk4o5u4q6l" w:colFirst="0" w:colLast="0"/>
      <w:bookmarkEnd w:id="103"/>
      <w:r w:rsidRPr="000B333C">
        <w:rPr>
          <w:rFonts w:ascii="Courier New" w:eastAsia="Courier New" w:hAnsi="Courier New" w:cs="Courier New"/>
          <w:sz w:val="20"/>
          <w:szCs w:val="20"/>
          <w:lang w:val="en-US"/>
        </w:rPr>
        <w:t xml:space="preserve">class </w:t>
      </w:r>
      <w:proofErr w:type="spellStart"/>
      <w:r w:rsidRPr="000B333C">
        <w:rPr>
          <w:rFonts w:ascii="Courier New" w:eastAsia="Courier New" w:hAnsi="Courier New" w:cs="Courier New"/>
          <w:sz w:val="20"/>
          <w:szCs w:val="20"/>
          <w:lang w:val="en-US"/>
        </w:rPr>
        <w:t>DateTimeZone</w:t>
      </w:r>
      <w:proofErr w:type="spellEnd"/>
      <w:r w:rsidRPr="000B333C">
        <w:rPr>
          <w:rFonts w:ascii="Courier New" w:eastAsia="Courier New" w:hAnsi="Courier New" w:cs="Courier New"/>
          <w:sz w:val="20"/>
          <w:szCs w:val="20"/>
          <w:lang w:val="en-US"/>
        </w:rPr>
        <w:t xml:space="preserve"> {</w:t>
      </w:r>
    </w:p>
    <w:p w14:paraId="4EE53895"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4" w:name="_heading=h.ptqjjguvlm3j" w:colFirst="0" w:colLast="0"/>
      <w:bookmarkEnd w:id="104"/>
      <w:r w:rsidRPr="000B333C">
        <w:rPr>
          <w:rFonts w:ascii="Courier New" w:eastAsia="Courier New" w:hAnsi="Courier New" w:cs="Courier New"/>
          <w:sz w:val="20"/>
          <w:szCs w:val="20"/>
          <w:lang w:val="en-US"/>
        </w:rPr>
        <w:t xml:space="preserve">/* </w:t>
      </w:r>
      <w:r>
        <w:rPr>
          <w:rFonts w:ascii="Courier New" w:eastAsia="Courier New" w:hAnsi="Courier New" w:cs="Courier New"/>
          <w:sz w:val="20"/>
          <w:szCs w:val="20"/>
        </w:rPr>
        <w:t>Константы</w:t>
      </w:r>
      <w:r w:rsidRPr="000B333C">
        <w:rPr>
          <w:rFonts w:ascii="Courier New" w:eastAsia="Courier New" w:hAnsi="Courier New" w:cs="Courier New"/>
          <w:sz w:val="20"/>
          <w:szCs w:val="20"/>
          <w:lang w:val="en-US"/>
        </w:rPr>
        <w:t xml:space="preserve"> */</w:t>
      </w:r>
    </w:p>
    <w:p w14:paraId="4AB87BA1"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5" w:name="_heading=h.f6sp4qyd60yv" w:colFirst="0" w:colLast="0"/>
      <w:bookmarkEnd w:id="105"/>
      <w:r w:rsidRPr="000B333C">
        <w:rPr>
          <w:rFonts w:ascii="Courier New" w:eastAsia="Courier New" w:hAnsi="Courier New" w:cs="Courier New"/>
          <w:sz w:val="20"/>
          <w:szCs w:val="20"/>
          <w:lang w:val="en-US"/>
        </w:rPr>
        <w:t xml:space="preserve">const int </w:t>
      </w:r>
      <w:hyperlink r:id="rId182" w:anchor="datetimezone.constants.africa">
        <w:r w:rsidRPr="000B333C">
          <w:rPr>
            <w:rFonts w:ascii="Courier New" w:eastAsia="Courier New" w:hAnsi="Courier New" w:cs="Courier New"/>
            <w:sz w:val="20"/>
            <w:szCs w:val="20"/>
            <w:lang w:val="en-US"/>
          </w:rPr>
          <w:t>AFRICA</w:t>
        </w:r>
      </w:hyperlink>
      <w:r w:rsidRPr="000B333C">
        <w:rPr>
          <w:rFonts w:ascii="Courier New" w:eastAsia="Courier New" w:hAnsi="Courier New" w:cs="Courier New"/>
          <w:sz w:val="20"/>
          <w:szCs w:val="20"/>
          <w:lang w:val="en-US"/>
        </w:rPr>
        <w:t xml:space="preserve"> = 1;</w:t>
      </w:r>
    </w:p>
    <w:p w14:paraId="226B9E9D"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6" w:name="_heading=h.hxpo2wlxghqk" w:colFirst="0" w:colLast="0"/>
      <w:bookmarkEnd w:id="106"/>
      <w:r w:rsidRPr="000B333C">
        <w:rPr>
          <w:rFonts w:ascii="Courier New" w:eastAsia="Courier New" w:hAnsi="Courier New" w:cs="Courier New"/>
          <w:sz w:val="20"/>
          <w:szCs w:val="20"/>
          <w:lang w:val="en-US"/>
        </w:rPr>
        <w:t xml:space="preserve">const int </w:t>
      </w:r>
      <w:hyperlink r:id="rId183" w:anchor="datetimezone.constants.america">
        <w:r w:rsidRPr="000B333C">
          <w:rPr>
            <w:rFonts w:ascii="Courier New" w:eastAsia="Courier New" w:hAnsi="Courier New" w:cs="Courier New"/>
            <w:sz w:val="20"/>
            <w:szCs w:val="20"/>
            <w:lang w:val="en-US"/>
          </w:rPr>
          <w:t>AMERICA</w:t>
        </w:r>
      </w:hyperlink>
      <w:r w:rsidRPr="000B333C">
        <w:rPr>
          <w:rFonts w:ascii="Courier New" w:eastAsia="Courier New" w:hAnsi="Courier New" w:cs="Courier New"/>
          <w:sz w:val="20"/>
          <w:szCs w:val="20"/>
          <w:lang w:val="en-US"/>
        </w:rPr>
        <w:t xml:space="preserve"> = 2;</w:t>
      </w:r>
    </w:p>
    <w:p w14:paraId="15B0BFAF"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7" w:name="_heading=h.ycehuj72ziim" w:colFirst="0" w:colLast="0"/>
      <w:bookmarkEnd w:id="107"/>
      <w:r w:rsidRPr="000B333C">
        <w:rPr>
          <w:rFonts w:ascii="Courier New" w:eastAsia="Courier New" w:hAnsi="Courier New" w:cs="Courier New"/>
          <w:sz w:val="20"/>
          <w:szCs w:val="20"/>
          <w:lang w:val="en-US"/>
        </w:rPr>
        <w:t xml:space="preserve">const int </w:t>
      </w:r>
      <w:hyperlink r:id="rId184" w:anchor="datetimezone.constants.antarctica">
        <w:r w:rsidRPr="000B333C">
          <w:rPr>
            <w:rFonts w:ascii="Courier New" w:eastAsia="Courier New" w:hAnsi="Courier New" w:cs="Courier New"/>
            <w:sz w:val="20"/>
            <w:szCs w:val="20"/>
            <w:lang w:val="en-US"/>
          </w:rPr>
          <w:t>ANTARCTICA</w:t>
        </w:r>
      </w:hyperlink>
      <w:r w:rsidRPr="000B333C">
        <w:rPr>
          <w:rFonts w:ascii="Courier New" w:eastAsia="Courier New" w:hAnsi="Courier New" w:cs="Courier New"/>
          <w:sz w:val="20"/>
          <w:szCs w:val="20"/>
          <w:lang w:val="en-US"/>
        </w:rPr>
        <w:t xml:space="preserve"> = 4;</w:t>
      </w:r>
    </w:p>
    <w:p w14:paraId="38B65D77"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8" w:name="_heading=h.ozxn43pobnru" w:colFirst="0" w:colLast="0"/>
      <w:bookmarkEnd w:id="108"/>
      <w:r w:rsidRPr="000B333C">
        <w:rPr>
          <w:rFonts w:ascii="Courier New" w:eastAsia="Courier New" w:hAnsi="Courier New" w:cs="Courier New"/>
          <w:sz w:val="20"/>
          <w:szCs w:val="20"/>
          <w:lang w:val="en-US"/>
        </w:rPr>
        <w:t xml:space="preserve">const int </w:t>
      </w:r>
      <w:hyperlink r:id="rId185" w:anchor="datetimezone.constants.arctic">
        <w:r w:rsidRPr="000B333C">
          <w:rPr>
            <w:rFonts w:ascii="Courier New" w:eastAsia="Courier New" w:hAnsi="Courier New" w:cs="Courier New"/>
            <w:sz w:val="20"/>
            <w:szCs w:val="20"/>
            <w:lang w:val="en-US"/>
          </w:rPr>
          <w:t>ARCTIC</w:t>
        </w:r>
      </w:hyperlink>
      <w:r w:rsidRPr="000B333C">
        <w:rPr>
          <w:rFonts w:ascii="Courier New" w:eastAsia="Courier New" w:hAnsi="Courier New" w:cs="Courier New"/>
          <w:sz w:val="20"/>
          <w:szCs w:val="20"/>
          <w:lang w:val="en-US"/>
        </w:rPr>
        <w:t xml:space="preserve"> = 8;</w:t>
      </w:r>
    </w:p>
    <w:p w14:paraId="472C5D3F"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09" w:name="_heading=h.kguoq5eu4qck" w:colFirst="0" w:colLast="0"/>
      <w:bookmarkEnd w:id="109"/>
      <w:r w:rsidRPr="000B333C">
        <w:rPr>
          <w:rFonts w:ascii="Courier New" w:eastAsia="Courier New" w:hAnsi="Courier New" w:cs="Courier New"/>
          <w:sz w:val="20"/>
          <w:szCs w:val="20"/>
          <w:lang w:val="en-US"/>
        </w:rPr>
        <w:t xml:space="preserve">const int </w:t>
      </w:r>
      <w:hyperlink r:id="rId186" w:anchor="datetimezone.constants.asia">
        <w:r w:rsidRPr="000B333C">
          <w:rPr>
            <w:rFonts w:ascii="Courier New" w:eastAsia="Courier New" w:hAnsi="Courier New" w:cs="Courier New"/>
            <w:sz w:val="20"/>
            <w:szCs w:val="20"/>
            <w:lang w:val="en-US"/>
          </w:rPr>
          <w:t>ASIA</w:t>
        </w:r>
      </w:hyperlink>
      <w:r w:rsidRPr="000B333C">
        <w:rPr>
          <w:rFonts w:ascii="Courier New" w:eastAsia="Courier New" w:hAnsi="Courier New" w:cs="Courier New"/>
          <w:sz w:val="20"/>
          <w:szCs w:val="20"/>
          <w:lang w:val="en-US"/>
        </w:rPr>
        <w:t xml:space="preserve"> = 16;</w:t>
      </w:r>
    </w:p>
    <w:p w14:paraId="0C020A83"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0" w:name="_heading=h.qjw22dm03a0f" w:colFirst="0" w:colLast="0"/>
      <w:bookmarkEnd w:id="110"/>
      <w:r w:rsidRPr="000B333C">
        <w:rPr>
          <w:rFonts w:ascii="Courier New" w:eastAsia="Courier New" w:hAnsi="Courier New" w:cs="Courier New"/>
          <w:sz w:val="20"/>
          <w:szCs w:val="20"/>
          <w:lang w:val="en-US"/>
        </w:rPr>
        <w:t xml:space="preserve">const int </w:t>
      </w:r>
      <w:hyperlink r:id="rId187" w:anchor="datetimezone.constants.atlantic">
        <w:r w:rsidRPr="000B333C">
          <w:rPr>
            <w:rFonts w:ascii="Courier New" w:eastAsia="Courier New" w:hAnsi="Courier New" w:cs="Courier New"/>
            <w:sz w:val="20"/>
            <w:szCs w:val="20"/>
            <w:lang w:val="en-US"/>
          </w:rPr>
          <w:t>ATLANTIC</w:t>
        </w:r>
      </w:hyperlink>
      <w:r w:rsidRPr="000B333C">
        <w:rPr>
          <w:rFonts w:ascii="Courier New" w:eastAsia="Courier New" w:hAnsi="Courier New" w:cs="Courier New"/>
          <w:sz w:val="20"/>
          <w:szCs w:val="20"/>
          <w:lang w:val="en-US"/>
        </w:rPr>
        <w:t xml:space="preserve"> = 32;</w:t>
      </w:r>
    </w:p>
    <w:p w14:paraId="455A0826"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1" w:name="_heading=h.mxwz3r8tg200" w:colFirst="0" w:colLast="0"/>
      <w:bookmarkEnd w:id="111"/>
      <w:r w:rsidRPr="000B333C">
        <w:rPr>
          <w:rFonts w:ascii="Courier New" w:eastAsia="Courier New" w:hAnsi="Courier New" w:cs="Courier New"/>
          <w:sz w:val="20"/>
          <w:szCs w:val="20"/>
          <w:lang w:val="en-US"/>
        </w:rPr>
        <w:t xml:space="preserve">const int </w:t>
      </w:r>
      <w:hyperlink r:id="rId188" w:anchor="datetimezone.constants.australia">
        <w:r w:rsidRPr="000B333C">
          <w:rPr>
            <w:rFonts w:ascii="Courier New" w:eastAsia="Courier New" w:hAnsi="Courier New" w:cs="Courier New"/>
            <w:sz w:val="20"/>
            <w:szCs w:val="20"/>
            <w:lang w:val="en-US"/>
          </w:rPr>
          <w:t>AUSTRALIA</w:t>
        </w:r>
      </w:hyperlink>
      <w:r w:rsidRPr="000B333C">
        <w:rPr>
          <w:rFonts w:ascii="Courier New" w:eastAsia="Courier New" w:hAnsi="Courier New" w:cs="Courier New"/>
          <w:sz w:val="20"/>
          <w:szCs w:val="20"/>
          <w:lang w:val="en-US"/>
        </w:rPr>
        <w:t xml:space="preserve"> = 64;</w:t>
      </w:r>
    </w:p>
    <w:p w14:paraId="29F77B5D"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2" w:name="_heading=h.3n1prnxtx9ma" w:colFirst="0" w:colLast="0"/>
      <w:bookmarkEnd w:id="112"/>
      <w:r w:rsidRPr="000B333C">
        <w:rPr>
          <w:rFonts w:ascii="Courier New" w:eastAsia="Courier New" w:hAnsi="Courier New" w:cs="Courier New"/>
          <w:sz w:val="20"/>
          <w:szCs w:val="20"/>
          <w:lang w:val="en-US"/>
        </w:rPr>
        <w:t xml:space="preserve">const int </w:t>
      </w:r>
      <w:hyperlink r:id="rId189" w:anchor="datetimezone.constants.europe">
        <w:r w:rsidRPr="000B333C">
          <w:rPr>
            <w:rFonts w:ascii="Courier New" w:eastAsia="Courier New" w:hAnsi="Courier New" w:cs="Courier New"/>
            <w:sz w:val="20"/>
            <w:szCs w:val="20"/>
            <w:lang w:val="en-US"/>
          </w:rPr>
          <w:t>EUROPE</w:t>
        </w:r>
      </w:hyperlink>
      <w:r w:rsidRPr="000B333C">
        <w:rPr>
          <w:rFonts w:ascii="Courier New" w:eastAsia="Courier New" w:hAnsi="Courier New" w:cs="Courier New"/>
          <w:sz w:val="20"/>
          <w:szCs w:val="20"/>
          <w:lang w:val="en-US"/>
        </w:rPr>
        <w:t xml:space="preserve"> = 128;</w:t>
      </w:r>
    </w:p>
    <w:p w14:paraId="1644654C"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3" w:name="_heading=h.b01oyd3rwtxf" w:colFirst="0" w:colLast="0"/>
      <w:bookmarkEnd w:id="113"/>
      <w:r w:rsidRPr="000B333C">
        <w:rPr>
          <w:rFonts w:ascii="Courier New" w:eastAsia="Courier New" w:hAnsi="Courier New" w:cs="Courier New"/>
          <w:sz w:val="20"/>
          <w:szCs w:val="20"/>
          <w:lang w:val="en-US"/>
        </w:rPr>
        <w:t xml:space="preserve">const int </w:t>
      </w:r>
      <w:hyperlink r:id="rId190" w:anchor="datetimezone.constants.indian">
        <w:r w:rsidRPr="000B333C">
          <w:rPr>
            <w:rFonts w:ascii="Courier New" w:eastAsia="Courier New" w:hAnsi="Courier New" w:cs="Courier New"/>
            <w:sz w:val="20"/>
            <w:szCs w:val="20"/>
            <w:lang w:val="en-US"/>
          </w:rPr>
          <w:t>INDIAN</w:t>
        </w:r>
      </w:hyperlink>
      <w:r w:rsidRPr="000B333C">
        <w:rPr>
          <w:rFonts w:ascii="Courier New" w:eastAsia="Courier New" w:hAnsi="Courier New" w:cs="Courier New"/>
          <w:sz w:val="20"/>
          <w:szCs w:val="20"/>
          <w:lang w:val="en-US"/>
        </w:rPr>
        <w:t xml:space="preserve"> = 256;</w:t>
      </w:r>
    </w:p>
    <w:p w14:paraId="58EEC529"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4" w:name="_heading=h.17ko78xr62m" w:colFirst="0" w:colLast="0"/>
      <w:bookmarkEnd w:id="114"/>
      <w:r w:rsidRPr="000B333C">
        <w:rPr>
          <w:rFonts w:ascii="Courier New" w:eastAsia="Courier New" w:hAnsi="Courier New" w:cs="Courier New"/>
          <w:sz w:val="20"/>
          <w:szCs w:val="20"/>
          <w:lang w:val="en-US"/>
        </w:rPr>
        <w:t xml:space="preserve">const int </w:t>
      </w:r>
      <w:hyperlink r:id="rId191" w:anchor="datetimezone.constants.pacific">
        <w:r w:rsidRPr="000B333C">
          <w:rPr>
            <w:rFonts w:ascii="Courier New" w:eastAsia="Courier New" w:hAnsi="Courier New" w:cs="Courier New"/>
            <w:sz w:val="20"/>
            <w:szCs w:val="20"/>
            <w:lang w:val="en-US"/>
          </w:rPr>
          <w:t>PACIFIC</w:t>
        </w:r>
      </w:hyperlink>
      <w:r w:rsidRPr="000B333C">
        <w:rPr>
          <w:rFonts w:ascii="Courier New" w:eastAsia="Courier New" w:hAnsi="Courier New" w:cs="Courier New"/>
          <w:sz w:val="20"/>
          <w:szCs w:val="20"/>
          <w:lang w:val="en-US"/>
        </w:rPr>
        <w:t xml:space="preserve"> = 512;</w:t>
      </w:r>
    </w:p>
    <w:p w14:paraId="5B0EAAB5"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5" w:name="_heading=h.czsz72vgpgii" w:colFirst="0" w:colLast="0"/>
      <w:bookmarkEnd w:id="115"/>
      <w:r w:rsidRPr="000B333C">
        <w:rPr>
          <w:rFonts w:ascii="Courier New" w:eastAsia="Courier New" w:hAnsi="Courier New" w:cs="Courier New"/>
          <w:sz w:val="20"/>
          <w:szCs w:val="20"/>
          <w:lang w:val="en-US"/>
        </w:rPr>
        <w:t xml:space="preserve">const int </w:t>
      </w:r>
      <w:hyperlink r:id="rId192" w:anchor="datetimezone.constants.utc">
        <w:r w:rsidRPr="000B333C">
          <w:rPr>
            <w:rFonts w:ascii="Courier New" w:eastAsia="Courier New" w:hAnsi="Courier New" w:cs="Courier New"/>
            <w:sz w:val="20"/>
            <w:szCs w:val="20"/>
            <w:lang w:val="en-US"/>
          </w:rPr>
          <w:t>UTC</w:t>
        </w:r>
      </w:hyperlink>
      <w:r w:rsidRPr="000B333C">
        <w:rPr>
          <w:rFonts w:ascii="Courier New" w:eastAsia="Courier New" w:hAnsi="Courier New" w:cs="Courier New"/>
          <w:sz w:val="20"/>
          <w:szCs w:val="20"/>
          <w:lang w:val="en-US"/>
        </w:rPr>
        <w:t xml:space="preserve"> = 1024;</w:t>
      </w:r>
    </w:p>
    <w:p w14:paraId="5CB7C269"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6" w:name="_heading=h.5gzpnvj02qg8" w:colFirst="0" w:colLast="0"/>
      <w:bookmarkEnd w:id="116"/>
      <w:r w:rsidRPr="000B333C">
        <w:rPr>
          <w:rFonts w:ascii="Courier New" w:eastAsia="Courier New" w:hAnsi="Courier New" w:cs="Courier New"/>
          <w:sz w:val="20"/>
          <w:szCs w:val="20"/>
          <w:lang w:val="en-US"/>
        </w:rPr>
        <w:t xml:space="preserve">const int </w:t>
      </w:r>
      <w:hyperlink r:id="rId193" w:anchor="datetimezone.constants.all">
        <w:r w:rsidRPr="000B333C">
          <w:rPr>
            <w:rFonts w:ascii="Courier New" w:eastAsia="Courier New" w:hAnsi="Courier New" w:cs="Courier New"/>
            <w:sz w:val="20"/>
            <w:szCs w:val="20"/>
            <w:lang w:val="en-US"/>
          </w:rPr>
          <w:t>ALL</w:t>
        </w:r>
      </w:hyperlink>
      <w:r w:rsidRPr="000B333C">
        <w:rPr>
          <w:rFonts w:ascii="Courier New" w:eastAsia="Courier New" w:hAnsi="Courier New" w:cs="Courier New"/>
          <w:sz w:val="20"/>
          <w:szCs w:val="20"/>
          <w:lang w:val="en-US"/>
        </w:rPr>
        <w:t xml:space="preserve"> = 2047;</w:t>
      </w:r>
    </w:p>
    <w:p w14:paraId="10AA1C20"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7" w:name="_heading=h.xyndk8awmjo7" w:colFirst="0" w:colLast="0"/>
      <w:bookmarkEnd w:id="117"/>
      <w:r w:rsidRPr="000B333C">
        <w:rPr>
          <w:rFonts w:ascii="Courier New" w:eastAsia="Courier New" w:hAnsi="Courier New" w:cs="Courier New"/>
          <w:sz w:val="20"/>
          <w:szCs w:val="20"/>
          <w:lang w:val="en-US"/>
        </w:rPr>
        <w:t xml:space="preserve">const int </w:t>
      </w:r>
      <w:hyperlink r:id="rId194" w:anchor="datetimezone.constants.all-with-bc">
        <w:r w:rsidRPr="000B333C">
          <w:rPr>
            <w:rFonts w:ascii="Courier New" w:eastAsia="Courier New" w:hAnsi="Courier New" w:cs="Courier New"/>
            <w:sz w:val="20"/>
            <w:szCs w:val="20"/>
            <w:lang w:val="en-US"/>
          </w:rPr>
          <w:t>ALL_WITH_BC</w:t>
        </w:r>
      </w:hyperlink>
      <w:r w:rsidRPr="000B333C">
        <w:rPr>
          <w:rFonts w:ascii="Courier New" w:eastAsia="Courier New" w:hAnsi="Courier New" w:cs="Courier New"/>
          <w:sz w:val="20"/>
          <w:szCs w:val="20"/>
          <w:lang w:val="en-US"/>
        </w:rPr>
        <w:t xml:space="preserve"> = 4095;</w:t>
      </w:r>
    </w:p>
    <w:p w14:paraId="6905B344"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8" w:name="_heading=h.by20v3hh0dvn" w:colFirst="0" w:colLast="0"/>
      <w:bookmarkEnd w:id="118"/>
      <w:r w:rsidRPr="000B333C">
        <w:rPr>
          <w:rFonts w:ascii="Courier New" w:eastAsia="Courier New" w:hAnsi="Courier New" w:cs="Courier New"/>
          <w:sz w:val="20"/>
          <w:szCs w:val="20"/>
          <w:lang w:val="en-US"/>
        </w:rPr>
        <w:t xml:space="preserve">const int </w:t>
      </w:r>
      <w:hyperlink r:id="rId195" w:anchor="datetimezone.constants.per-country">
        <w:r w:rsidRPr="000B333C">
          <w:rPr>
            <w:rFonts w:ascii="Courier New" w:eastAsia="Courier New" w:hAnsi="Courier New" w:cs="Courier New"/>
            <w:sz w:val="20"/>
            <w:szCs w:val="20"/>
            <w:lang w:val="en-US"/>
          </w:rPr>
          <w:t>PER_COUNTRY</w:t>
        </w:r>
      </w:hyperlink>
      <w:r w:rsidRPr="000B333C">
        <w:rPr>
          <w:rFonts w:ascii="Courier New" w:eastAsia="Courier New" w:hAnsi="Courier New" w:cs="Courier New"/>
          <w:sz w:val="20"/>
          <w:szCs w:val="20"/>
          <w:lang w:val="en-US"/>
        </w:rPr>
        <w:t xml:space="preserve"> = 4096;</w:t>
      </w:r>
    </w:p>
    <w:p w14:paraId="1ABB2806"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19" w:name="_heading=h.h42fkzc4ns6v" w:colFirst="0" w:colLast="0"/>
      <w:bookmarkEnd w:id="119"/>
      <w:r w:rsidRPr="000B333C">
        <w:rPr>
          <w:rFonts w:ascii="Courier New" w:eastAsia="Courier New" w:hAnsi="Courier New" w:cs="Courier New"/>
          <w:sz w:val="20"/>
          <w:szCs w:val="20"/>
          <w:lang w:val="en-US"/>
        </w:rPr>
        <w:t xml:space="preserve">/* </w:t>
      </w:r>
      <w:r>
        <w:rPr>
          <w:rFonts w:ascii="Courier New" w:eastAsia="Courier New" w:hAnsi="Courier New" w:cs="Courier New"/>
          <w:sz w:val="20"/>
          <w:szCs w:val="20"/>
        </w:rPr>
        <w:t>Методы</w:t>
      </w:r>
      <w:r w:rsidRPr="000B333C">
        <w:rPr>
          <w:rFonts w:ascii="Courier New" w:eastAsia="Courier New" w:hAnsi="Courier New" w:cs="Courier New"/>
          <w:sz w:val="20"/>
          <w:szCs w:val="20"/>
          <w:lang w:val="en-US"/>
        </w:rPr>
        <w:t xml:space="preserve"> */</w:t>
      </w:r>
    </w:p>
    <w:p w14:paraId="18FB2C5F"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0" w:name="_heading=h.vieq64fdlzb0" w:colFirst="0" w:colLast="0"/>
      <w:bookmarkEnd w:id="120"/>
      <w:r w:rsidRPr="000B333C">
        <w:rPr>
          <w:rFonts w:ascii="Courier New" w:eastAsia="Courier New" w:hAnsi="Courier New" w:cs="Courier New"/>
          <w:sz w:val="20"/>
          <w:szCs w:val="20"/>
          <w:lang w:val="en-US"/>
        </w:rPr>
        <w:t xml:space="preserve">public </w:t>
      </w:r>
      <w:hyperlink r:id="rId196">
        <w:r w:rsidRPr="000B333C">
          <w:rPr>
            <w:rFonts w:ascii="Courier New" w:eastAsia="Courier New" w:hAnsi="Courier New" w:cs="Courier New"/>
            <w:sz w:val="20"/>
            <w:szCs w:val="20"/>
            <w:lang w:val="en-US"/>
          </w:rPr>
          <w:t>__construct</w:t>
        </w:r>
      </w:hyperlink>
      <w:r w:rsidRPr="000B333C">
        <w:rPr>
          <w:rFonts w:ascii="Courier New" w:eastAsia="Courier New" w:hAnsi="Courier New" w:cs="Courier New"/>
          <w:sz w:val="20"/>
          <w:szCs w:val="20"/>
          <w:lang w:val="en-US"/>
        </w:rPr>
        <w:t>(string $</w:t>
      </w:r>
      <w:proofErr w:type="spellStart"/>
      <w:r w:rsidRPr="000B333C">
        <w:rPr>
          <w:rFonts w:ascii="Courier New" w:eastAsia="Courier New" w:hAnsi="Courier New" w:cs="Courier New"/>
          <w:sz w:val="20"/>
          <w:szCs w:val="20"/>
          <w:lang w:val="en-US"/>
        </w:rPr>
        <w:t>timezone</w:t>
      </w:r>
      <w:proofErr w:type="spellEnd"/>
      <w:r w:rsidRPr="000B333C">
        <w:rPr>
          <w:rFonts w:ascii="Courier New" w:eastAsia="Courier New" w:hAnsi="Courier New" w:cs="Courier New"/>
          <w:sz w:val="20"/>
          <w:szCs w:val="20"/>
          <w:lang w:val="en-US"/>
        </w:rPr>
        <w:t>)</w:t>
      </w:r>
    </w:p>
    <w:p w14:paraId="76E20935"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1" w:name="_heading=h.t46liniw58gh" w:colFirst="0" w:colLast="0"/>
      <w:bookmarkEnd w:id="121"/>
      <w:r w:rsidRPr="000B333C">
        <w:rPr>
          <w:rFonts w:ascii="Courier New" w:eastAsia="Courier New" w:hAnsi="Courier New" w:cs="Courier New"/>
          <w:sz w:val="20"/>
          <w:szCs w:val="20"/>
          <w:lang w:val="en-US"/>
        </w:rPr>
        <w:t xml:space="preserve">public </w:t>
      </w:r>
      <w:hyperlink r:id="rId197">
        <w:proofErr w:type="spellStart"/>
        <w:r w:rsidRPr="000B333C">
          <w:rPr>
            <w:rFonts w:ascii="Courier New" w:eastAsia="Courier New" w:hAnsi="Courier New" w:cs="Courier New"/>
            <w:sz w:val="20"/>
            <w:szCs w:val="20"/>
            <w:lang w:val="en-US"/>
          </w:rPr>
          <w:t>getLocation</w:t>
        </w:r>
        <w:proofErr w:type="spellEnd"/>
      </w:hyperlink>
      <w:r w:rsidRPr="000B333C">
        <w:rPr>
          <w:rFonts w:ascii="Courier New" w:eastAsia="Courier New" w:hAnsi="Courier New" w:cs="Courier New"/>
          <w:sz w:val="20"/>
          <w:szCs w:val="20"/>
          <w:lang w:val="en-US"/>
        </w:rPr>
        <w:t xml:space="preserve">(): </w:t>
      </w:r>
      <w:proofErr w:type="spellStart"/>
      <w:r w:rsidRPr="000B333C">
        <w:rPr>
          <w:rFonts w:ascii="Courier New" w:eastAsia="Courier New" w:hAnsi="Courier New" w:cs="Courier New"/>
          <w:sz w:val="20"/>
          <w:szCs w:val="20"/>
          <w:lang w:val="en-US"/>
        </w:rPr>
        <w:t>array|false</w:t>
      </w:r>
      <w:proofErr w:type="spellEnd"/>
    </w:p>
    <w:p w14:paraId="58882825"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2" w:name="_heading=h.3058cfvh7ntl" w:colFirst="0" w:colLast="0"/>
      <w:bookmarkEnd w:id="122"/>
      <w:r w:rsidRPr="000B333C">
        <w:rPr>
          <w:rFonts w:ascii="Courier New" w:eastAsia="Courier New" w:hAnsi="Courier New" w:cs="Courier New"/>
          <w:sz w:val="20"/>
          <w:szCs w:val="20"/>
          <w:lang w:val="en-US"/>
        </w:rPr>
        <w:t xml:space="preserve">public </w:t>
      </w:r>
      <w:hyperlink r:id="rId198">
        <w:proofErr w:type="spellStart"/>
        <w:r w:rsidRPr="000B333C">
          <w:rPr>
            <w:rFonts w:ascii="Courier New" w:eastAsia="Courier New" w:hAnsi="Courier New" w:cs="Courier New"/>
            <w:sz w:val="20"/>
            <w:szCs w:val="20"/>
            <w:lang w:val="en-US"/>
          </w:rPr>
          <w:t>getName</w:t>
        </w:r>
        <w:proofErr w:type="spellEnd"/>
      </w:hyperlink>
      <w:r w:rsidRPr="000B333C">
        <w:rPr>
          <w:rFonts w:ascii="Courier New" w:eastAsia="Courier New" w:hAnsi="Courier New" w:cs="Courier New"/>
          <w:sz w:val="20"/>
          <w:szCs w:val="20"/>
          <w:lang w:val="en-US"/>
        </w:rPr>
        <w:t>(): string</w:t>
      </w:r>
    </w:p>
    <w:p w14:paraId="7A78F0E0"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3" w:name="_heading=h.1itz9qlgrrys" w:colFirst="0" w:colLast="0"/>
      <w:bookmarkEnd w:id="123"/>
      <w:r w:rsidRPr="000B333C">
        <w:rPr>
          <w:rFonts w:ascii="Courier New" w:eastAsia="Courier New" w:hAnsi="Courier New" w:cs="Courier New"/>
          <w:sz w:val="20"/>
          <w:szCs w:val="20"/>
          <w:lang w:val="en-US"/>
        </w:rPr>
        <w:t xml:space="preserve">public </w:t>
      </w:r>
      <w:hyperlink r:id="rId199">
        <w:proofErr w:type="spellStart"/>
        <w:r w:rsidRPr="000B333C">
          <w:rPr>
            <w:rFonts w:ascii="Courier New" w:eastAsia="Courier New" w:hAnsi="Courier New" w:cs="Courier New"/>
            <w:sz w:val="20"/>
            <w:szCs w:val="20"/>
            <w:lang w:val="en-US"/>
          </w:rPr>
          <w:t>getOffset</w:t>
        </w:r>
        <w:proofErr w:type="spellEnd"/>
      </w:hyperlink>
      <w:r w:rsidRPr="000B333C">
        <w:rPr>
          <w:rFonts w:ascii="Courier New" w:eastAsia="Courier New" w:hAnsi="Courier New" w:cs="Courier New"/>
          <w:sz w:val="20"/>
          <w:szCs w:val="20"/>
          <w:lang w:val="en-US"/>
        </w:rPr>
        <w:t>(</w:t>
      </w:r>
      <w:proofErr w:type="spellStart"/>
      <w:r>
        <w:rPr>
          <w:rFonts w:ascii="Times New Roman" w:eastAsiaTheme="minorHAnsi" w:hAnsi="Times New Roman" w:cstheme="minorBidi"/>
          <w:sz w:val="28"/>
          <w:lang w:val="ru-RU"/>
        </w:rPr>
        <w:fldChar w:fldCharType="begin"/>
      </w:r>
      <w:r w:rsidRPr="00A56C3B">
        <w:rPr>
          <w:lang w:val="en-US"/>
        </w:rPr>
        <w:instrText xml:space="preserve"> HYPERLINK "https://www.php.net/manual/ru/class.datetimeinterface.php" \h </w:instrText>
      </w:r>
      <w:r>
        <w:rPr>
          <w:rFonts w:ascii="Times New Roman" w:eastAsiaTheme="minorHAnsi" w:hAnsi="Times New Roman" w:cstheme="minorBidi"/>
          <w:sz w:val="28"/>
          <w:lang w:val="ru-RU"/>
        </w:rPr>
        <w:fldChar w:fldCharType="separate"/>
      </w:r>
      <w:r w:rsidRPr="000B333C">
        <w:rPr>
          <w:rFonts w:ascii="Courier New" w:eastAsia="Courier New" w:hAnsi="Courier New" w:cs="Courier New"/>
          <w:sz w:val="20"/>
          <w:szCs w:val="20"/>
          <w:lang w:val="en-US"/>
        </w:rPr>
        <w:t>DateTimeInterface</w:t>
      </w:r>
      <w:proofErr w:type="spellEnd"/>
      <w:r>
        <w:rPr>
          <w:rFonts w:ascii="Courier New" w:eastAsia="Courier New" w:hAnsi="Courier New" w:cs="Courier New"/>
          <w:sz w:val="20"/>
          <w:szCs w:val="20"/>
          <w:lang w:val="en-US"/>
        </w:rPr>
        <w:fldChar w:fldCharType="end"/>
      </w:r>
      <w:r w:rsidRPr="000B333C">
        <w:rPr>
          <w:rFonts w:ascii="Courier New" w:eastAsia="Courier New" w:hAnsi="Courier New" w:cs="Courier New"/>
          <w:sz w:val="20"/>
          <w:szCs w:val="20"/>
          <w:lang w:val="en-US"/>
        </w:rPr>
        <w:t xml:space="preserve"> $datetime): int</w:t>
      </w:r>
    </w:p>
    <w:p w14:paraId="0CBDAEA0"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4" w:name="_heading=h.gw3s2ioa98bu" w:colFirst="0" w:colLast="0"/>
      <w:bookmarkEnd w:id="124"/>
      <w:r w:rsidRPr="000B333C">
        <w:rPr>
          <w:rFonts w:ascii="Courier New" w:eastAsia="Courier New" w:hAnsi="Courier New" w:cs="Courier New"/>
          <w:sz w:val="20"/>
          <w:szCs w:val="20"/>
          <w:lang w:val="en-US"/>
        </w:rPr>
        <w:t xml:space="preserve">public </w:t>
      </w:r>
      <w:hyperlink r:id="rId200">
        <w:proofErr w:type="spellStart"/>
        <w:r w:rsidRPr="000B333C">
          <w:rPr>
            <w:rFonts w:ascii="Courier New" w:eastAsia="Courier New" w:hAnsi="Courier New" w:cs="Courier New"/>
            <w:sz w:val="20"/>
            <w:szCs w:val="20"/>
            <w:lang w:val="en-US"/>
          </w:rPr>
          <w:t>getTransitions</w:t>
        </w:r>
        <w:proofErr w:type="spellEnd"/>
      </w:hyperlink>
      <w:r w:rsidRPr="000B333C">
        <w:rPr>
          <w:rFonts w:ascii="Courier New" w:eastAsia="Courier New" w:hAnsi="Courier New" w:cs="Courier New"/>
          <w:sz w:val="20"/>
          <w:szCs w:val="20"/>
          <w:lang w:val="en-US"/>
        </w:rPr>
        <w:t>(int $</w:t>
      </w:r>
      <w:proofErr w:type="spellStart"/>
      <w:r w:rsidRPr="000B333C">
        <w:rPr>
          <w:rFonts w:ascii="Courier New" w:eastAsia="Courier New" w:hAnsi="Courier New" w:cs="Courier New"/>
          <w:sz w:val="20"/>
          <w:szCs w:val="20"/>
          <w:lang w:val="en-US"/>
        </w:rPr>
        <w:t>timestampBegin</w:t>
      </w:r>
      <w:proofErr w:type="spellEnd"/>
      <w:r w:rsidRPr="000B333C">
        <w:rPr>
          <w:rFonts w:ascii="Courier New" w:eastAsia="Courier New" w:hAnsi="Courier New" w:cs="Courier New"/>
          <w:sz w:val="20"/>
          <w:szCs w:val="20"/>
          <w:lang w:val="en-US"/>
        </w:rPr>
        <w:t xml:space="preserve"> = PHP_INT_MIN, int $</w:t>
      </w:r>
      <w:proofErr w:type="spellStart"/>
      <w:r w:rsidRPr="000B333C">
        <w:rPr>
          <w:rFonts w:ascii="Courier New" w:eastAsia="Courier New" w:hAnsi="Courier New" w:cs="Courier New"/>
          <w:sz w:val="20"/>
          <w:szCs w:val="20"/>
          <w:lang w:val="en-US"/>
        </w:rPr>
        <w:t>timestampEnd</w:t>
      </w:r>
      <w:proofErr w:type="spellEnd"/>
      <w:r w:rsidRPr="000B333C">
        <w:rPr>
          <w:rFonts w:ascii="Courier New" w:eastAsia="Courier New" w:hAnsi="Courier New" w:cs="Courier New"/>
          <w:sz w:val="20"/>
          <w:szCs w:val="20"/>
          <w:lang w:val="en-US"/>
        </w:rPr>
        <w:t xml:space="preserve"> = PHP_INT_MAX): </w:t>
      </w:r>
      <w:proofErr w:type="spellStart"/>
      <w:r w:rsidRPr="000B333C">
        <w:rPr>
          <w:rFonts w:ascii="Courier New" w:eastAsia="Courier New" w:hAnsi="Courier New" w:cs="Courier New"/>
          <w:sz w:val="20"/>
          <w:szCs w:val="20"/>
          <w:lang w:val="en-US"/>
        </w:rPr>
        <w:t>array|false</w:t>
      </w:r>
      <w:proofErr w:type="spellEnd"/>
    </w:p>
    <w:p w14:paraId="63E0DD4E"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5" w:name="_heading=h.2a7th1w61e9r" w:colFirst="0" w:colLast="0"/>
      <w:bookmarkEnd w:id="125"/>
      <w:r w:rsidRPr="000B333C">
        <w:rPr>
          <w:rFonts w:ascii="Courier New" w:eastAsia="Courier New" w:hAnsi="Courier New" w:cs="Courier New"/>
          <w:sz w:val="20"/>
          <w:szCs w:val="20"/>
          <w:lang w:val="en-US"/>
        </w:rPr>
        <w:t xml:space="preserve">public static </w:t>
      </w:r>
      <w:hyperlink r:id="rId201">
        <w:proofErr w:type="spellStart"/>
        <w:r w:rsidRPr="000B333C">
          <w:rPr>
            <w:rFonts w:ascii="Courier New" w:eastAsia="Courier New" w:hAnsi="Courier New" w:cs="Courier New"/>
            <w:sz w:val="20"/>
            <w:szCs w:val="20"/>
            <w:lang w:val="en-US"/>
          </w:rPr>
          <w:t>listAbbreviations</w:t>
        </w:r>
        <w:proofErr w:type="spellEnd"/>
      </w:hyperlink>
      <w:r w:rsidRPr="000B333C">
        <w:rPr>
          <w:rFonts w:ascii="Courier New" w:eastAsia="Courier New" w:hAnsi="Courier New" w:cs="Courier New"/>
          <w:sz w:val="20"/>
          <w:szCs w:val="20"/>
          <w:lang w:val="en-US"/>
        </w:rPr>
        <w:t>(): array</w:t>
      </w:r>
    </w:p>
    <w:p w14:paraId="4496E77B" w14:textId="77777777" w:rsidR="008C79CB" w:rsidRPr="000B333C" w:rsidRDefault="008C79CB" w:rsidP="008C79CB">
      <w:pPr>
        <w:keepNext/>
        <w:keepLines/>
        <w:shd w:val="clear" w:color="auto" w:fill="FFFFFF"/>
        <w:spacing w:line="240" w:lineRule="auto"/>
        <w:ind w:firstLine="708"/>
        <w:jc w:val="both"/>
        <w:rPr>
          <w:rFonts w:ascii="Courier New" w:eastAsia="Courier New" w:hAnsi="Courier New" w:cs="Courier New"/>
          <w:sz w:val="20"/>
          <w:szCs w:val="20"/>
          <w:lang w:val="en-US"/>
        </w:rPr>
      </w:pPr>
      <w:bookmarkStart w:id="126" w:name="_heading=h.53tbkwa2j8m" w:colFirst="0" w:colLast="0"/>
      <w:bookmarkEnd w:id="126"/>
      <w:r w:rsidRPr="000B333C">
        <w:rPr>
          <w:rFonts w:ascii="Courier New" w:eastAsia="Courier New" w:hAnsi="Courier New" w:cs="Courier New"/>
          <w:sz w:val="20"/>
          <w:szCs w:val="20"/>
          <w:lang w:val="en-US"/>
        </w:rPr>
        <w:t xml:space="preserve">public static </w:t>
      </w:r>
      <w:hyperlink r:id="rId202">
        <w:proofErr w:type="spellStart"/>
        <w:r w:rsidRPr="000B333C">
          <w:rPr>
            <w:rFonts w:ascii="Courier New" w:eastAsia="Courier New" w:hAnsi="Courier New" w:cs="Courier New"/>
            <w:sz w:val="20"/>
            <w:szCs w:val="20"/>
            <w:lang w:val="en-US"/>
          </w:rPr>
          <w:t>listIdentifiers</w:t>
        </w:r>
        <w:proofErr w:type="spellEnd"/>
      </w:hyperlink>
      <w:r w:rsidRPr="000B333C">
        <w:rPr>
          <w:rFonts w:ascii="Courier New" w:eastAsia="Courier New" w:hAnsi="Courier New" w:cs="Courier New"/>
          <w:sz w:val="20"/>
          <w:szCs w:val="20"/>
          <w:lang w:val="en-US"/>
        </w:rPr>
        <w:t>(int $</w:t>
      </w:r>
      <w:proofErr w:type="spellStart"/>
      <w:r w:rsidRPr="000B333C">
        <w:rPr>
          <w:rFonts w:ascii="Courier New" w:eastAsia="Courier New" w:hAnsi="Courier New" w:cs="Courier New"/>
          <w:sz w:val="20"/>
          <w:szCs w:val="20"/>
          <w:lang w:val="en-US"/>
        </w:rPr>
        <w:t>timezoneGroup</w:t>
      </w:r>
      <w:proofErr w:type="spellEnd"/>
      <w:r w:rsidRPr="000B333C">
        <w:rPr>
          <w:rFonts w:ascii="Courier New" w:eastAsia="Courier New" w:hAnsi="Courier New" w:cs="Courier New"/>
          <w:sz w:val="20"/>
          <w:szCs w:val="20"/>
          <w:lang w:val="en-US"/>
        </w:rPr>
        <w:t xml:space="preserve"> = </w:t>
      </w:r>
      <w:proofErr w:type="spellStart"/>
      <w:proofErr w:type="gramStart"/>
      <w:r w:rsidRPr="000B333C">
        <w:rPr>
          <w:rFonts w:ascii="Courier New" w:eastAsia="Courier New" w:hAnsi="Courier New" w:cs="Courier New"/>
          <w:sz w:val="20"/>
          <w:szCs w:val="20"/>
          <w:lang w:val="en-US"/>
        </w:rPr>
        <w:t>DateTimeZone</w:t>
      </w:r>
      <w:proofErr w:type="spellEnd"/>
      <w:r w:rsidRPr="000B333C">
        <w:rPr>
          <w:rFonts w:ascii="Courier New" w:eastAsia="Courier New" w:hAnsi="Courier New" w:cs="Courier New"/>
          <w:sz w:val="20"/>
          <w:szCs w:val="20"/>
          <w:lang w:val="en-US"/>
        </w:rPr>
        <w:t>::</w:t>
      </w:r>
      <w:proofErr w:type="gramEnd"/>
      <w:r w:rsidRPr="000B333C">
        <w:rPr>
          <w:rFonts w:ascii="Courier New" w:eastAsia="Courier New" w:hAnsi="Courier New" w:cs="Courier New"/>
          <w:sz w:val="20"/>
          <w:szCs w:val="20"/>
          <w:lang w:val="en-US"/>
        </w:rPr>
        <w:t>ALL, ?string $</w:t>
      </w:r>
      <w:proofErr w:type="spellStart"/>
      <w:r w:rsidRPr="000B333C">
        <w:rPr>
          <w:rFonts w:ascii="Courier New" w:eastAsia="Courier New" w:hAnsi="Courier New" w:cs="Courier New"/>
          <w:sz w:val="20"/>
          <w:szCs w:val="20"/>
          <w:lang w:val="en-US"/>
        </w:rPr>
        <w:t>countryCode</w:t>
      </w:r>
      <w:proofErr w:type="spellEnd"/>
      <w:r w:rsidRPr="000B333C">
        <w:rPr>
          <w:rFonts w:ascii="Courier New" w:eastAsia="Courier New" w:hAnsi="Courier New" w:cs="Courier New"/>
          <w:sz w:val="20"/>
          <w:szCs w:val="20"/>
          <w:lang w:val="en-US"/>
        </w:rPr>
        <w:t xml:space="preserve"> = null): array</w:t>
      </w:r>
    </w:p>
    <w:p w14:paraId="6C3B33F8" w14:textId="77777777" w:rsidR="008C79CB" w:rsidRDefault="008C79CB" w:rsidP="008C79CB">
      <w:pPr>
        <w:keepNext/>
        <w:keepLines/>
        <w:shd w:val="clear" w:color="auto" w:fill="FFFFFF"/>
        <w:spacing w:line="240" w:lineRule="auto"/>
        <w:ind w:firstLine="708"/>
        <w:jc w:val="both"/>
        <w:rPr>
          <w:rFonts w:ascii="Courier New" w:eastAsia="Courier New" w:hAnsi="Courier New" w:cs="Courier New"/>
          <w:sz w:val="20"/>
          <w:szCs w:val="20"/>
        </w:rPr>
      </w:pPr>
      <w:bookmarkStart w:id="127" w:name="_heading=h.u69sebt5yjiq" w:colFirst="0" w:colLast="0"/>
      <w:bookmarkEnd w:id="127"/>
      <w:r>
        <w:rPr>
          <w:rFonts w:ascii="Courier New" w:eastAsia="Courier New" w:hAnsi="Courier New" w:cs="Courier New"/>
          <w:sz w:val="20"/>
          <w:szCs w:val="20"/>
          <w:highlight w:val="white"/>
        </w:rPr>
        <w:t>}</w:t>
      </w:r>
    </w:p>
    <w:p w14:paraId="29FA6A6E"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167. Какие библиотеки используются для работы с изображениями в PHP. </w:t>
      </w:r>
    </w:p>
    <w:p w14:paraId="2ECCC8E7"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proofErr w:type="spellStart"/>
      <w:r>
        <w:rPr>
          <w:rFonts w:eastAsia="Times New Roman" w:cs="Times New Roman"/>
          <w:szCs w:val="28"/>
        </w:rPr>
        <w:t>Goutte</w:t>
      </w:r>
      <w:proofErr w:type="spellEnd"/>
    </w:p>
    <w:p w14:paraId="01440FCD"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28" w:name="_heading=h.ej6hpz52ux1e" w:colFirst="0" w:colLast="0"/>
      <w:bookmarkEnd w:id="128"/>
      <w:proofErr w:type="spellStart"/>
      <w:r>
        <w:rPr>
          <w:rFonts w:eastAsia="Times New Roman" w:cs="Times New Roman"/>
          <w:szCs w:val="28"/>
        </w:rPr>
        <w:t>GoogChart</w:t>
      </w:r>
      <w:proofErr w:type="spellEnd"/>
    </w:p>
    <w:p w14:paraId="2B1EE2B2"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29" w:name="_heading=h.ohyik3o6scax" w:colFirst="0" w:colLast="0"/>
      <w:bookmarkEnd w:id="129"/>
      <w:proofErr w:type="spellStart"/>
      <w:r>
        <w:rPr>
          <w:rFonts w:eastAsia="Times New Roman" w:cs="Times New Roman"/>
          <w:szCs w:val="28"/>
        </w:rPr>
        <w:t>JpGraph</w:t>
      </w:r>
      <w:proofErr w:type="spellEnd"/>
    </w:p>
    <w:p w14:paraId="5AEB9B7C"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0" w:name="_heading=h.sp2lilqc7v2c" w:colFirst="0" w:colLast="0"/>
      <w:bookmarkEnd w:id="130"/>
      <w:proofErr w:type="spellStart"/>
      <w:r>
        <w:rPr>
          <w:rFonts w:eastAsia="Times New Roman" w:cs="Times New Roman"/>
          <w:szCs w:val="28"/>
        </w:rPr>
        <w:t>Imagine</w:t>
      </w:r>
      <w:proofErr w:type="spellEnd"/>
    </w:p>
    <w:p w14:paraId="1BB8BAB4"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1" w:name="_heading=h.dnts41jhocid" w:colFirst="0" w:colLast="0"/>
      <w:bookmarkEnd w:id="131"/>
      <w:proofErr w:type="spellStart"/>
      <w:r>
        <w:rPr>
          <w:rFonts w:eastAsia="Times New Roman" w:cs="Times New Roman"/>
          <w:szCs w:val="28"/>
        </w:rPr>
        <w:t>Php</w:t>
      </w:r>
      <w:proofErr w:type="spellEnd"/>
      <w:r>
        <w:rPr>
          <w:rFonts w:eastAsia="Times New Roman" w:cs="Times New Roman"/>
          <w:szCs w:val="28"/>
        </w:rPr>
        <w:t xml:space="preserve"> </w:t>
      </w:r>
      <w:proofErr w:type="spellStart"/>
      <w:r>
        <w:rPr>
          <w:rFonts w:eastAsia="Times New Roman" w:cs="Times New Roman"/>
          <w:szCs w:val="28"/>
        </w:rPr>
        <w:t>Graphic</w:t>
      </w:r>
      <w:proofErr w:type="spellEnd"/>
      <w:r>
        <w:rPr>
          <w:rFonts w:eastAsia="Times New Roman" w:cs="Times New Roman"/>
          <w:szCs w:val="28"/>
        </w:rPr>
        <w:t xml:space="preserve"> Works</w:t>
      </w:r>
    </w:p>
    <w:p w14:paraId="18DF54AC"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2" w:name="_heading=h.imv0af1t6yy4" w:colFirst="0" w:colLast="0"/>
      <w:bookmarkEnd w:id="132"/>
      <w:proofErr w:type="spellStart"/>
      <w:r>
        <w:rPr>
          <w:rFonts w:eastAsia="Times New Roman" w:cs="Times New Roman"/>
          <w:szCs w:val="28"/>
        </w:rPr>
        <w:t>Zebra</w:t>
      </w:r>
      <w:proofErr w:type="spellEnd"/>
      <w:r>
        <w:rPr>
          <w:rFonts w:eastAsia="Times New Roman" w:cs="Times New Roman"/>
          <w:szCs w:val="28"/>
        </w:rPr>
        <w:t xml:space="preserve"> Image</w:t>
      </w:r>
    </w:p>
    <w:p w14:paraId="4AC016B0"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3" w:name="_heading=h.f733z8xyyww" w:colFirst="0" w:colLast="0"/>
      <w:bookmarkEnd w:id="133"/>
      <w:r>
        <w:rPr>
          <w:rFonts w:eastAsia="Times New Roman" w:cs="Times New Roman"/>
          <w:szCs w:val="28"/>
        </w:rPr>
        <w:t xml:space="preserve">Php5 Image </w:t>
      </w:r>
      <w:proofErr w:type="spellStart"/>
      <w:r>
        <w:rPr>
          <w:rFonts w:eastAsia="Times New Roman" w:cs="Times New Roman"/>
          <w:szCs w:val="28"/>
        </w:rPr>
        <w:t>Manipulation</w:t>
      </w:r>
      <w:proofErr w:type="spellEnd"/>
    </w:p>
    <w:p w14:paraId="46332D5D"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4" w:name="_heading=h.rlig60nrnc2j" w:colFirst="0" w:colLast="0"/>
      <w:bookmarkEnd w:id="134"/>
      <w:r>
        <w:rPr>
          <w:rFonts w:eastAsia="Times New Roman" w:cs="Times New Roman"/>
          <w:szCs w:val="28"/>
        </w:rPr>
        <w:t xml:space="preserve">Dynamic </w:t>
      </w:r>
      <w:proofErr w:type="spellStart"/>
      <w:r>
        <w:rPr>
          <w:rFonts w:eastAsia="Times New Roman" w:cs="Times New Roman"/>
          <w:szCs w:val="28"/>
        </w:rPr>
        <w:t>Dummy</w:t>
      </w:r>
      <w:proofErr w:type="spellEnd"/>
      <w:r>
        <w:rPr>
          <w:rFonts w:eastAsia="Times New Roman" w:cs="Times New Roman"/>
          <w:szCs w:val="28"/>
        </w:rPr>
        <w:t xml:space="preserve"> Image </w:t>
      </w:r>
      <w:proofErr w:type="spellStart"/>
      <w:r>
        <w:rPr>
          <w:rFonts w:eastAsia="Times New Roman" w:cs="Times New Roman"/>
          <w:szCs w:val="28"/>
        </w:rPr>
        <w:t>Generator</w:t>
      </w:r>
      <w:proofErr w:type="spellEnd"/>
    </w:p>
    <w:p w14:paraId="346010F1"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5" w:name="_heading=h.f51kzmnhpank" w:colFirst="0" w:colLast="0"/>
      <w:bookmarkEnd w:id="135"/>
      <w:proofErr w:type="spellStart"/>
      <w:r>
        <w:rPr>
          <w:rFonts w:eastAsia="Times New Roman" w:cs="Times New Roman"/>
          <w:szCs w:val="28"/>
        </w:rPr>
        <w:t>WideImage</w:t>
      </w:r>
      <w:proofErr w:type="spellEnd"/>
    </w:p>
    <w:p w14:paraId="6476C451" w14:textId="77777777" w:rsidR="008C79CB" w:rsidRDefault="008C79CB" w:rsidP="008C79CB">
      <w:pPr>
        <w:keepNext/>
        <w:keepLines/>
        <w:numPr>
          <w:ilvl w:val="0"/>
          <w:numId w:val="14"/>
        </w:numPr>
        <w:pBdr>
          <w:top w:val="nil"/>
          <w:left w:val="nil"/>
          <w:bottom w:val="nil"/>
          <w:right w:val="nil"/>
          <w:between w:val="nil"/>
        </w:pBdr>
        <w:spacing w:line="360" w:lineRule="auto"/>
        <w:jc w:val="both"/>
        <w:rPr>
          <w:rFonts w:eastAsia="Times New Roman" w:cs="Times New Roman"/>
          <w:szCs w:val="28"/>
        </w:rPr>
      </w:pPr>
      <w:bookmarkStart w:id="136" w:name="_heading=h.xb6r7fhrhmxr" w:colFirst="0" w:colLast="0"/>
      <w:bookmarkEnd w:id="136"/>
      <w:r>
        <w:rPr>
          <w:rFonts w:eastAsia="Times New Roman" w:cs="Times New Roman"/>
          <w:szCs w:val="28"/>
        </w:rPr>
        <w:t xml:space="preserve">Image </w:t>
      </w:r>
      <w:proofErr w:type="spellStart"/>
      <w:r>
        <w:rPr>
          <w:rFonts w:eastAsia="Times New Roman" w:cs="Times New Roman"/>
          <w:szCs w:val="28"/>
        </w:rPr>
        <w:t>Cache</w:t>
      </w:r>
      <w:proofErr w:type="spellEnd"/>
    </w:p>
    <w:p w14:paraId="76A0F8DF"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168. Опишите основные возможности библиотеки GD. </w:t>
      </w:r>
    </w:p>
    <w:p w14:paraId="2B7F12AF"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r>
        <w:rPr>
          <w:rFonts w:eastAsia="Times New Roman" w:cs="Times New Roman"/>
          <w:szCs w:val="28"/>
        </w:rPr>
        <w:lastRenderedPageBreak/>
        <w:t xml:space="preserve">GD Graphics Library (GD) — программная библиотека, написанная Томасом </w:t>
      </w:r>
      <w:proofErr w:type="spellStart"/>
      <w:r>
        <w:rPr>
          <w:rFonts w:eastAsia="Times New Roman" w:cs="Times New Roman"/>
          <w:szCs w:val="28"/>
        </w:rPr>
        <w:t>Баутелом</w:t>
      </w:r>
      <w:proofErr w:type="spellEnd"/>
      <w:r>
        <w:rPr>
          <w:rFonts w:eastAsia="Times New Roman" w:cs="Times New Roman"/>
          <w:szCs w:val="28"/>
        </w:rPr>
        <w:t xml:space="preserve"> (Thomas </w:t>
      </w:r>
      <w:proofErr w:type="spellStart"/>
      <w:r>
        <w:rPr>
          <w:rFonts w:eastAsia="Times New Roman" w:cs="Times New Roman"/>
          <w:szCs w:val="28"/>
        </w:rPr>
        <w:t>Boutell</w:t>
      </w:r>
      <w:proofErr w:type="spellEnd"/>
      <w:r>
        <w:rPr>
          <w:rFonts w:eastAsia="Times New Roman" w:cs="Times New Roman"/>
          <w:szCs w:val="28"/>
        </w:rPr>
        <w:t xml:space="preserve">) и другими разработчиками для динамической работы с изображениями. </w:t>
      </w:r>
    </w:p>
    <w:p w14:paraId="44FC83F0"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bookmarkStart w:id="137" w:name="_heading=h.8qe0f5sa1v4n" w:colFirst="0" w:colLast="0"/>
      <w:bookmarkEnd w:id="137"/>
      <w:r>
        <w:rPr>
          <w:rFonts w:eastAsia="Times New Roman" w:cs="Times New Roman"/>
          <w:szCs w:val="28"/>
        </w:rPr>
        <w:t>В PHP библиотека GD значительно расширена. Начиная с версии PHP 4.3 входит в стандартную поставку интерпретатора. До этой версии могла подключаться как отдельная библиотека. Поддерживает почти все существующие форматы графики для использования в веб: PNG, JPEG, GIF, ICO и различные методы работы с графическими файлами (применение фильтров, текст, изменение размера, и прочее).</w:t>
      </w:r>
    </w:p>
    <w:p w14:paraId="265E6927"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bookmarkStart w:id="138" w:name="_heading=h.oqd1de86btgz" w:colFirst="0" w:colLast="0"/>
      <w:bookmarkEnd w:id="138"/>
      <w:r>
        <w:rPr>
          <w:rFonts w:eastAsia="Times New Roman" w:cs="Times New Roman"/>
          <w:szCs w:val="28"/>
        </w:rPr>
        <w:t>Функции GD и функции для работы с изображениями:</w:t>
      </w:r>
    </w:p>
    <w:p w14:paraId="0EF4C447"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39" w:name="_heading=h.hv72k4gt93bz" w:colFirst="0" w:colLast="0"/>
      <w:bookmarkEnd w:id="139"/>
      <w:proofErr w:type="spellStart"/>
      <w:r>
        <w:rPr>
          <w:rFonts w:eastAsia="Times New Roman" w:cs="Times New Roman"/>
          <w:szCs w:val="28"/>
        </w:rPr>
        <w:t>getimagesize</w:t>
      </w:r>
      <w:proofErr w:type="spellEnd"/>
      <w:r>
        <w:rPr>
          <w:rFonts w:eastAsia="Times New Roman" w:cs="Times New Roman"/>
          <w:szCs w:val="28"/>
        </w:rPr>
        <w:t xml:space="preserve"> — Получение размера изображения</w:t>
      </w:r>
    </w:p>
    <w:p w14:paraId="5F1A99BA"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0" w:name="_heading=h.k6wswbva3h2w" w:colFirst="0" w:colLast="0"/>
      <w:bookmarkEnd w:id="140"/>
      <w:proofErr w:type="spellStart"/>
      <w:r>
        <w:rPr>
          <w:rFonts w:eastAsia="Times New Roman" w:cs="Times New Roman"/>
          <w:szCs w:val="28"/>
        </w:rPr>
        <w:t>image_type_to_extension</w:t>
      </w:r>
      <w:proofErr w:type="spellEnd"/>
      <w:r>
        <w:rPr>
          <w:rFonts w:eastAsia="Times New Roman" w:cs="Times New Roman"/>
          <w:szCs w:val="28"/>
        </w:rPr>
        <w:t xml:space="preserve"> — Получение расширения файла для типа изображения</w:t>
      </w:r>
    </w:p>
    <w:p w14:paraId="1A886EC8"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1" w:name="_heading=h.bqz84rcbt2ou" w:colFirst="0" w:colLast="0"/>
      <w:bookmarkEnd w:id="141"/>
      <w:r>
        <w:rPr>
          <w:rFonts w:eastAsia="Times New Roman" w:cs="Times New Roman"/>
          <w:szCs w:val="28"/>
        </w:rPr>
        <w:t>mage2wbmp — Выводит изображение в браузер или пишет в файл</w:t>
      </w:r>
    </w:p>
    <w:p w14:paraId="7F0EABF2"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2" w:name="_heading=h.d92f00bh9hib" w:colFirst="0" w:colLast="0"/>
      <w:bookmarkEnd w:id="142"/>
      <w:proofErr w:type="spellStart"/>
      <w:r>
        <w:rPr>
          <w:rFonts w:eastAsia="Times New Roman" w:cs="Times New Roman"/>
          <w:szCs w:val="28"/>
        </w:rPr>
        <w:t>imagealphablending</w:t>
      </w:r>
      <w:proofErr w:type="spellEnd"/>
      <w:r>
        <w:rPr>
          <w:rFonts w:eastAsia="Times New Roman" w:cs="Times New Roman"/>
          <w:szCs w:val="28"/>
        </w:rPr>
        <w:t xml:space="preserve"> — Задание режима сопряжения цветов для изображения</w:t>
      </w:r>
    </w:p>
    <w:p w14:paraId="70E75314"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3" w:name="_heading=h.gccsmxj7939c" w:colFirst="0" w:colLast="0"/>
      <w:bookmarkEnd w:id="143"/>
      <w:proofErr w:type="spellStart"/>
      <w:r>
        <w:rPr>
          <w:rFonts w:eastAsia="Times New Roman" w:cs="Times New Roman"/>
          <w:szCs w:val="28"/>
        </w:rPr>
        <w:t>imagearc</w:t>
      </w:r>
      <w:proofErr w:type="spellEnd"/>
      <w:r>
        <w:rPr>
          <w:rFonts w:eastAsia="Times New Roman" w:cs="Times New Roman"/>
          <w:szCs w:val="28"/>
        </w:rPr>
        <w:t xml:space="preserve"> — Рисование дуги</w:t>
      </w:r>
    </w:p>
    <w:p w14:paraId="756B2351"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4" w:name="_heading=h.n6uko97ueirp" w:colFirst="0" w:colLast="0"/>
      <w:bookmarkEnd w:id="144"/>
      <w:proofErr w:type="spellStart"/>
      <w:r>
        <w:rPr>
          <w:rFonts w:eastAsia="Times New Roman" w:cs="Times New Roman"/>
          <w:szCs w:val="28"/>
        </w:rPr>
        <w:t>imageavif</w:t>
      </w:r>
      <w:proofErr w:type="spellEnd"/>
      <w:r>
        <w:rPr>
          <w:rFonts w:eastAsia="Times New Roman" w:cs="Times New Roman"/>
          <w:szCs w:val="28"/>
        </w:rPr>
        <w:t xml:space="preserve"> — Выводит изображение в браузер или пишет в файл</w:t>
      </w:r>
    </w:p>
    <w:p w14:paraId="2A36E0C6"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5" w:name="_heading=h.w8mt876ph26e" w:colFirst="0" w:colLast="0"/>
      <w:bookmarkEnd w:id="145"/>
      <w:proofErr w:type="spellStart"/>
      <w:r>
        <w:rPr>
          <w:rFonts w:eastAsia="Times New Roman" w:cs="Times New Roman"/>
          <w:szCs w:val="28"/>
        </w:rPr>
        <w:t>imagebmp</w:t>
      </w:r>
      <w:proofErr w:type="spellEnd"/>
      <w:r>
        <w:rPr>
          <w:rFonts w:eastAsia="Times New Roman" w:cs="Times New Roman"/>
          <w:szCs w:val="28"/>
        </w:rPr>
        <w:t xml:space="preserve"> — Вывести BMP-изображение в браузер или файл</w:t>
      </w:r>
    </w:p>
    <w:p w14:paraId="1659D9A2"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6" w:name="_heading=h.q1ivyojphw51" w:colFirst="0" w:colLast="0"/>
      <w:bookmarkEnd w:id="146"/>
      <w:proofErr w:type="spellStart"/>
      <w:r>
        <w:rPr>
          <w:rFonts w:eastAsia="Times New Roman" w:cs="Times New Roman"/>
          <w:szCs w:val="28"/>
        </w:rPr>
        <w:t>imagechar</w:t>
      </w:r>
      <w:proofErr w:type="spellEnd"/>
      <w:r>
        <w:rPr>
          <w:rFonts w:eastAsia="Times New Roman" w:cs="Times New Roman"/>
          <w:szCs w:val="28"/>
        </w:rPr>
        <w:t xml:space="preserve"> — Рисование символа по горизонтали</w:t>
      </w:r>
    </w:p>
    <w:p w14:paraId="0FFEDD31"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7" w:name="_heading=h.qod1g9zel6l7" w:colFirst="0" w:colLast="0"/>
      <w:bookmarkEnd w:id="147"/>
      <w:proofErr w:type="spellStart"/>
      <w:r>
        <w:rPr>
          <w:rFonts w:eastAsia="Times New Roman" w:cs="Times New Roman"/>
          <w:szCs w:val="28"/>
        </w:rPr>
        <w:t>imagecharup</w:t>
      </w:r>
      <w:proofErr w:type="spellEnd"/>
      <w:r>
        <w:rPr>
          <w:rFonts w:eastAsia="Times New Roman" w:cs="Times New Roman"/>
          <w:szCs w:val="28"/>
        </w:rPr>
        <w:t xml:space="preserve"> — Рисование символа вертикально</w:t>
      </w:r>
    </w:p>
    <w:p w14:paraId="3F786343"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8" w:name="_heading=h.i6kg3zmlqb3p" w:colFirst="0" w:colLast="0"/>
      <w:bookmarkEnd w:id="148"/>
      <w:proofErr w:type="spellStart"/>
      <w:r>
        <w:rPr>
          <w:rFonts w:eastAsia="Times New Roman" w:cs="Times New Roman"/>
          <w:szCs w:val="28"/>
        </w:rPr>
        <w:t>imagecolorallocate</w:t>
      </w:r>
      <w:proofErr w:type="spellEnd"/>
      <w:r>
        <w:rPr>
          <w:rFonts w:eastAsia="Times New Roman" w:cs="Times New Roman"/>
          <w:szCs w:val="28"/>
        </w:rPr>
        <w:t xml:space="preserve"> — Создание цвета для изображения</w:t>
      </w:r>
    </w:p>
    <w:p w14:paraId="0884DF9A"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49" w:name="_heading=h.6gcy7wjdec8b" w:colFirst="0" w:colLast="0"/>
      <w:bookmarkEnd w:id="149"/>
      <w:proofErr w:type="spellStart"/>
      <w:r>
        <w:rPr>
          <w:rFonts w:eastAsia="Times New Roman" w:cs="Times New Roman"/>
          <w:szCs w:val="28"/>
        </w:rPr>
        <w:t>imagecolorallocatealpha</w:t>
      </w:r>
      <w:proofErr w:type="spellEnd"/>
      <w:r>
        <w:rPr>
          <w:rFonts w:eastAsia="Times New Roman" w:cs="Times New Roman"/>
          <w:szCs w:val="28"/>
        </w:rPr>
        <w:t xml:space="preserve"> — Создание цвета для изображения</w:t>
      </w:r>
    </w:p>
    <w:p w14:paraId="6C82DDC0"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0" w:name="_heading=h.6m5tx5k4jbrs" w:colFirst="0" w:colLast="0"/>
      <w:bookmarkEnd w:id="150"/>
      <w:proofErr w:type="spellStart"/>
      <w:r>
        <w:rPr>
          <w:rFonts w:eastAsia="Times New Roman" w:cs="Times New Roman"/>
          <w:szCs w:val="28"/>
        </w:rPr>
        <w:t>imagecolorat</w:t>
      </w:r>
      <w:proofErr w:type="spellEnd"/>
      <w:r>
        <w:rPr>
          <w:rFonts w:eastAsia="Times New Roman" w:cs="Times New Roman"/>
          <w:szCs w:val="28"/>
        </w:rPr>
        <w:t xml:space="preserve"> — Получение индекса цвета пиксела</w:t>
      </w:r>
    </w:p>
    <w:p w14:paraId="7382018A"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1" w:name="_heading=h.chqggntjdcvk" w:colFirst="0" w:colLast="0"/>
      <w:bookmarkEnd w:id="151"/>
      <w:proofErr w:type="spellStart"/>
      <w:r>
        <w:rPr>
          <w:rFonts w:eastAsia="Times New Roman" w:cs="Times New Roman"/>
          <w:szCs w:val="28"/>
        </w:rPr>
        <w:t>imagecolorexact</w:t>
      </w:r>
      <w:proofErr w:type="spellEnd"/>
      <w:r>
        <w:rPr>
          <w:rFonts w:eastAsia="Times New Roman" w:cs="Times New Roman"/>
          <w:szCs w:val="28"/>
        </w:rPr>
        <w:t xml:space="preserve"> — Получение индекса заданного цвета</w:t>
      </w:r>
    </w:p>
    <w:p w14:paraId="5D81EF76"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2" w:name="_heading=h.rweb75evkq29" w:colFirst="0" w:colLast="0"/>
      <w:bookmarkEnd w:id="152"/>
      <w:proofErr w:type="spellStart"/>
      <w:r>
        <w:rPr>
          <w:rFonts w:eastAsia="Times New Roman" w:cs="Times New Roman"/>
          <w:szCs w:val="28"/>
        </w:rPr>
        <w:t>imagecolorset</w:t>
      </w:r>
      <w:proofErr w:type="spellEnd"/>
      <w:r>
        <w:rPr>
          <w:rFonts w:eastAsia="Times New Roman" w:cs="Times New Roman"/>
          <w:szCs w:val="28"/>
        </w:rPr>
        <w:t xml:space="preserve"> — Установка набора цветов для заданного индекса палитры</w:t>
      </w:r>
    </w:p>
    <w:p w14:paraId="5CCC6419"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3" w:name="_heading=h.v1dkmu4ej982" w:colFirst="0" w:colLast="0"/>
      <w:bookmarkEnd w:id="153"/>
      <w:proofErr w:type="spellStart"/>
      <w:r>
        <w:rPr>
          <w:rFonts w:eastAsia="Times New Roman" w:cs="Times New Roman"/>
          <w:szCs w:val="28"/>
        </w:rPr>
        <w:t>imagecolorsforindex</w:t>
      </w:r>
      <w:proofErr w:type="spellEnd"/>
      <w:r>
        <w:rPr>
          <w:rFonts w:eastAsia="Times New Roman" w:cs="Times New Roman"/>
          <w:szCs w:val="28"/>
        </w:rPr>
        <w:t xml:space="preserve"> — Получение цветов, соответствующих индексу</w:t>
      </w:r>
    </w:p>
    <w:p w14:paraId="2828F1F1"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4" w:name="_heading=h.4nsz4i47hxrl" w:colFirst="0" w:colLast="0"/>
      <w:bookmarkEnd w:id="154"/>
      <w:proofErr w:type="spellStart"/>
      <w:r>
        <w:rPr>
          <w:rFonts w:eastAsia="Times New Roman" w:cs="Times New Roman"/>
          <w:szCs w:val="28"/>
        </w:rPr>
        <w:t>imagecolorstotal</w:t>
      </w:r>
      <w:proofErr w:type="spellEnd"/>
      <w:r>
        <w:rPr>
          <w:rFonts w:eastAsia="Times New Roman" w:cs="Times New Roman"/>
          <w:szCs w:val="28"/>
        </w:rPr>
        <w:t xml:space="preserve"> — Определение количества цветов в палитре изображения</w:t>
      </w:r>
    </w:p>
    <w:p w14:paraId="45D682BE"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5" w:name="_heading=h.2tcil47rxr1c" w:colFirst="0" w:colLast="0"/>
      <w:bookmarkEnd w:id="155"/>
      <w:proofErr w:type="spellStart"/>
      <w:r>
        <w:rPr>
          <w:rFonts w:eastAsia="Times New Roman" w:cs="Times New Roman"/>
          <w:szCs w:val="28"/>
        </w:rPr>
        <w:t>imagecopy</w:t>
      </w:r>
      <w:proofErr w:type="spellEnd"/>
      <w:r>
        <w:rPr>
          <w:rFonts w:eastAsia="Times New Roman" w:cs="Times New Roman"/>
          <w:szCs w:val="28"/>
        </w:rPr>
        <w:t xml:space="preserve"> — Копирование части изображения</w:t>
      </w:r>
    </w:p>
    <w:p w14:paraId="516284D8"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6" w:name="_heading=h.5rubnwlpnn3m" w:colFirst="0" w:colLast="0"/>
      <w:bookmarkEnd w:id="156"/>
      <w:proofErr w:type="spellStart"/>
      <w:r>
        <w:rPr>
          <w:rFonts w:eastAsia="Times New Roman" w:cs="Times New Roman"/>
          <w:szCs w:val="28"/>
        </w:rPr>
        <w:t>imagecopyresized</w:t>
      </w:r>
      <w:proofErr w:type="spellEnd"/>
      <w:r>
        <w:rPr>
          <w:rFonts w:eastAsia="Times New Roman" w:cs="Times New Roman"/>
          <w:szCs w:val="28"/>
        </w:rPr>
        <w:t xml:space="preserve"> — Копирование и изменение размера части изображения</w:t>
      </w:r>
    </w:p>
    <w:p w14:paraId="4B8F39CB"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7" w:name="_heading=h.ivv3jiz7jyln" w:colFirst="0" w:colLast="0"/>
      <w:bookmarkEnd w:id="157"/>
      <w:proofErr w:type="spellStart"/>
      <w:r>
        <w:rPr>
          <w:rFonts w:eastAsia="Times New Roman" w:cs="Times New Roman"/>
          <w:szCs w:val="28"/>
        </w:rPr>
        <w:t>imagecreate</w:t>
      </w:r>
      <w:proofErr w:type="spellEnd"/>
      <w:r>
        <w:rPr>
          <w:rFonts w:eastAsia="Times New Roman" w:cs="Times New Roman"/>
          <w:szCs w:val="28"/>
        </w:rPr>
        <w:t xml:space="preserve"> — Создание нового </w:t>
      </w:r>
      <w:proofErr w:type="spellStart"/>
      <w:r>
        <w:rPr>
          <w:rFonts w:eastAsia="Times New Roman" w:cs="Times New Roman"/>
          <w:szCs w:val="28"/>
        </w:rPr>
        <w:t>палитрового</w:t>
      </w:r>
      <w:proofErr w:type="spellEnd"/>
      <w:r>
        <w:rPr>
          <w:rFonts w:eastAsia="Times New Roman" w:cs="Times New Roman"/>
          <w:szCs w:val="28"/>
        </w:rPr>
        <w:t xml:space="preserve"> изображения</w:t>
      </w:r>
    </w:p>
    <w:p w14:paraId="50A90D17"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8" w:name="_heading=h.5l0hwck0h4w" w:colFirst="0" w:colLast="0"/>
      <w:bookmarkEnd w:id="158"/>
      <w:proofErr w:type="spellStart"/>
      <w:r>
        <w:rPr>
          <w:rFonts w:eastAsia="Times New Roman" w:cs="Times New Roman"/>
          <w:szCs w:val="28"/>
        </w:rPr>
        <w:t>imagecreatefromavif</w:t>
      </w:r>
      <w:proofErr w:type="spellEnd"/>
      <w:r>
        <w:rPr>
          <w:rFonts w:eastAsia="Times New Roman" w:cs="Times New Roman"/>
          <w:szCs w:val="28"/>
        </w:rPr>
        <w:t xml:space="preserve"> — Создаёт новое изображение из файла или URL</w:t>
      </w:r>
    </w:p>
    <w:p w14:paraId="00681E3A"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59" w:name="_heading=h.xowd8foz24z5" w:colFirst="0" w:colLast="0"/>
      <w:bookmarkEnd w:id="159"/>
      <w:proofErr w:type="spellStart"/>
      <w:r>
        <w:rPr>
          <w:rFonts w:eastAsia="Times New Roman" w:cs="Times New Roman"/>
          <w:szCs w:val="28"/>
        </w:rPr>
        <w:t>imagecreatefrombmp</w:t>
      </w:r>
      <w:proofErr w:type="spellEnd"/>
      <w:r>
        <w:rPr>
          <w:rFonts w:eastAsia="Times New Roman" w:cs="Times New Roman"/>
          <w:szCs w:val="28"/>
        </w:rPr>
        <w:t xml:space="preserve"> — Создаёт новое изображение из файла или URL</w:t>
      </w:r>
    </w:p>
    <w:p w14:paraId="355C35A4"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0" w:name="_heading=h.gx17v0hrfv0p" w:colFirst="0" w:colLast="0"/>
      <w:bookmarkEnd w:id="160"/>
      <w:proofErr w:type="spellStart"/>
      <w:r>
        <w:rPr>
          <w:rFonts w:eastAsia="Times New Roman" w:cs="Times New Roman"/>
          <w:szCs w:val="28"/>
        </w:rPr>
        <w:t>imagecreatetruecolor</w:t>
      </w:r>
      <w:proofErr w:type="spellEnd"/>
      <w:r>
        <w:rPr>
          <w:rFonts w:eastAsia="Times New Roman" w:cs="Times New Roman"/>
          <w:szCs w:val="28"/>
        </w:rPr>
        <w:t xml:space="preserve"> — Создание нового полноцветного изображения</w:t>
      </w:r>
    </w:p>
    <w:p w14:paraId="2D82B29E"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1" w:name="_heading=h.h0zalo2b1pu5" w:colFirst="0" w:colLast="0"/>
      <w:bookmarkEnd w:id="161"/>
      <w:proofErr w:type="spellStart"/>
      <w:r>
        <w:rPr>
          <w:rFonts w:eastAsia="Times New Roman" w:cs="Times New Roman"/>
          <w:szCs w:val="28"/>
        </w:rPr>
        <w:t>imagecrop</w:t>
      </w:r>
      <w:proofErr w:type="spellEnd"/>
      <w:r>
        <w:rPr>
          <w:rFonts w:eastAsia="Times New Roman" w:cs="Times New Roman"/>
          <w:szCs w:val="28"/>
        </w:rPr>
        <w:t xml:space="preserve"> — Обрезать изображение до заданного прямоугольника</w:t>
      </w:r>
    </w:p>
    <w:p w14:paraId="0A0B17B1"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2" w:name="_heading=h.hvc8ntm503e9" w:colFirst="0" w:colLast="0"/>
      <w:bookmarkEnd w:id="162"/>
      <w:proofErr w:type="spellStart"/>
      <w:r>
        <w:rPr>
          <w:rFonts w:eastAsia="Times New Roman" w:cs="Times New Roman"/>
          <w:szCs w:val="28"/>
        </w:rPr>
        <w:t>imagedashedline</w:t>
      </w:r>
      <w:proofErr w:type="spellEnd"/>
      <w:r>
        <w:rPr>
          <w:rFonts w:eastAsia="Times New Roman" w:cs="Times New Roman"/>
          <w:szCs w:val="28"/>
        </w:rPr>
        <w:t xml:space="preserve"> — Рисование пунктирной линии</w:t>
      </w:r>
    </w:p>
    <w:p w14:paraId="66988EEE"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3" w:name="_heading=h.esufzh5he4hm" w:colFirst="0" w:colLast="0"/>
      <w:bookmarkEnd w:id="163"/>
      <w:proofErr w:type="spellStart"/>
      <w:r>
        <w:rPr>
          <w:rFonts w:eastAsia="Times New Roman" w:cs="Times New Roman"/>
          <w:szCs w:val="28"/>
        </w:rPr>
        <w:t>imagedestroy</w:t>
      </w:r>
      <w:proofErr w:type="spellEnd"/>
      <w:r>
        <w:rPr>
          <w:rFonts w:eastAsia="Times New Roman" w:cs="Times New Roman"/>
          <w:szCs w:val="28"/>
        </w:rPr>
        <w:t xml:space="preserve"> — Уничтожение изображения</w:t>
      </w:r>
    </w:p>
    <w:p w14:paraId="05B0320E"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4" w:name="_heading=h.i6rh19uk822m" w:colFirst="0" w:colLast="0"/>
      <w:bookmarkEnd w:id="164"/>
      <w:proofErr w:type="spellStart"/>
      <w:r>
        <w:rPr>
          <w:rFonts w:eastAsia="Times New Roman" w:cs="Times New Roman"/>
          <w:szCs w:val="28"/>
        </w:rPr>
        <w:t>imageellipse</w:t>
      </w:r>
      <w:proofErr w:type="spellEnd"/>
      <w:r>
        <w:rPr>
          <w:rFonts w:eastAsia="Times New Roman" w:cs="Times New Roman"/>
          <w:szCs w:val="28"/>
        </w:rPr>
        <w:t xml:space="preserve"> — Рисование эллипса</w:t>
      </w:r>
    </w:p>
    <w:p w14:paraId="537D04A6"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5" w:name="_heading=h.ltjjzlhk2hiw" w:colFirst="0" w:colLast="0"/>
      <w:bookmarkEnd w:id="165"/>
      <w:proofErr w:type="spellStart"/>
      <w:r>
        <w:rPr>
          <w:rFonts w:eastAsia="Times New Roman" w:cs="Times New Roman"/>
          <w:szCs w:val="28"/>
        </w:rPr>
        <w:t>imagefill</w:t>
      </w:r>
      <w:proofErr w:type="spellEnd"/>
      <w:r>
        <w:rPr>
          <w:rFonts w:eastAsia="Times New Roman" w:cs="Times New Roman"/>
          <w:szCs w:val="28"/>
        </w:rPr>
        <w:t xml:space="preserve"> — Заливка</w:t>
      </w:r>
    </w:p>
    <w:p w14:paraId="7E282BAB"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6" w:name="_heading=h.b6xxmon1am4h" w:colFirst="0" w:colLast="0"/>
      <w:bookmarkEnd w:id="166"/>
      <w:proofErr w:type="spellStart"/>
      <w:r>
        <w:rPr>
          <w:rFonts w:eastAsia="Times New Roman" w:cs="Times New Roman"/>
          <w:szCs w:val="28"/>
        </w:rPr>
        <w:t>imagefilledarc</w:t>
      </w:r>
      <w:proofErr w:type="spellEnd"/>
      <w:r>
        <w:rPr>
          <w:rFonts w:eastAsia="Times New Roman" w:cs="Times New Roman"/>
          <w:szCs w:val="28"/>
        </w:rPr>
        <w:t xml:space="preserve"> — Рисование и заливка дуги</w:t>
      </w:r>
    </w:p>
    <w:p w14:paraId="66203761"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7" w:name="_heading=h.5u6vhrhnz75l" w:colFirst="0" w:colLast="0"/>
      <w:bookmarkEnd w:id="167"/>
      <w:proofErr w:type="spellStart"/>
      <w:r>
        <w:rPr>
          <w:rFonts w:eastAsia="Times New Roman" w:cs="Times New Roman"/>
          <w:szCs w:val="28"/>
        </w:rPr>
        <w:t>imagefilledellipse</w:t>
      </w:r>
      <w:proofErr w:type="spellEnd"/>
      <w:r>
        <w:rPr>
          <w:rFonts w:eastAsia="Times New Roman" w:cs="Times New Roman"/>
          <w:szCs w:val="28"/>
        </w:rPr>
        <w:t xml:space="preserve"> — Рисование закрашенного эллипса</w:t>
      </w:r>
    </w:p>
    <w:p w14:paraId="7CF9729B"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8" w:name="_heading=h.a6yz3jh2l7wg" w:colFirst="0" w:colLast="0"/>
      <w:bookmarkEnd w:id="168"/>
      <w:proofErr w:type="spellStart"/>
      <w:r>
        <w:rPr>
          <w:rFonts w:eastAsia="Times New Roman" w:cs="Times New Roman"/>
          <w:szCs w:val="28"/>
        </w:rPr>
        <w:t>imagefilledpolygon</w:t>
      </w:r>
      <w:proofErr w:type="spellEnd"/>
      <w:r>
        <w:rPr>
          <w:rFonts w:eastAsia="Times New Roman" w:cs="Times New Roman"/>
          <w:szCs w:val="28"/>
        </w:rPr>
        <w:t xml:space="preserve"> — Рисование закрашенного многоугольника</w:t>
      </w:r>
    </w:p>
    <w:p w14:paraId="08AE9382"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69" w:name="_heading=h.u70s0owl0rif" w:colFirst="0" w:colLast="0"/>
      <w:bookmarkEnd w:id="169"/>
      <w:proofErr w:type="spellStart"/>
      <w:r>
        <w:rPr>
          <w:rFonts w:eastAsia="Times New Roman" w:cs="Times New Roman"/>
          <w:szCs w:val="28"/>
        </w:rPr>
        <w:lastRenderedPageBreak/>
        <w:t>imagefilledrectangle</w:t>
      </w:r>
      <w:proofErr w:type="spellEnd"/>
      <w:r>
        <w:rPr>
          <w:rFonts w:eastAsia="Times New Roman" w:cs="Times New Roman"/>
          <w:szCs w:val="28"/>
        </w:rPr>
        <w:t xml:space="preserve"> — Рисование закрашенного прямоугольника</w:t>
      </w:r>
    </w:p>
    <w:p w14:paraId="2C5D849F" w14:textId="77777777" w:rsidR="008C79CB" w:rsidRDefault="008C79CB" w:rsidP="008C79CB">
      <w:pPr>
        <w:keepNext/>
        <w:keepLines/>
        <w:numPr>
          <w:ilvl w:val="0"/>
          <w:numId w:val="15"/>
        </w:numPr>
        <w:pBdr>
          <w:top w:val="nil"/>
          <w:left w:val="nil"/>
          <w:bottom w:val="nil"/>
          <w:right w:val="nil"/>
          <w:between w:val="nil"/>
        </w:pBdr>
        <w:spacing w:line="360" w:lineRule="auto"/>
        <w:jc w:val="both"/>
        <w:rPr>
          <w:rFonts w:eastAsia="Times New Roman" w:cs="Times New Roman"/>
          <w:szCs w:val="28"/>
        </w:rPr>
      </w:pPr>
      <w:bookmarkStart w:id="170" w:name="_heading=h.inq07a70ukb3" w:colFirst="0" w:colLast="0"/>
      <w:bookmarkEnd w:id="170"/>
      <w:proofErr w:type="spellStart"/>
      <w:r>
        <w:rPr>
          <w:rFonts w:eastAsia="Times New Roman" w:cs="Times New Roman"/>
          <w:szCs w:val="28"/>
        </w:rPr>
        <w:t>imagefilltoborder</w:t>
      </w:r>
      <w:proofErr w:type="spellEnd"/>
      <w:r>
        <w:rPr>
          <w:rFonts w:eastAsia="Times New Roman" w:cs="Times New Roman"/>
          <w:szCs w:val="28"/>
        </w:rPr>
        <w:t xml:space="preserve"> — Заливка цветом</w:t>
      </w:r>
    </w:p>
    <w:p w14:paraId="5E43D548" w14:textId="1AB5898D" w:rsidR="008C79CB" w:rsidRDefault="008C79CB" w:rsidP="008C79CB">
      <w:pPr>
        <w:spacing w:line="360" w:lineRule="auto"/>
        <w:rPr>
          <w:rFonts w:ascii="Times New Roman" w:hAnsi="Times New Roman" w:cs="Times New Roman"/>
          <w:sz w:val="24"/>
          <w:szCs w:val="24"/>
        </w:rPr>
      </w:pPr>
      <w:bookmarkStart w:id="171" w:name="_heading=h.tkuwcyx9p8gr" w:colFirst="0" w:colLast="0"/>
      <w:bookmarkEnd w:id="171"/>
      <w:r>
        <w:rPr>
          <w:rFonts w:eastAsia="Times New Roman" w:cs="Times New Roman"/>
          <w:szCs w:val="28"/>
        </w:rPr>
        <w:t>и т.д.</w:t>
      </w:r>
    </w:p>
    <w:p w14:paraId="233425FB"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169. Как использовать </w:t>
      </w:r>
      <w:proofErr w:type="spellStart"/>
      <w:r w:rsidRPr="00C115D8">
        <w:rPr>
          <w:rFonts w:ascii="Times New Roman" w:hAnsi="Times New Roman" w:cs="Times New Roman"/>
          <w:sz w:val="24"/>
          <w:szCs w:val="24"/>
        </w:rPr>
        <w:t>Composer</w:t>
      </w:r>
      <w:proofErr w:type="spellEnd"/>
      <w:r w:rsidRPr="00C115D8">
        <w:rPr>
          <w:rFonts w:ascii="Times New Roman" w:hAnsi="Times New Roman" w:cs="Times New Roman"/>
          <w:sz w:val="24"/>
          <w:szCs w:val="24"/>
        </w:rPr>
        <w:t xml:space="preserve"> для подключения библиотек к проекту? </w:t>
      </w:r>
    </w:p>
    <w:p w14:paraId="4C45600F"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Composer</w:t>
      </w:r>
      <w:proofErr w:type="spellEnd"/>
      <w:r>
        <w:rPr>
          <w:rFonts w:eastAsia="Times New Roman" w:cs="Times New Roman"/>
          <w:szCs w:val="28"/>
        </w:rPr>
        <w:t xml:space="preserve"> скачивает и устанавливает библиотеки по их имени. Это означает, что сначала нужно найти нужную библиотеку, перейти на её сайт, и найти там в описании её имя. Например, название библиотеки может быть таким: </w:t>
      </w:r>
      <w:proofErr w:type="spellStart"/>
      <w:r>
        <w:rPr>
          <w:rFonts w:eastAsia="Times New Roman" w:cs="Times New Roman"/>
          <w:szCs w:val="28"/>
        </w:rPr>
        <w:t>fzaninotto</w:t>
      </w:r>
      <w:proofErr w:type="spellEnd"/>
      <w:r>
        <w:rPr>
          <w:rFonts w:eastAsia="Times New Roman" w:cs="Times New Roman"/>
          <w:szCs w:val="28"/>
        </w:rPr>
        <w:t>/</w:t>
      </w:r>
      <w:proofErr w:type="spellStart"/>
      <w:r>
        <w:rPr>
          <w:rFonts w:eastAsia="Times New Roman" w:cs="Times New Roman"/>
          <w:szCs w:val="28"/>
        </w:rPr>
        <w:t>faker</w:t>
      </w:r>
      <w:proofErr w:type="spellEnd"/>
      <w:r>
        <w:rPr>
          <w:rFonts w:eastAsia="Times New Roman" w:cs="Times New Roman"/>
          <w:szCs w:val="28"/>
        </w:rPr>
        <w:t>.</w:t>
      </w:r>
    </w:p>
    <w:p w14:paraId="1C830940"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bookmarkStart w:id="172" w:name="_heading=h.k2nd317o9kea" w:colFirst="0" w:colLast="0"/>
      <w:bookmarkEnd w:id="172"/>
      <w:r>
        <w:rPr>
          <w:rFonts w:eastAsia="Times New Roman" w:cs="Times New Roman"/>
          <w:szCs w:val="28"/>
        </w:rPr>
        <w:t xml:space="preserve">Теперь мы можем попросить </w:t>
      </w:r>
      <w:proofErr w:type="spellStart"/>
      <w:r>
        <w:rPr>
          <w:rFonts w:eastAsia="Times New Roman" w:cs="Times New Roman"/>
          <w:szCs w:val="28"/>
        </w:rPr>
        <w:t>composer</w:t>
      </w:r>
      <w:proofErr w:type="spellEnd"/>
      <w:r>
        <w:rPr>
          <w:rFonts w:eastAsia="Times New Roman" w:cs="Times New Roman"/>
          <w:szCs w:val="28"/>
        </w:rPr>
        <w:t xml:space="preserve"> установить библиотеку. Для этого введите команду </w:t>
      </w:r>
      <w:proofErr w:type="spellStart"/>
      <w:r>
        <w:rPr>
          <w:rFonts w:ascii="Courier New" w:eastAsia="Courier New" w:hAnsi="Courier New" w:cs="Courier New"/>
          <w:sz w:val="20"/>
          <w:szCs w:val="20"/>
        </w:rPr>
        <w:t>composer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require</w:t>
      </w:r>
      <w:proofErr w:type="spellEnd"/>
      <w:r>
        <w:rPr>
          <w:rFonts w:ascii="Courier New" w:eastAsia="Courier New" w:hAnsi="Courier New" w:cs="Courier New"/>
          <w:sz w:val="20"/>
          <w:szCs w:val="20"/>
        </w:rPr>
        <w:t xml:space="preserve"> &lt;имя библиотеки&gt;</w:t>
      </w:r>
      <w:r>
        <w:rPr>
          <w:rFonts w:eastAsia="Times New Roman" w:cs="Times New Roman"/>
          <w:szCs w:val="28"/>
        </w:rPr>
        <w:t xml:space="preserve">. </w:t>
      </w:r>
      <w:proofErr w:type="spellStart"/>
      <w:r>
        <w:rPr>
          <w:rFonts w:eastAsia="Times New Roman" w:cs="Times New Roman"/>
          <w:szCs w:val="28"/>
        </w:rPr>
        <w:t>Composer</w:t>
      </w:r>
      <w:proofErr w:type="spellEnd"/>
      <w:r>
        <w:rPr>
          <w:rFonts w:eastAsia="Times New Roman" w:cs="Times New Roman"/>
          <w:szCs w:val="28"/>
        </w:rPr>
        <w:t xml:space="preserve"> загрузит и установит библиотеку в папку </w:t>
      </w:r>
      <w:proofErr w:type="spellStart"/>
      <w:r>
        <w:rPr>
          <w:rFonts w:eastAsia="Times New Roman" w:cs="Times New Roman"/>
          <w:szCs w:val="28"/>
        </w:rPr>
        <w:t>vendor</w:t>
      </w:r>
      <w:proofErr w:type="spellEnd"/>
      <w:r>
        <w:rPr>
          <w:rFonts w:eastAsia="Times New Roman" w:cs="Times New Roman"/>
          <w:szCs w:val="28"/>
        </w:rPr>
        <w:t>. Останется подключить установленную библиотеку в сценарии и можно её использовать.</w:t>
      </w:r>
    </w:p>
    <w:p w14:paraId="6A06A202"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bookmarkStart w:id="173" w:name="_heading=h.8t3pdd1t0842" w:colFirst="0" w:colLast="0"/>
      <w:bookmarkEnd w:id="173"/>
      <w:r>
        <w:rPr>
          <w:rFonts w:eastAsia="Times New Roman" w:cs="Times New Roman"/>
          <w:szCs w:val="28"/>
        </w:rPr>
        <w:t xml:space="preserve">Пример для библиотеки для валидации форм — GUMP внутри </w:t>
      </w:r>
      <w:proofErr w:type="spellStart"/>
      <w:r>
        <w:rPr>
          <w:rFonts w:eastAsia="Times New Roman" w:cs="Times New Roman"/>
          <w:szCs w:val="28"/>
        </w:rPr>
        <w:t>php</w:t>
      </w:r>
      <w:proofErr w:type="spellEnd"/>
      <w:r>
        <w:rPr>
          <w:rFonts w:eastAsia="Times New Roman" w:cs="Times New Roman"/>
          <w:szCs w:val="28"/>
        </w:rPr>
        <w:t>:</w:t>
      </w:r>
    </w:p>
    <w:p w14:paraId="1B8204B0"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4" w:name="_heading=h.sh5o8a1qgvi1" w:colFirst="0" w:colLast="0"/>
      <w:bookmarkEnd w:id="174"/>
      <w:r w:rsidRPr="000B333C">
        <w:rPr>
          <w:rFonts w:ascii="Courier New" w:eastAsia="Courier New" w:hAnsi="Courier New" w:cs="Courier New"/>
          <w:sz w:val="20"/>
          <w:szCs w:val="20"/>
          <w:lang w:val="en-US"/>
        </w:rPr>
        <w:t>&lt;?php</w:t>
      </w:r>
    </w:p>
    <w:p w14:paraId="65FAA53C"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5" w:name="_heading=h.97mbf5l62vqx" w:colFirst="0" w:colLast="0"/>
      <w:bookmarkEnd w:id="175"/>
      <w:r w:rsidRPr="000B333C">
        <w:rPr>
          <w:rFonts w:ascii="Courier New" w:eastAsia="Courier New" w:hAnsi="Courier New" w:cs="Courier New"/>
          <w:sz w:val="20"/>
          <w:szCs w:val="20"/>
          <w:lang w:val="en-US"/>
        </w:rPr>
        <w:t>require 'vendor/</w:t>
      </w:r>
      <w:proofErr w:type="spellStart"/>
      <w:r w:rsidRPr="000B333C">
        <w:rPr>
          <w:rFonts w:ascii="Courier New" w:eastAsia="Courier New" w:hAnsi="Courier New" w:cs="Courier New"/>
          <w:sz w:val="20"/>
          <w:szCs w:val="20"/>
          <w:lang w:val="en-US"/>
        </w:rPr>
        <w:t>autoload.php</w:t>
      </w:r>
      <w:proofErr w:type="spellEnd"/>
      <w:r w:rsidRPr="000B333C">
        <w:rPr>
          <w:rFonts w:ascii="Courier New" w:eastAsia="Courier New" w:hAnsi="Courier New" w:cs="Courier New"/>
          <w:sz w:val="20"/>
          <w:szCs w:val="20"/>
          <w:lang w:val="en-US"/>
        </w:rPr>
        <w:t>';</w:t>
      </w:r>
    </w:p>
    <w:p w14:paraId="5BA1CBB5"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6" w:name="_heading=h.xsjfa3uwkivq" w:colFirst="0" w:colLast="0"/>
      <w:bookmarkEnd w:id="176"/>
    </w:p>
    <w:p w14:paraId="6910C195"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7" w:name="_heading=h.8ihezmvkplpg" w:colFirst="0" w:colLast="0"/>
      <w:bookmarkEnd w:id="177"/>
      <w:r w:rsidRPr="000B333C">
        <w:rPr>
          <w:rFonts w:ascii="Courier New" w:eastAsia="Courier New" w:hAnsi="Courier New" w:cs="Courier New"/>
          <w:sz w:val="20"/>
          <w:szCs w:val="20"/>
          <w:lang w:val="en-US"/>
        </w:rPr>
        <w:t>$rules = [</w:t>
      </w:r>
    </w:p>
    <w:p w14:paraId="42DF615F"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8" w:name="_heading=h.osrknyxgiw78" w:colFirst="0" w:colLast="0"/>
      <w:bookmarkEnd w:id="178"/>
      <w:r w:rsidRPr="000B333C">
        <w:rPr>
          <w:rFonts w:ascii="Courier New" w:eastAsia="Courier New" w:hAnsi="Courier New" w:cs="Courier New"/>
          <w:sz w:val="20"/>
          <w:szCs w:val="20"/>
          <w:lang w:val="en-US"/>
        </w:rPr>
        <w:t xml:space="preserve">    'email' =&gt; '</w:t>
      </w:r>
      <w:proofErr w:type="spellStart"/>
      <w:r w:rsidRPr="000B333C">
        <w:rPr>
          <w:rFonts w:ascii="Courier New" w:eastAsia="Courier New" w:hAnsi="Courier New" w:cs="Courier New"/>
          <w:sz w:val="20"/>
          <w:szCs w:val="20"/>
          <w:lang w:val="en-US"/>
        </w:rPr>
        <w:t>required|valid_email</w:t>
      </w:r>
      <w:proofErr w:type="spellEnd"/>
      <w:r w:rsidRPr="000B333C">
        <w:rPr>
          <w:rFonts w:ascii="Courier New" w:eastAsia="Courier New" w:hAnsi="Courier New" w:cs="Courier New"/>
          <w:sz w:val="20"/>
          <w:szCs w:val="20"/>
          <w:lang w:val="en-US"/>
        </w:rPr>
        <w:t>',</w:t>
      </w:r>
    </w:p>
    <w:p w14:paraId="0EA7571A"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79" w:name="_heading=h.t8q1szfledg" w:colFirst="0" w:colLast="0"/>
      <w:bookmarkEnd w:id="179"/>
      <w:r w:rsidRPr="000B333C">
        <w:rPr>
          <w:rFonts w:ascii="Courier New" w:eastAsia="Courier New" w:hAnsi="Courier New" w:cs="Courier New"/>
          <w:sz w:val="20"/>
          <w:szCs w:val="20"/>
          <w:lang w:val="en-US"/>
        </w:rPr>
        <w:t xml:space="preserve">    'password' =&gt; 'required|min_len,8',</w:t>
      </w:r>
    </w:p>
    <w:p w14:paraId="44C52EE7"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0" w:name="_heading=h.dlidfl75ecfr" w:colFirst="0" w:colLast="0"/>
      <w:bookmarkEnd w:id="180"/>
      <w:r w:rsidRPr="000B333C">
        <w:rPr>
          <w:rFonts w:ascii="Courier New" w:eastAsia="Courier New" w:hAnsi="Courier New" w:cs="Courier New"/>
          <w:sz w:val="20"/>
          <w:szCs w:val="20"/>
          <w:lang w:val="en-US"/>
        </w:rPr>
        <w:t xml:space="preserve">    'login' =&gt; '</w:t>
      </w:r>
      <w:proofErr w:type="spellStart"/>
      <w:r w:rsidRPr="000B333C">
        <w:rPr>
          <w:rFonts w:ascii="Courier New" w:eastAsia="Courier New" w:hAnsi="Courier New" w:cs="Courier New"/>
          <w:sz w:val="20"/>
          <w:szCs w:val="20"/>
          <w:lang w:val="en-US"/>
        </w:rPr>
        <w:t>required|alpha_numeric</w:t>
      </w:r>
      <w:proofErr w:type="spellEnd"/>
      <w:r w:rsidRPr="000B333C">
        <w:rPr>
          <w:rFonts w:ascii="Courier New" w:eastAsia="Courier New" w:hAnsi="Courier New" w:cs="Courier New"/>
          <w:sz w:val="20"/>
          <w:szCs w:val="20"/>
          <w:lang w:val="en-US"/>
        </w:rPr>
        <w:t>',</w:t>
      </w:r>
    </w:p>
    <w:p w14:paraId="5BA51F12"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1" w:name="_heading=h.vw3hc6hilpcd" w:colFirst="0" w:colLast="0"/>
      <w:bookmarkEnd w:id="181"/>
      <w:r w:rsidRPr="000B333C">
        <w:rPr>
          <w:rFonts w:ascii="Courier New" w:eastAsia="Courier New" w:hAnsi="Courier New" w:cs="Courier New"/>
          <w:sz w:val="20"/>
          <w:szCs w:val="20"/>
          <w:lang w:val="en-US"/>
        </w:rPr>
        <w:t xml:space="preserve">    'phone' =&gt; '</w:t>
      </w:r>
      <w:proofErr w:type="spellStart"/>
      <w:r w:rsidRPr="000B333C">
        <w:rPr>
          <w:rFonts w:ascii="Courier New" w:eastAsia="Courier New" w:hAnsi="Courier New" w:cs="Courier New"/>
          <w:sz w:val="20"/>
          <w:szCs w:val="20"/>
          <w:lang w:val="en-US"/>
        </w:rPr>
        <w:t>phone_number</w:t>
      </w:r>
      <w:proofErr w:type="spellEnd"/>
      <w:r w:rsidRPr="000B333C">
        <w:rPr>
          <w:rFonts w:ascii="Courier New" w:eastAsia="Courier New" w:hAnsi="Courier New" w:cs="Courier New"/>
          <w:sz w:val="20"/>
          <w:szCs w:val="20"/>
          <w:lang w:val="en-US"/>
        </w:rPr>
        <w:t>'</w:t>
      </w:r>
    </w:p>
    <w:p w14:paraId="68A5D67E"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2" w:name="_heading=h.6ohcbdscqld0" w:colFirst="0" w:colLast="0"/>
      <w:bookmarkEnd w:id="182"/>
      <w:r w:rsidRPr="000B333C">
        <w:rPr>
          <w:rFonts w:ascii="Courier New" w:eastAsia="Courier New" w:hAnsi="Courier New" w:cs="Courier New"/>
          <w:sz w:val="20"/>
          <w:szCs w:val="20"/>
          <w:lang w:val="en-US"/>
        </w:rPr>
        <w:t>];</w:t>
      </w:r>
    </w:p>
    <w:p w14:paraId="3D22A1A0"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3" w:name="_heading=h.vd8d9ov636qx" w:colFirst="0" w:colLast="0"/>
      <w:bookmarkEnd w:id="183"/>
    </w:p>
    <w:p w14:paraId="749F48A5"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4" w:name="_heading=h.28zlswg4oskj" w:colFirst="0" w:colLast="0"/>
      <w:bookmarkEnd w:id="184"/>
      <w:r w:rsidRPr="000B333C">
        <w:rPr>
          <w:rFonts w:ascii="Courier New" w:eastAsia="Courier New" w:hAnsi="Courier New" w:cs="Courier New"/>
          <w:sz w:val="20"/>
          <w:szCs w:val="20"/>
          <w:lang w:val="en-US"/>
        </w:rPr>
        <w:t>$gump = new GUMP('</w:t>
      </w:r>
      <w:proofErr w:type="spellStart"/>
      <w:r w:rsidRPr="000B333C">
        <w:rPr>
          <w:rFonts w:ascii="Courier New" w:eastAsia="Courier New" w:hAnsi="Courier New" w:cs="Courier New"/>
          <w:sz w:val="20"/>
          <w:szCs w:val="20"/>
          <w:lang w:val="en-US"/>
        </w:rPr>
        <w:t>ru</w:t>
      </w:r>
      <w:proofErr w:type="spellEnd"/>
      <w:r w:rsidRPr="000B333C">
        <w:rPr>
          <w:rFonts w:ascii="Courier New" w:eastAsia="Courier New" w:hAnsi="Courier New" w:cs="Courier New"/>
          <w:sz w:val="20"/>
          <w:szCs w:val="20"/>
          <w:lang w:val="en-US"/>
        </w:rPr>
        <w:t>');</w:t>
      </w:r>
    </w:p>
    <w:p w14:paraId="1DB2D3C3"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5" w:name="_heading=h.xezgrqdfvxl8" w:colFirst="0" w:colLast="0"/>
      <w:bookmarkEnd w:id="185"/>
      <w:r w:rsidRPr="000B333C">
        <w:rPr>
          <w:rFonts w:ascii="Courier New" w:eastAsia="Courier New" w:hAnsi="Courier New" w:cs="Courier New"/>
          <w:sz w:val="20"/>
          <w:szCs w:val="20"/>
          <w:lang w:val="en-US"/>
        </w:rPr>
        <w:t>$gump-&gt;</w:t>
      </w:r>
      <w:proofErr w:type="spellStart"/>
      <w:r w:rsidRPr="000B333C">
        <w:rPr>
          <w:rFonts w:ascii="Courier New" w:eastAsia="Courier New" w:hAnsi="Courier New" w:cs="Courier New"/>
          <w:sz w:val="20"/>
          <w:szCs w:val="20"/>
          <w:lang w:val="en-US"/>
        </w:rPr>
        <w:t>validation_rules</w:t>
      </w:r>
      <w:proofErr w:type="spellEnd"/>
      <w:r w:rsidRPr="000B333C">
        <w:rPr>
          <w:rFonts w:ascii="Courier New" w:eastAsia="Courier New" w:hAnsi="Courier New" w:cs="Courier New"/>
          <w:sz w:val="20"/>
          <w:szCs w:val="20"/>
          <w:lang w:val="en-US"/>
        </w:rPr>
        <w:t>($rules);</w:t>
      </w:r>
    </w:p>
    <w:p w14:paraId="70729004" w14:textId="77777777" w:rsidR="008C79CB" w:rsidRPr="000B333C" w:rsidRDefault="008C79CB" w:rsidP="008C79CB">
      <w:pPr>
        <w:keepNext/>
        <w:keepLines/>
        <w:pBdr>
          <w:top w:val="nil"/>
          <w:left w:val="nil"/>
          <w:bottom w:val="nil"/>
          <w:right w:val="nil"/>
          <w:between w:val="nil"/>
        </w:pBdr>
        <w:spacing w:line="240" w:lineRule="auto"/>
        <w:ind w:firstLine="720"/>
        <w:jc w:val="both"/>
        <w:rPr>
          <w:rFonts w:ascii="Courier New" w:eastAsia="Courier New" w:hAnsi="Courier New" w:cs="Courier New"/>
          <w:sz w:val="20"/>
          <w:szCs w:val="20"/>
          <w:lang w:val="en-US"/>
        </w:rPr>
      </w:pPr>
      <w:bookmarkStart w:id="186" w:name="_heading=h.cypblre3cqes" w:colFirst="0" w:colLast="0"/>
      <w:bookmarkEnd w:id="186"/>
      <w:r w:rsidRPr="000B333C">
        <w:rPr>
          <w:rFonts w:ascii="Courier New" w:eastAsia="Courier New" w:hAnsi="Courier New" w:cs="Courier New"/>
          <w:sz w:val="20"/>
          <w:szCs w:val="20"/>
          <w:lang w:val="en-US"/>
        </w:rPr>
        <w:t>$</w:t>
      </w:r>
      <w:proofErr w:type="spellStart"/>
      <w:r w:rsidRPr="000B333C">
        <w:rPr>
          <w:rFonts w:ascii="Courier New" w:eastAsia="Courier New" w:hAnsi="Courier New" w:cs="Courier New"/>
          <w:sz w:val="20"/>
          <w:szCs w:val="20"/>
          <w:lang w:val="en-US"/>
        </w:rPr>
        <w:t>validated_data</w:t>
      </w:r>
      <w:proofErr w:type="spellEnd"/>
      <w:r w:rsidRPr="000B333C">
        <w:rPr>
          <w:rFonts w:ascii="Courier New" w:eastAsia="Courier New" w:hAnsi="Courier New" w:cs="Courier New"/>
          <w:sz w:val="20"/>
          <w:szCs w:val="20"/>
          <w:lang w:val="en-US"/>
        </w:rPr>
        <w:t xml:space="preserve"> = $gump-&gt;run($_POST);</w:t>
      </w:r>
    </w:p>
    <w:p w14:paraId="66EE1F4C" w14:textId="77777777" w:rsidR="008C79CB" w:rsidRDefault="005D6D4C" w:rsidP="008C79CB">
      <w:pPr>
        <w:spacing w:line="360" w:lineRule="auto"/>
        <w:rPr>
          <w:rFonts w:ascii="Times New Roman" w:hAnsi="Times New Roman" w:cs="Times New Roman"/>
          <w:sz w:val="24"/>
          <w:szCs w:val="24"/>
        </w:rPr>
      </w:pPr>
      <w:bookmarkStart w:id="187" w:name="_heading=h.pnp36aaq62tl" w:colFirst="0" w:colLast="0"/>
      <w:bookmarkStart w:id="188" w:name="_heading=h.n587lbx2ho1" w:colFirst="0" w:colLast="0"/>
      <w:bookmarkEnd w:id="187"/>
      <w:bookmarkEnd w:id="188"/>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170. Что такое PEAR? В чём разница работы PEAR и </w:t>
      </w:r>
      <w:proofErr w:type="spellStart"/>
      <w:r w:rsidRPr="00C115D8">
        <w:rPr>
          <w:rFonts w:ascii="Times New Roman" w:hAnsi="Times New Roman" w:cs="Times New Roman"/>
          <w:sz w:val="24"/>
          <w:szCs w:val="24"/>
        </w:rPr>
        <w:t>Composer</w:t>
      </w:r>
      <w:proofErr w:type="spellEnd"/>
      <w:r w:rsidRPr="00C115D8">
        <w:rPr>
          <w:rFonts w:ascii="Times New Roman" w:hAnsi="Times New Roman" w:cs="Times New Roman"/>
          <w:sz w:val="24"/>
          <w:szCs w:val="24"/>
        </w:rPr>
        <w:t xml:space="preserve">? </w:t>
      </w:r>
    </w:p>
    <w:p w14:paraId="65777EF5" w14:textId="77777777" w:rsidR="008C79CB" w:rsidRDefault="008C79CB" w:rsidP="008C79CB">
      <w:pPr>
        <w:spacing w:line="360" w:lineRule="auto"/>
        <w:rPr>
          <w:rFonts w:eastAsia="Times New Roman" w:cs="Times New Roman"/>
          <w:szCs w:val="28"/>
        </w:rPr>
      </w:pPr>
      <w:r w:rsidRPr="008C79CB">
        <w:rPr>
          <w:rFonts w:eastAsia="Times New Roman" w:cs="Times New Roman"/>
          <w:szCs w:val="28"/>
          <w:lang w:val="en-US"/>
        </w:rPr>
        <w:t>PEAR</w:t>
      </w:r>
      <w:r w:rsidRPr="008C79CB">
        <w:rPr>
          <w:rFonts w:eastAsia="Times New Roman" w:cs="Times New Roman"/>
          <w:szCs w:val="28"/>
        </w:rPr>
        <w:t xml:space="preserve"> - </w:t>
      </w:r>
      <w:r>
        <w:rPr>
          <w:rFonts w:eastAsia="Times New Roman" w:cs="Times New Roman"/>
          <w:szCs w:val="28"/>
        </w:rPr>
        <w:t>это</w:t>
      </w:r>
      <w:r w:rsidRPr="008C79CB">
        <w:rPr>
          <w:rFonts w:eastAsia="Times New Roman" w:cs="Times New Roman"/>
          <w:szCs w:val="28"/>
        </w:rPr>
        <w:t xml:space="preserve"> </w:t>
      </w:r>
      <w:r>
        <w:rPr>
          <w:rFonts w:eastAsia="Times New Roman" w:cs="Times New Roman"/>
          <w:szCs w:val="28"/>
        </w:rPr>
        <w:t>аббревиатура</w:t>
      </w:r>
      <w:r w:rsidRPr="008C79CB">
        <w:rPr>
          <w:rFonts w:eastAsia="Times New Roman" w:cs="Times New Roman"/>
          <w:szCs w:val="28"/>
        </w:rPr>
        <w:t xml:space="preserve"> </w:t>
      </w:r>
      <w:r>
        <w:rPr>
          <w:rFonts w:eastAsia="Times New Roman" w:cs="Times New Roman"/>
          <w:szCs w:val="28"/>
        </w:rPr>
        <w:t>от</w:t>
      </w:r>
      <w:r w:rsidRPr="008C79CB">
        <w:rPr>
          <w:rFonts w:eastAsia="Times New Roman" w:cs="Times New Roman"/>
          <w:szCs w:val="28"/>
        </w:rPr>
        <w:t xml:space="preserve"> "</w:t>
      </w:r>
      <w:r w:rsidRPr="008C79CB">
        <w:rPr>
          <w:rFonts w:eastAsia="Times New Roman" w:cs="Times New Roman"/>
          <w:szCs w:val="28"/>
          <w:lang w:val="en-US"/>
        </w:rPr>
        <w:t>PHP</w:t>
      </w:r>
      <w:r w:rsidRPr="008C79CB">
        <w:rPr>
          <w:rFonts w:eastAsia="Times New Roman" w:cs="Times New Roman"/>
          <w:szCs w:val="28"/>
        </w:rPr>
        <w:t xml:space="preserve"> </w:t>
      </w:r>
      <w:r w:rsidRPr="008C79CB">
        <w:rPr>
          <w:rFonts w:eastAsia="Times New Roman" w:cs="Times New Roman"/>
          <w:szCs w:val="28"/>
          <w:lang w:val="en-US"/>
        </w:rPr>
        <w:t>Extension</w:t>
      </w:r>
      <w:r w:rsidRPr="008C79CB">
        <w:rPr>
          <w:rFonts w:eastAsia="Times New Roman" w:cs="Times New Roman"/>
          <w:szCs w:val="28"/>
        </w:rPr>
        <w:t xml:space="preserve"> </w:t>
      </w:r>
      <w:r w:rsidRPr="008C79CB">
        <w:rPr>
          <w:rFonts w:eastAsia="Times New Roman" w:cs="Times New Roman"/>
          <w:szCs w:val="28"/>
          <w:lang w:val="en-US"/>
        </w:rPr>
        <w:t>and</w:t>
      </w:r>
      <w:r w:rsidRPr="008C79CB">
        <w:rPr>
          <w:rFonts w:eastAsia="Times New Roman" w:cs="Times New Roman"/>
          <w:szCs w:val="28"/>
        </w:rPr>
        <w:t xml:space="preserve"> </w:t>
      </w:r>
      <w:r w:rsidRPr="008C79CB">
        <w:rPr>
          <w:rFonts w:eastAsia="Times New Roman" w:cs="Times New Roman"/>
          <w:szCs w:val="28"/>
          <w:lang w:val="en-US"/>
        </w:rPr>
        <w:t>Application</w:t>
      </w:r>
      <w:r w:rsidRPr="008C79CB">
        <w:rPr>
          <w:rFonts w:eastAsia="Times New Roman" w:cs="Times New Roman"/>
          <w:szCs w:val="28"/>
        </w:rPr>
        <w:t xml:space="preserve"> </w:t>
      </w:r>
      <w:r w:rsidRPr="008C79CB">
        <w:rPr>
          <w:rFonts w:eastAsia="Times New Roman" w:cs="Times New Roman"/>
          <w:szCs w:val="28"/>
          <w:lang w:val="en-US"/>
        </w:rPr>
        <w:t>Repository</w:t>
      </w:r>
      <w:r w:rsidRPr="008C79CB">
        <w:rPr>
          <w:rFonts w:eastAsia="Times New Roman" w:cs="Times New Roman"/>
          <w:szCs w:val="28"/>
        </w:rPr>
        <w:t>" (</w:t>
      </w:r>
      <w:r>
        <w:rPr>
          <w:rFonts w:eastAsia="Times New Roman" w:cs="Times New Roman"/>
          <w:szCs w:val="28"/>
        </w:rPr>
        <w:t>Репозиторий</w:t>
      </w:r>
      <w:r w:rsidRPr="008C79CB">
        <w:rPr>
          <w:rFonts w:eastAsia="Times New Roman" w:cs="Times New Roman"/>
          <w:szCs w:val="28"/>
        </w:rPr>
        <w:t xml:space="preserve"> </w:t>
      </w:r>
      <w:r>
        <w:rPr>
          <w:rFonts w:eastAsia="Times New Roman" w:cs="Times New Roman"/>
          <w:szCs w:val="28"/>
        </w:rPr>
        <w:t>приложений</w:t>
      </w:r>
      <w:r w:rsidRPr="008C79CB">
        <w:rPr>
          <w:rFonts w:eastAsia="Times New Roman" w:cs="Times New Roman"/>
          <w:szCs w:val="28"/>
        </w:rPr>
        <w:t xml:space="preserve"> </w:t>
      </w:r>
      <w:r>
        <w:rPr>
          <w:rFonts w:eastAsia="Times New Roman" w:cs="Times New Roman"/>
          <w:szCs w:val="28"/>
        </w:rPr>
        <w:t>и</w:t>
      </w:r>
      <w:r w:rsidRPr="008C79CB">
        <w:rPr>
          <w:rFonts w:eastAsia="Times New Roman" w:cs="Times New Roman"/>
          <w:szCs w:val="28"/>
        </w:rPr>
        <w:t xml:space="preserve"> </w:t>
      </w:r>
      <w:r>
        <w:rPr>
          <w:rFonts w:eastAsia="Times New Roman" w:cs="Times New Roman"/>
          <w:szCs w:val="28"/>
        </w:rPr>
        <w:t>модулей</w:t>
      </w:r>
      <w:r w:rsidRPr="008C79CB">
        <w:rPr>
          <w:rFonts w:eastAsia="Times New Roman" w:cs="Times New Roman"/>
          <w:szCs w:val="28"/>
        </w:rPr>
        <w:t xml:space="preserve"> </w:t>
      </w:r>
      <w:r w:rsidRPr="008C79CB">
        <w:rPr>
          <w:rFonts w:eastAsia="Times New Roman" w:cs="Times New Roman"/>
          <w:szCs w:val="28"/>
          <w:lang w:val="en-US"/>
        </w:rPr>
        <w:t>PHP</w:t>
      </w:r>
      <w:r w:rsidRPr="008C79CB">
        <w:rPr>
          <w:rFonts w:eastAsia="Times New Roman" w:cs="Times New Roman"/>
          <w:szCs w:val="28"/>
        </w:rPr>
        <w:t>).</w:t>
      </w:r>
      <w:bookmarkStart w:id="189" w:name="_heading=h.m2x9kpixzlfe" w:colFirst="0" w:colLast="0"/>
      <w:bookmarkEnd w:id="189"/>
    </w:p>
    <w:p w14:paraId="69287B57" w14:textId="77777777" w:rsidR="008C79CB" w:rsidRDefault="008C79CB" w:rsidP="008C79CB">
      <w:pPr>
        <w:spacing w:line="360" w:lineRule="auto"/>
        <w:rPr>
          <w:rFonts w:eastAsia="Times New Roman" w:cs="Times New Roman"/>
          <w:szCs w:val="28"/>
        </w:rPr>
      </w:pPr>
      <w:r>
        <w:rPr>
          <w:rFonts w:eastAsia="Times New Roman" w:cs="Times New Roman"/>
          <w:szCs w:val="28"/>
        </w:rPr>
        <w:t xml:space="preserve">PEAR </w:t>
      </w:r>
      <w:proofErr w:type="gramStart"/>
      <w:r>
        <w:rPr>
          <w:rFonts w:eastAsia="Times New Roman" w:cs="Times New Roman"/>
          <w:szCs w:val="28"/>
        </w:rPr>
        <w:t>- это</w:t>
      </w:r>
      <w:proofErr w:type="gramEnd"/>
      <w:r>
        <w:rPr>
          <w:rFonts w:eastAsia="Times New Roman" w:cs="Times New Roman"/>
          <w:szCs w:val="28"/>
        </w:rPr>
        <w:t>:</w:t>
      </w:r>
      <w:bookmarkStart w:id="190" w:name="_heading=h.y2j3ovyxfgkn" w:colFirst="0" w:colLast="0"/>
      <w:bookmarkEnd w:id="190"/>
    </w:p>
    <w:p w14:paraId="14A39FA7" w14:textId="77777777" w:rsidR="008C79CB" w:rsidRDefault="008C79CB" w:rsidP="008C79CB">
      <w:pPr>
        <w:spacing w:line="360" w:lineRule="auto"/>
        <w:rPr>
          <w:rFonts w:eastAsia="Times New Roman" w:cs="Times New Roman"/>
          <w:szCs w:val="28"/>
        </w:rPr>
      </w:pPr>
      <w:r>
        <w:rPr>
          <w:rFonts w:eastAsia="Times New Roman" w:cs="Times New Roman"/>
          <w:szCs w:val="28"/>
        </w:rPr>
        <w:t>структурированная библиотека открытого кода, созданная для пользователей PHP;</w:t>
      </w:r>
      <w:bookmarkStart w:id="191" w:name="_heading=h.ji20v7fvwdga" w:colFirst="0" w:colLast="0"/>
      <w:bookmarkEnd w:id="191"/>
    </w:p>
    <w:p w14:paraId="4A148522" w14:textId="77777777" w:rsidR="008C79CB" w:rsidRDefault="008C79CB" w:rsidP="008C79CB">
      <w:pPr>
        <w:spacing w:line="360" w:lineRule="auto"/>
        <w:rPr>
          <w:rFonts w:eastAsia="Times New Roman" w:cs="Times New Roman"/>
          <w:szCs w:val="28"/>
        </w:rPr>
      </w:pPr>
      <w:r>
        <w:rPr>
          <w:rFonts w:eastAsia="Times New Roman" w:cs="Times New Roman"/>
          <w:szCs w:val="28"/>
        </w:rPr>
        <w:t>система управления пакетами и распространения кода среди разработчиков;</w:t>
      </w:r>
      <w:bookmarkStart w:id="192" w:name="_heading=h.p2cch6an2eas" w:colFirst="0" w:colLast="0"/>
      <w:bookmarkEnd w:id="192"/>
    </w:p>
    <w:p w14:paraId="45099050" w14:textId="77777777" w:rsidR="008C79CB" w:rsidRDefault="008C79CB" w:rsidP="008C79CB">
      <w:pPr>
        <w:spacing w:line="360" w:lineRule="auto"/>
        <w:rPr>
          <w:rFonts w:eastAsia="Times New Roman" w:cs="Times New Roman"/>
          <w:szCs w:val="28"/>
        </w:rPr>
      </w:pPr>
      <w:r>
        <w:rPr>
          <w:rFonts w:eastAsia="Times New Roman" w:cs="Times New Roman"/>
          <w:szCs w:val="28"/>
        </w:rPr>
        <w:t>стандарт написания PHP-кода (подробнее о стандарте см. здесь);</w:t>
      </w:r>
      <w:bookmarkStart w:id="193" w:name="_heading=h.jtjy8zkze8xh" w:colFirst="0" w:colLast="0"/>
      <w:bookmarkEnd w:id="193"/>
    </w:p>
    <w:p w14:paraId="7972B709" w14:textId="77777777" w:rsidR="008C79CB" w:rsidRDefault="008C79CB" w:rsidP="008C79CB">
      <w:pPr>
        <w:spacing w:line="360" w:lineRule="auto"/>
        <w:rPr>
          <w:rFonts w:eastAsia="Times New Roman" w:cs="Times New Roman"/>
          <w:szCs w:val="28"/>
        </w:rPr>
      </w:pPr>
      <w:r>
        <w:rPr>
          <w:rFonts w:eastAsia="Times New Roman" w:cs="Times New Roman"/>
          <w:szCs w:val="28"/>
        </w:rPr>
        <w:t>базовые классы PHP-кода (подробнее о базовых классах см. здесь;</w:t>
      </w:r>
      <w:bookmarkStart w:id="194" w:name="_heading=h.j6eum8koev7" w:colFirst="0" w:colLast="0"/>
      <w:bookmarkEnd w:id="194"/>
    </w:p>
    <w:p w14:paraId="4186692E" w14:textId="77777777" w:rsidR="008C79CB" w:rsidRDefault="008C79CB" w:rsidP="008C79CB">
      <w:pPr>
        <w:spacing w:line="360" w:lineRule="auto"/>
        <w:rPr>
          <w:rFonts w:eastAsia="Times New Roman" w:cs="Times New Roman"/>
          <w:szCs w:val="28"/>
        </w:rPr>
      </w:pPr>
      <w:r>
        <w:rPr>
          <w:rFonts w:eastAsia="Times New Roman" w:cs="Times New Roman"/>
          <w:szCs w:val="28"/>
        </w:rPr>
        <w:t xml:space="preserve">библиотека дополнительных модулей для PHP (The PHP </w:t>
      </w:r>
      <w:proofErr w:type="spellStart"/>
      <w:r>
        <w:rPr>
          <w:rFonts w:eastAsia="Times New Roman" w:cs="Times New Roman"/>
          <w:szCs w:val="28"/>
        </w:rPr>
        <w:t>Extension</w:t>
      </w:r>
      <w:proofErr w:type="spellEnd"/>
      <w:r>
        <w:rPr>
          <w:rFonts w:eastAsia="Times New Roman" w:cs="Times New Roman"/>
          <w:szCs w:val="28"/>
        </w:rPr>
        <w:t xml:space="preserve"> Code Library, PECL), подробную информацию о PECL можно узнать здесь;</w:t>
      </w:r>
      <w:bookmarkStart w:id="195" w:name="_heading=h.u6zyo0rs876u" w:colFirst="0" w:colLast="0"/>
      <w:bookmarkEnd w:id="195"/>
    </w:p>
    <w:p w14:paraId="244F4D4C" w14:textId="77777777" w:rsidR="008C79CB" w:rsidRDefault="008C79CB" w:rsidP="008C79CB">
      <w:pPr>
        <w:spacing w:line="360" w:lineRule="auto"/>
        <w:rPr>
          <w:rFonts w:eastAsia="Times New Roman" w:cs="Times New Roman"/>
          <w:szCs w:val="28"/>
        </w:rPr>
      </w:pPr>
      <w:r>
        <w:rPr>
          <w:rFonts w:eastAsia="Times New Roman" w:cs="Times New Roman"/>
          <w:szCs w:val="28"/>
        </w:rPr>
        <w:t xml:space="preserve">веб-сайт, листы рассылки и зеркала для загрузки </w:t>
      </w:r>
      <w:proofErr w:type="gramStart"/>
      <w:r>
        <w:rPr>
          <w:rFonts w:eastAsia="Times New Roman" w:cs="Times New Roman"/>
          <w:szCs w:val="28"/>
        </w:rPr>
        <w:t>- все это</w:t>
      </w:r>
      <w:proofErr w:type="gramEnd"/>
      <w:r>
        <w:rPr>
          <w:rFonts w:eastAsia="Times New Roman" w:cs="Times New Roman"/>
          <w:szCs w:val="28"/>
        </w:rPr>
        <w:t xml:space="preserve"> предназначено для поддержания и развития сообщества разработчиков PHP/PEAR.</w:t>
      </w:r>
      <w:bookmarkStart w:id="196" w:name="_heading=h.9c40jfpdeaq3" w:colFirst="0" w:colLast="0"/>
      <w:bookmarkEnd w:id="196"/>
    </w:p>
    <w:p w14:paraId="1722D3B3" w14:textId="77777777" w:rsidR="008C79CB" w:rsidRDefault="008C79CB" w:rsidP="008C79CB">
      <w:pPr>
        <w:spacing w:line="360" w:lineRule="auto"/>
        <w:rPr>
          <w:rFonts w:eastAsia="Times New Roman" w:cs="Times New Roman"/>
          <w:szCs w:val="28"/>
        </w:rPr>
      </w:pPr>
      <w:r>
        <w:rPr>
          <w:rFonts w:eastAsia="Times New Roman" w:cs="Times New Roman"/>
          <w:szCs w:val="28"/>
        </w:rPr>
        <w:t xml:space="preserve">Различия PEAR и </w:t>
      </w:r>
      <w:proofErr w:type="spellStart"/>
      <w:r>
        <w:rPr>
          <w:rFonts w:eastAsia="Times New Roman" w:cs="Times New Roman"/>
          <w:szCs w:val="28"/>
        </w:rPr>
        <w:t>Composer</w:t>
      </w:r>
      <w:proofErr w:type="spellEnd"/>
      <w:r>
        <w:rPr>
          <w:rFonts w:eastAsia="Times New Roman" w:cs="Times New Roman"/>
          <w:szCs w:val="28"/>
        </w:rPr>
        <w:t>:</w:t>
      </w:r>
      <w:bookmarkStart w:id="197" w:name="_heading=h.98lp464bmqlk" w:colFirst="0" w:colLast="0"/>
      <w:bookmarkEnd w:id="197"/>
    </w:p>
    <w:p w14:paraId="15716CDB" w14:textId="77777777" w:rsidR="008C79CB" w:rsidRDefault="008C79CB" w:rsidP="008C79CB">
      <w:pPr>
        <w:spacing w:line="360" w:lineRule="auto"/>
        <w:rPr>
          <w:rFonts w:eastAsia="Times New Roman" w:cs="Times New Roman"/>
          <w:szCs w:val="28"/>
        </w:rPr>
      </w:pPr>
      <w:r>
        <w:rPr>
          <w:rFonts w:eastAsia="Times New Roman" w:cs="Times New Roman"/>
          <w:szCs w:val="28"/>
        </w:rPr>
        <w:t xml:space="preserve">Невозможно установить пакет в PEAR для одного проекта, все пакеты устанавливаются глобально, тогда как в </w:t>
      </w:r>
      <w:proofErr w:type="spellStart"/>
      <w:r>
        <w:rPr>
          <w:rFonts w:eastAsia="Times New Roman" w:cs="Times New Roman"/>
          <w:szCs w:val="28"/>
        </w:rPr>
        <w:t>Composer</w:t>
      </w:r>
      <w:proofErr w:type="spellEnd"/>
      <w:r>
        <w:rPr>
          <w:rFonts w:eastAsia="Times New Roman" w:cs="Times New Roman"/>
          <w:szCs w:val="28"/>
        </w:rPr>
        <w:t xml:space="preserve"> можно выбирать;</w:t>
      </w:r>
      <w:bookmarkStart w:id="198" w:name="_heading=h.lz4ypealkwrr" w:colFirst="0" w:colLast="0"/>
      <w:bookmarkEnd w:id="198"/>
    </w:p>
    <w:p w14:paraId="792B6854" w14:textId="77777777" w:rsidR="008C79CB" w:rsidRDefault="008C79CB" w:rsidP="008C79CB">
      <w:pPr>
        <w:spacing w:line="360" w:lineRule="auto"/>
        <w:rPr>
          <w:rFonts w:eastAsia="Times New Roman" w:cs="Times New Roman"/>
          <w:szCs w:val="28"/>
        </w:rPr>
      </w:pPr>
      <w:r>
        <w:rPr>
          <w:rFonts w:eastAsia="Times New Roman" w:cs="Times New Roman"/>
          <w:szCs w:val="28"/>
        </w:rPr>
        <w:t>Отсутствие управления зависимостями в PEAR;</w:t>
      </w:r>
      <w:bookmarkStart w:id="199" w:name="_heading=h.potuqnslq29x" w:colFirst="0" w:colLast="0"/>
      <w:bookmarkEnd w:id="199"/>
    </w:p>
    <w:p w14:paraId="01FF7BC8" w14:textId="637E23AC" w:rsidR="008C79CB" w:rsidRDefault="008C79CB" w:rsidP="008C79CB">
      <w:pPr>
        <w:spacing w:line="360" w:lineRule="auto"/>
        <w:rPr>
          <w:rFonts w:ascii="Times New Roman" w:hAnsi="Times New Roman" w:cs="Times New Roman"/>
          <w:sz w:val="24"/>
          <w:szCs w:val="24"/>
        </w:rPr>
      </w:pPr>
      <w:r>
        <w:rPr>
          <w:rFonts w:eastAsia="Times New Roman" w:cs="Times New Roman"/>
          <w:szCs w:val="28"/>
        </w:rPr>
        <w:lastRenderedPageBreak/>
        <w:t xml:space="preserve">В PEAR лучше совместимость с PECL. Хотя, существует </w:t>
      </w:r>
      <w:proofErr w:type="spellStart"/>
      <w:proofErr w:type="gramStart"/>
      <w:r>
        <w:rPr>
          <w:rFonts w:eastAsia="Times New Roman" w:cs="Times New Roman"/>
          <w:szCs w:val="28"/>
        </w:rPr>
        <w:t>pickle</w:t>
      </w:r>
      <w:proofErr w:type="spellEnd"/>
      <w:r>
        <w:rPr>
          <w:rFonts w:eastAsia="Times New Roman" w:cs="Times New Roman"/>
          <w:szCs w:val="28"/>
        </w:rPr>
        <w:t xml:space="preserve"> ,</w:t>
      </w:r>
      <w:proofErr w:type="gramEnd"/>
      <w:r>
        <w:rPr>
          <w:rFonts w:eastAsia="Times New Roman" w:cs="Times New Roman"/>
          <w:szCs w:val="28"/>
        </w:rPr>
        <w:t xml:space="preserve"> который использует </w:t>
      </w:r>
      <w:proofErr w:type="spellStart"/>
      <w:r>
        <w:rPr>
          <w:rFonts w:eastAsia="Times New Roman" w:cs="Times New Roman"/>
          <w:szCs w:val="28"/>
        </w:rPr>
        <w:t>Composer</w:t>
      </w:r>
      <w:proofErr w:type="spellEnd"/>
      <w:r>
        <w:rPr>
          <w:rFonts w:eastAsia="Times New Roman" w:cs="Times New Roman"/>
          <w:szCs w:val="28"/>
        </w:rPr>
        <w:t xml:space="preserve"> и позволяет вам определять собственные зависимости расширений PHP в вашем файле </w:t>
      </w:r>
      <w:proofErr w:type="spellStart"/>
      <w:r>
        <w:rPr>
          <w:rFonts w:eastAsia="Times New Roman" w:cs="Times New Roman"/>
          <w:szCs w:val="28"/>
        </w:rPr>
        <w:t>composer.json</w:t>
      </w:r>
      <w:proofErr w:type="spellEnd"/>
      <w:r>
        <w:rPr>
          <w:rFonts w:eastAsia="Times New Roman" w:cs="Times New Roman"/>
          <w:szCs w:val="28"/>
        </w:rPr>
        <w:t xml:space="preserve"> . Проект </w:t>
      </w:r>
      <w:proofErr w:type="spellStart"/>
      <w:r>
        <w:rPr>
          <w:rFonts w:eastAsia="Times New Roman" w:cs="Times New Roman"/>
          <w:szCs w:val="28"/>
        </w:rPr>
        <w:t>pickle</w:t>
      </w:r>
      <w:proofErr w:type="spellEnd"/>
      <w:r>
        <w:rPr>
          <w:rFonts w:eastAsia="Times New Roman" w:cs="Times New Roman"/>
          <w:szCs w:val="28"/>
        </w:rPr>
        <w:t xml:space="preserve"> в настоящее время находится в стадии разработки и пока не должен считаться зрелым</w:t>
      </w:r>
    </w:p>
    <w:p w14:paraId="685AB57D" w14:textId="77777777" w:rsidR="008C79CB" w:rsidRDefault="005D6D4C" w:rsidP="008C79CB">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171. Как использовать PEAR для установки библиотек? </w:t>
      </w:r>
    </w:p>
    <w:p w14:paraId="642839C8" w14:textId="324A52E4" w:rsidR="008C79CB" w:rsidRPr="008C79CB" w:rsidRDefault="008C79CB" w:rsidP="008C79CB">
      <w:pPr>
        <w:spacing w:line="360" w:lineRule="auto"/>
        <w:rPr>
          <w:rFonts w:ascii="Times New Roman" w:hAnsi="Times New Roman" w:cs="Times New Roman"/>
          <w:sz w:val="24"/>
          <w:szCs w:val="24"/>
        </w:rPr>
      </w:pPr>
      <w:proofErr w:type="spellStart"/>
      <w:r>
        <w:rPr>
          <w:rFonts w:ascii="Courier New" w:eastAsia="Courier New" w:hAnsi="Courier New" w:cs="Courier New"/>
          <w:sz w:val="20"/>
          <w:szCs w:val="20"/>
        </w:rPr>
        <w:t>pear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install</w:t>
      </w:r>
      <w:proofErr w:type="spellEnd"/>
      <w:r>
        <w:rPr>
          <w:rFonts w:ascii="Courier New" w:eastAsia="Courier New" w:hAnsi="Courier New" w:cs="Courier New"/>
          <w:sz w:val="20"/>
          <w:szCs w:val="20"/>
        </w:rPr>
        <w:t xml:space="preserve"> &lt;имя библиотеки&gt;</w:t>
      </w:r>
    </w:p>
    <w:p w14:paraId="1BDF14E0"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172. Как использовать </w:t>
      </w:r>
      <w:proofErr w:type="spellStart"/>
      <w:r w:rsidRPr="00C115D8">
        <w:rPr>
          <w:rFonts w:ascii="Times New Roman" w:hAnsi="Times New Roman" w:cs="Times New Roman"/>
          <w:sz w:val="24"/>
          <w:szCs w:val="24"/>
        </w:rPr>
        <w:t>Composer</w:t>
      </w:r>
      <w:proofErr w:type="spellEnd"/>
      <w:r w:rsidRPr="00C115D8">
        <w:rPr>
          <w:rFonts w:ascii="Times New Roman" w:hAnsi="Times New Roman" w:cs="Times New Roman"/>
          <w:sz w:val="24"/>
          <w:szCs w:val="24"/>
        </w:rPr>
        <w:t xml:space="preserve"> для обработки зависимостей PEAR? </w:t>
      </w:r>
    </w:p>
    <w:p w14:paraId="0A786C8C"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r>
        <w:rPr>
          <w:rFonts w:eastAsia="Times New Roman" w:cs="Times New Roman"/>
          <w:szCs w:val="28"/>
        </w:rPr>
        <w:t>Флаги для установки модулей с зависимостями:</w:t>
      </w:r>
    </w:p>
    <w:p w14:paraId="48E8FA5F" w14:textId="77777777" w:rsidR="008C79CB" w:rsidRDefault="008C79CB" w:rsidP="008C79CB">
      <w:pPr>
        <w:keepNext/>
        <w:keepLines/>
        <w:numPr>
          <w:ilvl w:val="0"/>
          <w:numId w:val="18"/>
        </w:numPr>
        <w:pBdr>
          <w:top w:val="nil"/>
          <w:left w:val="nil"/>
          <w:bottom w:val="nil"/>
          <w:right w:val="nil"/>
          <w:between w:val="nil"/>
        </w:pBdr>
        <w:spacing w:line="360" w:lineRule="auto"/>
        <w:jc w:val="both"/>
        <w:rPr>
          <w:rFonts w:eastAsia="Times New Roman" w:cs="Times New Roman"/>
          <w:szCs w:val="28"/>
        </w:rPr>
      </w:pPr>
      <w:bookmarkStart w:id="200" w:name="_heading=h.hmokr1bnrdt4" w:colFirst="0" w:colLast="0"/>
      <w:bookmarkEnd w:id="200"/>
      <w:proofErr w:type="spellStart"/>
      <w:r>
        <w:rPr>
          <w:rFonts w:eastAsia="Times New Roman" w:cs="Times New Roman"/>
          <w:szCs w:val="28"/>
        </w:rPr>
        <w:t>all</w:t>
      </w:r>
      <w:proofErr w:type="spellEnd"/>
      <w:r>
        <w:rPr>
          <w:rFonts w:eastAsia="Times New Roman" w:cs="Times New Roman"/>
          <w:szCs w:val="28"/>
        </w:rPr>
        <w:t xml:space="preserve"> </w:t>
      </w:r>
      <w:proofErr w:type="spellStart"/>
      <w:r>
        <w:rPr>
          <w:rFonts w:eastAsia="Times New Roman" w:cs="Times New Roman"/>
          <w:szCs w:val="28"/>
        </w:rPr>
        <w:t>deps</w:t>
      </w:r>
      <w:proofErr w:type="spellEnd"/>
      <w:r>
        <w:rPr>
          <w:rFonts w:eastAsia="Times New Roman" w:cs="Times New Roman"/>
          <w:szCs w:val="28"/>
        </w:rPr>
        <w:t xml:space="preserve"> - необходимые и необязательные зависимости</w:t>
      </w:r>
    </w:p>
    <w:p w14:paraId="5B660931" w14:textId="47F46EC3" w:rsidR="008C79CB" w:rsidRPr="008C79CB" w:rsidRDefault="008C79CB" w:rsidP="00F74869">
      <w:pPr>
        <w:keepNext/>
        <w:keepLines/>
        <w:numPr>
          <w:ilvl w:val="0"/>
          <w:numId w:val="18"/>
        </w:numPr>
        <w:pBdr>
          <w:top w:val="nil"/>
          <w:left w:val="nil"/>
          <w:bottom w:val="nil"/>
          <w:right w:val="nil"/>
          <w:between w:val="nil"/>
        </w:pBdr>
        <w:spacing w:line="360" w:lineRule="auto"/>
        <w:jc w:val="both"/>
        <w:rPr>
          <w:rFonts w:eastAsia="Times New Roman" w:cs="Times New Roman"/>
          <w:szCs w:val="28"/>
        </w:rPr>
      </w:pPr>
      <w:bookmarkStart w:id="201" w:name="_heading=h.70214joqfaeo" w:colFirst="0" w:colLast="0"/>
      <w:bookmarkEnd w:id="201"/>
      <w:proofErr w:type="spellStart"/>
      <w:r>
        <w:rPr>
          <w:rFonts w:eastAsia="Times New Roman" w:cs="Times New Roman"/>
          <w:szCs w:val="28"/>
        </w:rPr>
        <w:t>only</w:t>
      </w:r>
      <w:proofErr w:type="spellEnd"/>
      <w:r>
        <w:rPr>
          <w:rFonts w:eastAsia="Times New Roman" w:cs="Times New Roman"/>
          <w:szCs w:val="28"/>
        </w:rPr>
        <w:t xml:space="preserve"> </w:t>
      </w:r>
      <w:proofErr w:type="spellStart"/>
      <w:r>
        <w:rPr>
          <w:rFonts w:eastAsia="Times New Roman" w:cs="Times New Roman"/>
          <w:szCs w:val="28"/>
        </w:rPr>
        <w:t>req</w:t>
      </w:r>
      <w:proofErr w:type="spellEnd"/>
      <w:r>
        <w:rPr>
          <w:rFonts w:eastAsia="Times New Roman" w:cs="Times New Roman"/>
          <w:szCs w:val="28"/>
        </w:rPr>
        <w:t xml:space="preserve"> </w:t>
      </w:r>
      <w:proofErr w:type="spellStart"/>
      <w:r>
        <w:rPr>
          <w:rFonts w:eastAsia="Times New Roman" w:cs="Times New Roman"/>
          <w:szCs w:val="28"/>
        </w:rPr>
        <w:t>deps</w:t>
      </w:r>
      <w:proofErr w:type="spellEnd"/>
      <w:r>
        <w:rPr>
          <w:rFonts w:eastAsia="Times New Roman" w:cs="Times New Roman"/>
          <w:szCs w:val="28"/>
        </w:rPr>
        <w:t xml:space="preserve"> - только необходимые зависимости []</w:t>
      </w:r>
    </w:p>
    <w:p w14:paraId="3DCBB1ED"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173. Что такое PECL? </w:t>
      </w:r>
    </w:p>
    <w:p w14:paraId="20311F18" w14:textId="07F594BE" w:rsidR="008C79CB" w:rsidRDefault="008C79CB" w:rsidP="00F74869">
      <w:pPr>
        <w:spacing w:line="360" w:lineRule="auto"/>
        <w:rPr>
          <w:rFonts w:ascii="Times New Roman" w:hAnsi="Times New Roman" w:cs="Times New Roman"/>
          <w:sz w:val="24"/>
          <w:szCs w:val="24"/>
        </w:rPr>
      </w:pPr>
      <w:r>
        <w:rPr>
          <w:rFonts w:eastAsia="Times New Roman" w:cs="Times New Roman"/>
          <w:szCs w:val="28"/>
        </w:rPr>
        <w:t>PECL — это репозиторий модулей для PHP, написанных на C, доступных через систему пакетов PEAR. PECL был создан, когда возникла проблема удаления некоторых модулей из стандартной поставки PHP. Модули PECL разработаны в соответствии со стандартами кодирования, которые приняты командой разработчиков PHP.</w:t>
      </w:r>
    </w:p>
    <w:p w14:paraId="1C89B234" w14:textId="42831E99" w:rsidR="008C79CB" w:rsidRPr="008C79CB" w:rsidRDefault="005D6D4C" w:rsidP="008C79CB">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174. Как называется репозиторий, содержащий </w:t>
      </w:r>
      <w:proofErr w:type="spellStart"/>
      <w:r w:rsidRPr="00C115D8">
        <w:rPr>
          <w:rFonts w:ascii="Times New Roman" w:hAnsi="Times New Roman" w:cs="Times New Roman"/>
          <w:sz w:val="24"/>
          <w:szCs w:val="24"/>
        </w:rPr>
        <w:t>Composer</w:t>
      </w:r>
      <w:proofErr w:type="spellEnd"/>
      <w:r w:rsidRPr="00C115D8">
        <w:rPr>
          <w:rFonts w:ascii="Times New Roman" w:hAnsi="Times New Roman" w:cs="Times New Roman"/>
          <w:sz w:val="24"/>
          <w:szCs w:val="24"/>
        </w:rPr>
        <w:t xml:space="preserve">-совместимые библиотеки? </w:t>
      </w:r>
      <w:proofErr w:type="spellStart"/>
      <w:r w:rsidR="008C79CB">
        <w:rPr>
          <w:rFonts w:eastAsia="Times New Roman" w:cs="Times New Roman"/>
          <w:szCs w:val="28"/>
        </w:rPr>
        <w:t>Pickle</w:t>
      </w:r>
      <w:proofErr w:type="spellEnd"/>
    </w:p>
    <w:p w14:paraId="5BEC9AF7" w14:textId="77777777" w:rsidR="008C79CB" w:rsidRDefault="008C79CB" w:rsidP="00F74869">
      <w:pPr>
        <w:spacing w:line="360" w:lineRule="auto"/>
        <w:rPr>
          <w:rFonts w:ascii="Times New Roman" w:hAnsi="Times New Roman" w:cs="Times New Roman"/>
          <w:sz w:val="24"/>
          <w:szCs w:val="24"/>
        </w:rPr>
      </w:pPr>
    </w:p>
    <w:p w14:paraId="58EFF18B" w14:textId="77777777" w:rsidR="008C79CB" w:rsidRDefault="005D6D4C" w:rsidP="008C79CB">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175. С помощью какой библиотеки можно получить детальный отчет о работе приложения? </w:t>
      </w:r>
    </w:p>
    <w:p w14:paraId="42FA2B85" w14:textId="30662040" w:rsidR="008C79CB" w:rsidRPr="008C79CB" w:rsidRDefault="008C79CB" w:rsidP="008C79CB">
      <w:pPr>
        <w:spacing w:line="360" w:lineRule="auto"/>
        <w:rPr>
          <w:rFonts w:ascii="Times New Roman" w:hAnsi="Times New Roman" w:cs="Times New Roman"/>
          <w:sz w:val="24"/>
          <w:szCs w:val="24"/>
        </w:rPr>
      </w:pPr>
      <w:r>
        <w:rPr>
          <w:rFonts w:eastAsia="Times New Roman" w:cs="Times New Roman"/>
          <w:szCs w:val="28"/>
        </w:rPr>
        <w:t xml:space="preserve">PHP </w:t>
      </w:r>
      <w:proofErr w:type="spellStart"/>
      <w:r>
        <w:rPr>
          <w:rFonts w:eastAsia="Times New Roman" w:cs="Times New Roman"/>
          <w:szCs w:val="28"/>
        </w:rPr>
        <w:t>BenchMark</w:t>
      </w:r>
      <w:proofErr w:type="spellEnd"/>
    </w:p>
    <w:p w14:paraId="404CCEF7"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176. С помощью какой библиотеки можно упростить себе работу с регулярными выражениями в PHP? </w:t>
      </w:r>
    </w:p>
    <w:p w14:paraId="34FA6277"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RegExp</w:t>
      </w:r>
      <w:proofErr w:type="spellEnd"/>
      <w:r>
        <w:rPr>
          <w:rFonts w:eastAsia="Times New Roman" w:cs="Times New Roman"/>
          <w:szCs w:val="28"/>
        </w:rPr>
        <w:t xml:space="preserve"> </w:t>
      </w:r>
      <w:proofErr w:type="spellStart"/>
      <w:r>
        <w:rPr>
          <w:rFonts w:eastAsia="Times New Roman" w:cs="Times New Roman"/>
          <w:szCs w:val="28"/>
        </w:rPr>
        <w:t>Builder</w:t>
      </w:r>
      <w:proofErr w:type="spellEnd"/>
    </w:p>
    <w:p w14:paraId="2AD15E2E" w14:textId="77777777" w:rsidR="008C79CB" w:rsidRDefault="008C79CB">
      <w:pPr>
        <w:rPr>
          <w:rFonts w:ascii="Times New Roman" w:hAnsi="Times New Roman" w:cs="Times New Roman"/>
          <w:sz w:val="24"/>
          <w:szCs w:val="24"/>
        </w:rPr>
      </w:pPr>
      <w:r>
        <w:rPr>
          <w:rFonts w:ascii="Times New Roman" w:hAnsi="Times New Roman" w:cs="Times New Roman"/>
          <w:sz w:val="24"/>
          <w:szCs w:val="24"/>
        </w:rPr>
        <w:br w:type="page"/>
      </w:r>
    </w:p>
    <w:p w14:paraId="14AA0302" w14:textId="3D16D291"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177. С помощью какой библиотеки возможны быстрые и эффективные запросы на PHP, данная библиотека является аналогом </w:t>
      </w:r>
      <w:proofErr w:type="spellStart"/>
      <w:r w:rsidRPr="00C115D8">
        <w:rPr>
          <w:rFonts w:ascii="Times New Roman" w:hAnsi="Times New Roman" w:cs="Times New Roman"/>
          <w:sz w:val="24"/>
          <w:szCs w:val="24"/>
        </w:rPr>
        <w:t>jQuery</w:t>
      </w:r>
      <w:proofErr w:type="spellEnd"/>
      <w:r w:rsidRPr="00C115D8">
        <w:rPr>
          <w:rFonts w:ascii="Times New Roman" w:hAnsi="Times New Roman" w:cs="Times New Roman"/>
          <w:sz w:val="24"/>
          <w:szCs w:val="24"/>
        </w:rPr>
        <w:t xml:space="preserve">. </w:t>
      </w:r>
    </w:p>
    <w:p w14:paraId="17B9D2D3"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phpQuery</w:t>
      </w:r>
      <w:proofErr w:type="spellEnd"/>
    </w:p>
    <w:p w14:paraId="0F4FB841"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178. С помощью какой библиотеки возможно простое и эффективное генерирование документов в формате PDF? </w:t>
      </w:r>
    </w:p>
    <w:p w14:paraId="5B351802"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mPDF</w:t>
      </w:r>
      <w:proofErr w:type="spellEnd"/>
    </w:p>
    <w:p w14:paraId="728EC4F1" w14:textId="77777777" w:rsidR="008C79CB" w:rsidRDefault="008C79CB" w:rsidP="00F74869">
      <w:pPr>
        <w:spacing w:line="360" w:lineRule="auto"/>
        <w:rPr>
          <w:rFonts w:ascii="Times New Roman" w:hAnsi="Times New Roman" w:cs="Times New Roman"/>
          <w:sz w:val="24"/>
          <w:szCs w:val="24"/>
        </w:rPr>
      </w:pPr>
    </w:p>
    <w:p w14:paraId="1A056D85"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179. С помощью какой библиотеки возможен эффективный </w:t>
      </w:r>
      <w:proofErr w:type="spellStart"/>
      <w:r w:rsidRPr="00C115D8">
        <w:rPr>
          <w:rFonts w:ascii="Times New Roman" w:hAnsi="Times New Roman" w:cs="Times New Roman"/>
          <w:sz w:val="24"/>
          <w:szCs w:val="24"/>
        </w:rPr>
        <w:t>парсинг</w:t>
      </w:r>
      <w:proofErr w:type="spellEnd"/>
      <w:r w:rsidRPr="00C115D8">
        <w:rPr>
          <w:rFonts w:ascii="Times New Roman" w:hAnsi="Times New Roman" w:cs="Times New Roman"/>
          <w:sz w:val="24"/>
          <w:szCs w:val="24"/>
        </w:rPr>
        <w:t xml:space="preserve"> HTML/XML? </w:t>
      </w:r>
    </w:p>
    <w:p w14:paraId="773DCC37"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Goutte</w:t>
      </w:r>
      <w:proofErr w:type="spellEnd"/>
    </w:p>
    <w:p w14:paraId="0D348269"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180. С помощью какой библиотеки возможно создание диаграмм на движке GOOGLE? </w:t>
      </w:r>
    </w:p>
    <w:p w14:paraId="4065E4E7"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GoogChart</w:t>
      </w:r>
      <w:proofErr w:type="spellEnd"/>
    </w:p>
    <w:p w14:paraId="6E548CE7" w14:textId="77777777" w:rsidR="008C79CB" w:rsidRDefault="008C79CB" w:rsidP="00F74869">
      <w:pPr>
        <w:spacing w:line="360" w:lineRule="auto"/>
        <w:rPr>
          <w:rFonts w:ascii="Times New Roman" w:hAnsi="Times New Roman" w:cs="Times New Roman"/>
          <w:sz w:val="24"/>
          <w:szCs w:val="24"/>
        </w:rPr>
      </w:pPr>
    </w:p>
    <w:p w14:paraId="09C12958"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181. С помощью какой библиотеки возможно сканирование конфигурационного файла PHP на предмет безопасности? </w:t>
      </w:r>
    </w:p>
    <w:p w14:paraId="264AED68"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IniScan</w:t>
      </w:r>
      <w:proofErr w:type="spellEnd"/>
    </w:p>
    <w:p w14:paraId="5F674876"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182. С помощью какой библиотеки возможен анализ HTML и удаление вредоносного кода для защиты от XSS атак. </w:t>
      </w:r>
    </w:p>
    <w:p w14:paraId="6035A453"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r>
        <w:rPr>
          <w:rFonts w:eastAsia="Times New Roman" w:cs="Times New Roman"/>
          <w:szCs w:val="28"/>
        </w:rPr>
        <w:t xml:space="preserve">HTML </w:t>
      </w:r>
      <w:proofErr w:type="spellStart"/>
      <w:r>
        <w:rPr>
          <w:rFonts w:eastAsia="Times New Roman" w:cs="Times New Roman"/>
          <w:szCs w:val="28"/>
        </w:rPr>
        <w:t>Purifier</w:t>
      </w:r>
      <w:proofErr w:type="spellEnd"/>
    </w:p>
    <w:p w14:paraId="391E94C2"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183. С помощью какой библиотеки возможно построение графиков, диаграмм и другого структурированного контента на PHP? </w:t>
      </w:r>
    </w:p>
    <w:p w14:paraId="7C9C82F3" w14:textId="77777777" w:rsidR="008C79CB" w:rsidRDefault="008C79CB" w:rsidP="008C79CB">
      <w:pPr>
        <w:keepNext/>
        <w:keepLines/>
        <w:pBdr>
          <w:top w:val="nil"/>
          <w:left w:val="nil"/>
          <w:bottom w:val="nil"/>
          <w:right w:val="nil"/>
          <w:between w:val="nil"/>
        </w:pBdr>
        <w:ind w:firstLine="720"/>
        <w:jc w:val="both"/>
        <w:rPr>
          <w:rFonts w:eastAsia="Times New Roman" w:cs="Times New Roman"/>
          <w:szCs w:val="28"/>
        </w:rPr>
      </w:pPr>
      <w:proofErr w:type="spellStart"/>
      <w:r>
        <w:rPr>
          <w:rFonts w:eastAsia="Times New Roman" w:cs="Times New Roman"/>
          <w:szCs w:val="28"/>
        </w:rPr>
        <w:t>JpGraph</w:t>
      </w:r>
      <w:proofErr w:type="spellEnd"/>
    </w:p>
    <w:p w14:paraId="309CCC06" w14:textId="77777777" w:rsidR="008C79CB"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184. С помощью какой библиотеки облегчается процесс загрузки и валидации файлов на PHP? </w:t>
      </w:r>
    </w:p>
    <w:p w14:paraId="0CB6BB00" w14:textId="77777777" w:rsidR="008C79CB" w:rsidRDefault="008C79CB" w:rsidP="008C79CB">
      <w:pPr>
        <w:ind w:firstLine="708"/>
      </w:pPr>
      <w:proofErr w:type="spellStart"/>
      <w:r>
        <w:rPr>
          <w:rFonts w:eastAsia="Times New Roman" w:cs="Times New Roman"/>
          <w:szCs w:val="28"/>
        </w:rPr>
        <w:t>Upload</w:t>
      </w:r>
      <w:proofErr w:type="spellEnd"/>
    </w:p>
    <w:p w14:paraId="7A5B2911" w14:textId="77777777" w:rsidR="00EC5878" w:rsidRDefault="00EC5878">
      <w:pPr>
        <w:rPr>
          <w:rFonts w:ascii="Times New Roman" w:hAnsi="Times New Roman" w:cs="Times New Roman"/>
          <w:sz w:val="24"/>
          <w:szCs w:val="24"/>
        </w:rPr>
      </w:pPr>
      <w:r>
        <w:rPr>
          <w:rFonts w:ascii="Times New Roman" w:hAnsi="Times New Roman" w:cs="Times New Roman"/>
          <w:sz w:val="24"/>
          <w:szCs w:val="24"/>
        </w:rPr>
        <w:br w:type="page"/>
      </w:r>
    </w:p>
    <w:p w14:paraId="6737E379" w14:textId="2AB78F1D" w:rsidR="00EC5878" w:rsidRPr="00AA0589" w:rsidRDefault="00AA0589" w:rsidP="00AA0589">
      <w:pPr>
        <w:spacing w:line="360" w:lineRule="auto"/>
        <w:jc w:val="center"/>
        <w:rPr>
          <w:rFonts w:ascii="Times New Roman" w:hAnsi="Times New Roman" w:cs="Times New Roman"/>
          <w:b/>
          <w:bCs/>
          <w:sz w:val="32"/>
          <w:szCs w:val="32"/>
          <w:lang w:val="ru-RU"/>
        </w:rPr>
      </w:pPr>
      <w:r w:rsidRPr="00AA0589">
        <w:rPr>
          <w:rFonts w:ascii="Times New Roman" w:hAnsi="Times New Roman" w:cs="Times New Roman"/>
          <w:b/>
          <w:bCs/>
          <w:sz w:val="32"/>
          <w:szCs w:val="32"/>
          <w:lang w:val="ru-RU"/>
        </w:rPr>
        <w:lastRenderedPageBreak/>
        <w:t>\\\ВОПРОСЫ ИЗ 7 ПРАКТИКИ///</w:t>
      </w:r>
    </w:p>
    <w:p w14:paraId="17587C8E" w14:textId="77777777" w:rsidR="00D90D51" w:rsidRDefault="005D6D4C" w:rsidP="00F74869">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185. Назовите основные признаки ООП. </w:t>
      </w:r>
    </w:p>
    <w:p w14:paraId="2BD2C111" w14:textId="77777777" w:rsidR="00D90D51" w:rsidRPr="00926755" w:rsidRDefault="00D90D51" w:rsidP="00D90D51">
      <w:pPr>
        <w:jc w:val="both"/>
        <w:rPr>
          <w:color w:val="000000"/>
          <w:szCs w:val="28"/>
        </w:rPr>
      </w:pPr>
      <w:r>
        <w:rPr>
          <w:color w:val="000000"/>
          <w:szCs w:val="28"/>
        </w:rPr>
        <w:t xml:space="preserve">Абстракция – это способ придания </w:t>
      </w:r>
      <w:r w:rsidRPr="00926755">
        <w:rPr>
          <w:color w:val="000000"/>
          <w:szCs w:val="28"/>
        </w:rPr>
        <w:t>объектам о</w:t>
      </w:r>
      <w:r>
        <w:rPr>
          <w:color w:val="000000"/>
          <w:szCs w:val="28"/>
        </w:rPr>
        <w:t>п</w:t>
      </w:r>
      <w:r w:rsidRPr="00926755">
        <w:rPr>
          <w:color w:val="000000"/>
          <w:szCs w:val="28"/>
        </w:rPr>
        <w:t>ределённы</w:t>
      </w:r>
      <w:r>
        <w:rPr>
          <w:color w:val="000000"/>
          <w:szCs w:val="28"/>
        </w:rPr>
        <w:t>х</w:t>
      </w:r>
      <w:r w:rsidRPr="00926755">
        <w:rPr>
          <w:color w:val="000000"/>
          <w:szCs w:val="28"/>
        </w:rPr>
        <w:t xml:space="preserve"> характеристик, которые отличают его от всех </w:t>
      </w:r>
      <w:r>
        <w:rPr>
          <w:color w:val="000000"/>
          <w:szCs w:val="28"/>
        </w:rPr>
        <w:t xml:space="preserve">остальных </w:t>
      </w:r>
      <w:r w:rsidRPr="00926755">
        <w:rPr>
          <w:color w:val="000000"/>
          <w:szCs w:val="28"/>
        </w:rPr>
        <w:t>объектов</w:t>
      </w:r>
      <w:r>
        <w:rPr>
          <w:color w:val="000000"/>
          <w:szCs w:val="28"/>
        </w:rPr>
        <w:t>.</w:t>
      </w:r>
    </w:p>
    <w:p w14:paraId="4F45698A" w14:textId="77777777" w:rsidR="00D90D51" w:rsidRPr="00B2449E" w:rsidRDefault="00D90D51" w:rsidP="00D90D51">
      <w:pPr>
        <w:jc w:val="both"/>
        <w:rPr>
          <w:color w:val="000000"/>
          <w:szCs w:val="28"/>
        </w:rPr>
      </w:pPr>
      <w:r>
        <w:rPr>
          <w:color w:val="000000"/>
          <w:szCs w:val="28"/>
        </w:rPr>
        <w:t xml:space="preserve">Инкапсуляция – один из принципов ООП, </w:t>
      </w:r>
      <w:r w:rsidRPr="00B2449E">
        <w:rPr>
          <w:color w:val="000000"/>
          <w:szCs w:val="28"/>
        </w:rPr>
        <w:t>позволяющее объединить данные и методы, работающие с ними, в классе</w:t>
      </w:r>
      <w:r>
        <w:rPr>
          <w:color w:val="000000"/>
          <w:szCs w:val="28"/>
        </w:rPr>
        <w:t>.</w:t>
      </w:r>
    </w:p>
    <w:p w14:paraId="34EEAE19" w14:textId="77777777" w:rsidR="00D90D51" w:rsidRDefault="00D90D51" w:rsidP="00D90D51">
      <w:pPr>
        <w:jc w:val="both"/>
        <w:rPr>
          <w:color w:val="000000"/>
          <w:szCs w:val="28"/>
        </w:rPr>
      </w:pPr>
      <w:r>
        <w:rPr>
          <w:color w:val="000000"/>
          <w:szCs w:val="28"/>
        </w:rPr>
        <w:t xml:space="preserve">Наследование – один из принципов ООП, </w:t>
      </w:r>
      <w:r w:rsidRPr="00CA11F4">
        <w:rPr>
          <w:color w:val="000000"/>
          <w:szCs w:val="28"/>
        </w:rPr>
        <w:t>позволяющ</w:t>
      </w:r>
      <w:r>
        <w:rPr>
          <w:color w:val="000000"/>
          <w:szCs w:val="28"/>
        </w:rPr>
        <w:t>ий</w:t>
      </w:r>
      <w:r w:rsidRPr="00CA11F4">
        <w:rPr>
          <w:color w:val="000000"/>
          <w:szCs w:val="28"/>
        </w:rPr>
        <w:t xml:space="preserve"> описать новый класс на основе уже существующего с частично или полностью заимствованной функциональностью.</w:t>
      </w:r>
    </w:p>
    <w:p w14:paraId="44ACD781" w14:textId="77777777" w:rsidR="00D90D51" w:rsidRDefault="00D90D51" w:rsidP="00D90D51">
      <w:pPr>
        <w:spacing w:line="360" w:lineRule="auto"/>
        <w:rPr>
          <w:color w:val="000000"/>
          <w:szCs w:val="28"/>
        </w:rPr>
      </w:pPr>
      <w:r>
        <w:rPr>
          <w:color w:val="000000"/>
          <w:szCs w:val="28"/>
        </w:rPr>
        <w:t xml:space="preserve">Полиморфизм – один из принципов ООП, </w:t>
      </w:r>
      <w:r w:rsidRPr="00587360">
        <w:rPr>
          <w:color w:val="000000"/>
          <w:szCs w:val="28"/>
        </w:rPr>
        <w:t>позволяющ</w:t>
      </w:r>
      <w:r>
        <w:rPr>
          <w:color w:val="000000"/>
          <w:szCs w:val="28"/>
        </w:rPr>
        <w:t>ий</w:t>
      </w:r>
      <w:r w:rsidRPr="00587360">
        <w:rPr>
          <w:color w:val="000000"/>
          <w:szCs w:val="28"/>
        </w:rPr>
        <w:t xml:space="preserve"> использовать объекты с одинаковым интерфейсом без информации о типе и внутренней структуре объекта</w:t>
      </w:r>
    </w:p>
    <w:p w14:paraId="2D97BEFE"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186. Опишите как определить класс в PHP. </w:t>
      </w:r>
    </w:p>
    <w:p w14:paraId="292DEF06" w14:textId="77777777" w:rsidR="00D90D51" w:rsidRPr="00207388" w:rsidRDefault="00D90D51" w:rsidP="00D90D51">
      <w:pPr>
        <w:jc w:val="both"/>
        <w:rPr>
          <w:color w:val="000000"/>
          <w:szCs w:val="28"/>
        </w:rPr>
      </w:pPr>
      <w:r>
        <w:rPr>
          <w:color w:val="000000"/>
          <w:szCs w:val="28"/>
        </w:rPr>
        <w:t>Для примера представлен класс машины.</w:t>
      </w:r>
    </w:p>
    <w:p w14:paraId="62377BF0" w14:textId="77777777" w:rsidR="00D90D51" w:rsidRPr="00C1555A" w:rsidRDefault="00D90D51" w:rsidP="00D90D51">
      <w:pPr>
        <w:jc w:val="both"/>
        <w:rPr>
          <w:color w:val="000000"/>
          <w:szCs w:val="28"/>
          <w:lang w:val="en-US"/>
        </w:rPr>
      </w:pPr>
      <w:r w:rsidRPr="00C1555A">
        <w:rPr>
          <w:color w:val="000000"/>
          <w:szCs w:val="28"/>
          <w:lang w:val="en-US"/>
        </w:rPr>
        <w:t>&lt;?php</w:t>
      </w:r>
      <w:r w:rsidRPr="00C1555A">
        <w:rPr>
          <w:color w:val="000000"/>
          <w:szCs w:val="28"/>
          <w:lang w:val="en-US"/>
        </w:rPr>
        <w:br/>
        <w:t>class Car {</w:t>
      </w:r>
      <w:r w:rsidRPr="00C1555A">
        <w:rPr>
          <w:color w:val="000000"/>
          <w:szCs w:val="28"/>
          <w:lang w:val="en-US"/>
        </w:rPr>
        <w:br/>
        <w:t>    public $brand;</w:t>
      </w:r>
      <w:r w:rsidRPr="00C1555A">
        <w:rPr>
          <w:color w:val="000000"/>
          <w:szCs w:val="28"/>
          <w:lang w:val="en-US"/>
        </w:rPr>
        <w:br/>
        <w:t>    public $color;</w:t>
      </w:r>
      <w:r w:rsidRPr="00C1555A">
        <w:rPr>
          <w:color w:val="000000"/>
          <w:szCs w:val="28"/>
          <w:lang w:val="en-US"/>
        </w:rPr>
        <w:br/>
        <w:t>    public function __</w:t>
      </w:r>
      <w:proofErr w:type="gramStart"/>
      <w:r w:rsidRPr="00C1555A">
        <w:rPr>
          <w:color w:val="000000"/>
          <w:szCs w:val="28"/>
          <w:lang w:val="en-US"/>
        </w:rPr>
        <w:t>construct(</w:t>
      </w:r>
      <w:proofErr w:type="gramEnd"/>
      <w:r w:rsidRPr="00C1555A">
        <w:rPr>
          <w:color w:val="000000"/>
          <w:szCs w:val="28"/>
          <w:lang w:val="en-US"/>
        </w:rPr>
        <w:t>$brand, $color = "blue")</w:t>
      </w:r>
      <w:r w:rsidRPr="00C1555A">
        <w:rPr>
          <w:color w:val="000000"/>
          <w:szCs w:val="28"/>
          <w:lang w:val="en-US"/>
        </w:rPr>
        <w:br/>
        <w:t>    {</w:t>
      </w:r>
      <w:r w:rsidRPr="00C1555A">
        <w:rPr>
          <w:color w:val="000000"/>
          <w:szCs w:val="28"/>
          <w:lang w:val="en-US"/>
        </w:rPr>
        <w:br/>
        <w:t>        $this-&gt;brand = $brand;</w:t>
      </w:r>
      <w:r w:rsidRPr="00C1555A">
        <w:rPr>
          <w:color w:val="000000"/>
          <w:szCs w:val="28"/>
          <w:lang w:val="en-US"/>
        </w:rPr>
        <w:br/>
        <w:t>        $this-&gt;color = $color;</w:t>
      </w:r>
      <w:r w:rsidRPr="00C1555A">
        <w:rPr>
          <w:color w:val="000000"/>
          <w:szCs w:val="28"/>
          <w:lang w:val="en-US"/>
        </w:rPr>
        <w:br/>
        <w:t>    }</w:t>
      </w:r>
      <w:r w:rsidRPr="00C1555A">
        <w:rPr>
          <w:color w:val="000000"/>
          <w:szCs w:val="28"/>
          <w:lang w:val="en-US"/>
        </w:rPr>
        <w:br/>
        <w:t>    public function </w:t>
      </w:r>
      <w:proofErr w:type="spellStart"/>
      <w:r w:rsidRPr="00C1555A">
        <w:rPr>
          <w:color w:val="000000"/>
          <w:szCs w:val="28"/>
          <w:lang w:val="en-US"/>
        </w:rPr>
        <w:t>getBrand</w:t>
      </w:r>
      <w:proofErr w:type="spellEnd"/>
      <w:r w:rsidRPr="00C1555A">
        <w:rPr>
          <w:color w:val="000000"/>
          <w:szCs w:val="28"/>
          <w:lang w:val="en-US"/>
        </w:rPr>
        <w:t>()</w:t>
      </w:r>
      <w:r w:rsidRPr="00C1555A">
        <w:rPr>
          <w:color w:val="000000"/>
          <w:szCs w:val="28"/>
          <w:lang w:val="en-US"/>
        </w:rPr>
        <w:br/>
        <w:t>    {</w:t>
      </w:r>
      <w:r w:rsidRPr="00C1555A">
        <w:rPr>
          <w:color w:val="000000"/>
          <w:szCs w:val="28"/>
          <w:lang w:val="en-US"/>
        </w:rPr>
        <w:br/>
        <w:t>        return $this-&gt;brand;</w:t>
      </w:r>
      <w:r w:rsidRPr="00C1555A">
        <w:rPr>
          <w:color w:val="000000"/>
          <w:szCs w:val="28"/>
          <w:lang w:val="en-US"/>
        </w:rPr>
        <w:br/>
        <w:t>    }</w:t>
      </w:r>
      <w:r w:rsidRPr="00C1555A">
        <w:rPr>
          <w:color w:val="000000"/>
          <w:szCs w:val="28"/>
          <w:lang w:val="en-US"/>
        </w:rPr>
        <w:br/>
        <w:t>    public function </w:t>
      </w:r>
      <w:proofErr w:type="spellStart"/>
      <w:r w:rsidRPr="00C1555A">
        <w:rPr>
          <w:color w:val="000000"/>
          <w:szCs w:val="28"/>
          <w:lang w:val="en-US"/>
        </w:rPr>
        <w:t>getColor</w:t>
      </w:r>
      <w:proofErr w:type="spellEnd"/>
      <w:r w:rsidRPr="00C1555A">
        <w:rPr>
          <w:color w:val="000000"/>
          <w:szCs w:val="28"/>
          <w:lang w:val="en-US"/>
        </w:rPr>
        <w:t>()</w:t>
      </w:r>
      <w:r w:rsidRPr="00C1555A">
        <w:rPr>
          <w:color w:val="000000"/>
          <w:szCs w:val="28"/>
          <w:lang w:val="en-US"/>
        </w:rPr>
        <w:br/>
        <w:t>    {</w:t>
      </w:r>
      <w:r w:rsidRPr="00C1555A">
        <w:rPr>
          <w:color w:val="000000"/>
          <w:szCs w:val="28"/>
          <w:lang w:val="en-US"/>
        </w:rPr>
        <w:br/>
        <w:t>        return $this-&gt;color;</w:t>
      </w:r>
      <w:r w:rsidRPr="00C1555A">
        <w:rPr>
          <w:color w:val="000000"/>
          <w:szCs w:val="28"/>
          <w:lang w:val="en-US"/>
        </w:rPr>
        <w:br/>
        <w:t>    }</w:t>
      </w:r>
      <w:r w:rsidRPr="00C1555A">
        <w:rPr>
          <w:color w:val="000000"/>
          <w:szCs w:val="28"/>
          <w:lang w:val="en-US"/>
        </w:rPr>
        <w:br/>
        <w:t>}</w:t>
      </w:r>
      <w:r w:rsidRPr="00C1555A">
        <w:rPr>
          <w:color w:val="000000"/>
          <w:szCs w:val="28"/>
          <w:lang w:val="en-US"/>
        </w:rPr>
        <w:br/>
        <w:t>?&gt;</w:t>
      </w:r>
    </w:p>
    <w:p w14:paraId="1F9CA6E2" w14:textId="77777777" w:rsidR="00D90D51" w:rsidRPr="00D90D51" w:rsidRDefault="00D90D51" w:rsidP="00D90D51">
      <w:pPr>
        <w:spacing w:line="360" w:lineRule="auto"/>
        <w:rPr>
          <w:rFonts w:ascii="Times New Roman" w:hAnsi="Times New Roman" w:cs="Times New Roman"/>
          <w:sz w:val="24"/>
          <w:szCs w:val="24"/>
          <w:lang w:val="en-US"/>
        </w:rPr>
      </w:pPr>
    </w:p>
    <w:p w14:paraId="1D6D8440"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t xml:space="preserve">187. Как создать экземпляр класса в PHP. </w:t>
      </w:r>
    </w:p>
    <w:p w14:paraId="3356442A" w14:textId="77777777" w:rsidR="00D90D51" w:rsidRDefault="00D90D51" w:rsidP="00D90D51">
      <w:pPr>
        <w:jc w:val="both"/>
        <w:rPr>
          <w:rFonts w:ascii="TimesNewRomanPSMT" w:hAnsi="TimesNewRomanPSMT"/>
          <w:szCs w:val="28"/>
        </w:rPr>
      </w:pPr>
      <w:r>
        <w:rPr>
          <w:rFonts w:ascii="TimesNewRomanPSMT" w:hAnsi="TimesNewRomanPSMT"/>
          <w:szCs w:val="28"/>
        </w:rPr>
        <w:t>Создадим экземпляр класса машины. Ниже представлен пример.</w:t>
      </w:r>
    </w:p>
    <w:p w14:paraId="0F81BB81" w14:textId="77777777" w:rsidR="00D90D51" w:rsidRPr="00C1555A" w:rsidRDefault="00D90D51" w:rsidP="00D90D51">
      <w:pPr>
        <w:jc w:val="both"/>
        <w:rPr>
          <w:color w:val="000000"/>
          <w:szCs w:val="28"/>
          <w:lang w:val="en-US"/>
        </w:rPr>
      </w:pPr>
      <w:r w:rsidRPr="00C1555A">
        <w:rPr>
          <w:color w:val="000000"/>
          <w:szCs w:val="28"/>
          <w:lang w:val="en-US"/>
        </w:rPr>
        <w:t xml:space="preserve">$car = new </w:t>
      </w:r>
      <w:proofErr w:type="gramStart"/>
      <w:r w:rsidRPr="00C1555A">
        <w:rPr>
          <w:color w:val="000000"/>
          <w:szCs w:val="28"/>
          <w:lang w:val="en-US"/>
        </w:rPr>
        <w:t>Car(</w:t>
      </w:r>
      <w:proofErr w:type="gramEnd"/>
      <w:r w:rsidRPr="00C1555A">
        <w:rPr>
          <w:color w:val="000000"/>
          <w:szCs w:val="28"/>
          <w:lang w:val="en-US"/>
        </w:rPr>
        <w:t>“Mercedes”, “black”);</w:t>
      </w:r>
    </w:p>
    <w:p w14:paraId="301113B1" w14:textId="77777777" w:rsidR="00D90D51" w:rsidRDefault="005D6D4C" w:rsidP="00D90D51">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188. Опишите механизм наследования в PHP. </w:t>
      </w:r>
    </w:p>
    <w:p w14:paraId="55290C18" w14:textId="0376AF16" w:rsidR="00D90D51" w:rsidRPr="00D90D51" w:rsidRDefault="00D90D51" w:rsidP="00D90D51">
      <w:pPr>
        <w:spacing w:line="360" w:lineRule="auto"/>
        <w:rPr>
          <w:rFonts w:ascii="Times New Roman" w:hAnsi="Times New Roman" w:cs="Times New Roman"/>
          <w:sz w:val="24"/>
          <w:szCs w:val="24"/>
          <w:lang w:val="en-US"/>
        </w:rPr>
      </w:pPr>
      <w:r w:rsidRPr="00C1555A">
        <w:rPr>
          <w:color w:val="000000"/>
          <w:szCs w:val="28"/>
          <w:lang w:val="en-US"/>
        </w:rPr>
        <w:t>&lt;?php</w:t>
      </w:r>
      <w:r w:rsidRPr="00C1555A">
        <w:rPr>
          <w:color w:val="000000"/>
          <w:szCs w:val="28"/>
          <w:lang w:val="en-US"/>
        </w:rPr>
        <w:br/>
        <w:t>class A {</w:t>
      </w:r>
      <w:r w:rsidRPr="00C1555A">
        <w:rPr>
          <w:color w:val="000000"/>
          <w:szCs w:val="28"/>
          <w:lang w:val="en-US"/>
        </w:rPr>
        <w:br/>
        <w:t>        // code here</w:t>
      </w:r>
      <w:r w:rsidRPr="00C1555A">
        <w:rPr>
          <w:color w:val="000000"/>
          <w:szCs w:val="28"/>
          <w:lang w:val="en-US"/>
        </w:rPr>
        <w:br/>
        <w:t>}</w:t>
      </w:r>
      <w:r w:rsidRPr="00C1555A">
        <w:rPr>
          <w:color w:val="000000"/>
          <w:szCs w:val="28"/>
          <w:lang w:val="en-US"/>
        </w:rPr>
        <w:br/>
      </w:r>
      <w:r w:rsidRPr="00C1555A">
        <w:rPr>
          <w:color w:val="000000"/>
          <w:szCs w:val="28"/>
          <w:lang w:val="en-US"/>
        </w:rPr>
        <w:lastRenderedPageBreak/>
        <w:t>class B extends A {</w:t>
      </w:r>
      <w:r w:rsidRPr="00C1555A">
        <w:rPr>
          <w:color w:val="000000"/>
          <w:szCs w:val="28"/>
          <w:lang w:val="en-US"/>
        </w:rPr>
        <w:br/>
        <w:t>        // code here</w:t>
      </w:r>
      <w:r w:rsidRPr="00C1555A">
        <w:rPr>
          <w:color w:val="000000"/>
          <w:szCs w:val="28"/>
          <w:lang w:val="en-US"/>
        </w:rPr>
        <w:br/>
        <w:t>}</w:t>
      </w:r>
      <w:r w:rsidRPr="00C1555A">
        <w:rPr>
          <w:color w:val="000000"/>
          <w:szCs w:val="28"/>
          <w:lang w:val="en-US"/>
        </w:rPr>
        <w:br/>
        <w:t>class C extends B {</w:t>
      </w:r>
      <w:r w:rsidRPr="00C1555A">
        <w:rPr>
          <w:color w:val="000000"/>
          <w:szCs w:val="28"/>
          <w:lang w:val="en-US"/>
        </w:rPr>
        <w:br/>
        <w:t>        // code here</w:t>
      </w:r>
      <w:r w:rsidRPr="00C1555A">
        <w:rPr>
          <w:color w:val="000000"/>
          <w:szCs w:val="28"/>
          <w:lang w:val="en-US"/>
        </w:rPr>
        <w:br/>
        <w:t>}</w:t>
      </w:r>
      <w:r w:rsidRPr="00C1555A">
        <w:rPr>
          <w:color w:val="000000"/>
          <w:szCs w:val="28"/>
          <w:lang w:val="en-US"/>
        </w:rPr>
        <w:br/>
        <w:t>?&gt;</w:t>
      </w:r>
    </w:p>
    <w:p w14:paraId="380858D1" w14:textId="77777777" w:rsidR="00D90D51" w:rsidRDefault="005D6D4C" w:rsidP="00D90D51">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189. Опишите правила совместимости сигнатур. </w:t>
      </w:r>
    </w:p>
    <w:p w14:paraId="2A72A3FD" w14:textId="77777777" w:rsidR="00D90D51" w:rsidRPr="00C1555A" w:rsidRDefault="00D90D51" w:rsidP="00D90D51">
      <w:pPr>
        <w:jc w:val="both"/>
        <w:rPr>
          <w:rFonts w:ascii="TimesNewRomanPSMT" w:hAnsi="TimesNewRomanPSMT"/>
          <w:szCs w:val="28"/>
          <w:lang w:val="en-US"/>
        </w:rPr>
      </w:pPr>
      <w:r w:rsidRPr="002002C1">
        <w:rPr>
          <w:rFonts w:ascii="TimesNewRomanPSMT" w:hAnsi="TimesNewRomanPSMT"/>
          <w:szCs w:val="28"/>
        </w:rPr>
        <w:t>При переопределении метода его сигнатура должна быть совместима с родительским методом. В противном случае выдаётся фатальная ошибка или, до PHP 8.0.0, генерируется ошибка уровня E_WARNING. Сигнатура является совместимой, если она соответствует правилам </w:t>
      </w:r>
      <w:proofErr w:type="spellStart"/>
      <w:r>
        <w:rPr>
          <w:rFonts w:ascii="Times New Roman" w:hAnsi="Times New Roman"/>
        </w:rPr>
        <w:fldChar w:fldCharType="begin"/>
      </w:r>
      <w:r>
        <w:instrText xml:space="preserve"> HYPERLINK "https://www.php.net/manual/ru/language.oop5.variance.php" </w:instrText>
      </w:r>
      <w:r>
        <w:rPr>
          <w:rFonts w:ascii="Times New Roman" w:hAnsi="Times New Roman"/>
        </w:rPr>
        <w:fldChar w:fldCharType="separate"/>
      </w:r>
      <w:r w:rsidRPr="002002C1">
        <w:rPr>
          <w:rFonts w:ascii="TimesNewRomanPSMT" w:hAnsi="TimesNewRomanPSMT"/>
          <w:szCs w:val="28"/>
        </w:rPr>
        <w:t>контравариантности</w:t>
      </w:r>
      <w:proofErr w:type="spellEnd"/>
      <w:r>
        <w:rPr>
          <w:rFonts w:ascii="TimesNewRomanPSMT" w:hAnsi="TimesNewRomanPSMT"/>
          <w:szCs w:val="28"/>
        </w:rPr>
        <w:fldChar w:fldCharType="end"/>
      </w:r>
      <w:r w:rsidRPr="002002C1">
        <w:rPr>
          <w:rFonts w:ascii="TimesNewRomanPSMT" w:hAnsi="TimesNewRomanPSMT"/>
          <w:szCs w:val="28"/>
        </w:rPr>
        <w:t xml:space="preserve">, делает обязательный параметр необязательным </w:t>
      </w:r>
      <w:proofErr w:type="gramStart"/>
      <w:r w:rsidRPr="002002C1">
        <w:rPr>
          <w:rFonts w:ascii="TimesNewRomanPSMT" w:hAnsi="TimesNewRomanPSMT"/>
          <w:szCs w:val="28"/>
        </w:rPr>
        <w:t>и</w:t>
      </w:r>
      <w:proofErr w:type="gramEnd"/>
      <w:r w:rsidRPr="002002C1">
        <w:rPr>
          <w:rFonts w:ascii="TimesNewRomanPSMT" w:hAnsi="TimesNewRomanPSMT"/>
          <w:szCs w:val="28"/>
        </w:rPr>
        <w:t xml:space="preserve"> если какие-либо новые параметры являются необязательными. Это известно как принцип подстановки Барбары Лисков или сокращённо LSP. Правила совместимости не распространяются на </w:t>
      </w:r>
      <w:hyperlink r:id="rId203" w:anchor="language.oop5.decon.constructor" w:history="1">
        <w:r w:rsidRPr="002002C1">
          <w:rPr>
            <w:rFonts w:ascii="TimesNewRomanPSMT" w:hAnsi="TimesNewRomanPSMT"/>
            <w:szCs w:val="28"/>
          </w:rPr>
          <w:t>конструктор</w:t>
        </w:r>
      </w:hyperlink>
      <w:r w:rsidRPr="002002C1">
        <w:rPr>
          <w:rFonts w:ascii="TimesNewRomanPSMT" w:hAnsi="TimesNewRomanPSMT"/>
          <w:szCs w:val="28"/>
        </w:rPr>
        <w:t> и сигнатуру </w:t>
      </w:r>
      <w:proofErr w:type="spellStart"/>
      <w:r w:rsidRPr="002002C1">
        <w:rPr>
          <w:rFonts w:ascii="TimesNewRomanPSMT" w:hAnsi="TimesNewRomanPSMT"/>
          <w:szCs w:val="28"/>
        </w:rPr>
        <w:t>private</w:t>
      </w:r>
      <w:proofErr w:type="spellEnd"/>
      <w:r w:rsidRPr="002002C1">
        <w:rPr>
          <w:rFonts w:ascii="TimesNewRomanPSMT" w:hAnsi="TimesNewRomanPSMT"/>
          <w:szCs w:val="28"/>
        </w:rPr>
        <w:t> методов, они не будут выдавать фатальную ошибку в случае несоответствия сигнатуры.</w:t>
      </w:r>
      <w:r w:rsidRPr="001744AB">
        <w:rPr>
          <w:rFonts w:ascii="TimesNewRomanPSMT" w:hAnsi="TimesNewRomanPSMT"/>
          <w:szCs w:val="28"/>
        </w:rPr>
        <w:t xml:space="preserve"> </w:t>
      </w:r>
      <w:r>
        <w:rPr>
          <w:rFonts w:ascii="TimesNewRomanPSMT" w:hAnsi="TimesNewRomanPSMT"/>
          <w:szCs w:val="28"/>
        </w:rPr>
        <w:t>Ниже</w:t>
      </w:r>
      <w:r w:rsidRPr="00C1555A">
        <w:rPr>
          <w:rFonts w:ascii="TimesNewRomanPSMT" w:hAnsi="TimesNewRomanPSMT"/>
          <w:szCs w:val="28"/>
          <w:lang w:val="en-US"/>
        </w:rPr>
        <w:t xml:space="preserve"> </w:t>
      </w:r>
      <w:r>
        <w:rPr>
          <w:rFonts w:ascii="TimesNewRomanPSMT" w:hAnsi="TimesNewRomanPSMT"/>
          <w:szCs w:val="28"/>
        </w:rPr>
        <w:t>представлен</w:t>
      </w:r>
      <w:r w:rsidRPr="00C1555A">
        <w:rPr>
          <w:rFonts w:ascii="TimesNewRomanPSMT" w:hAnsi="TimesNewRomanPSMT"/>
          <w:szCs w:val="28"/>
          <w:lang w:val="en-US"/>
        </w:rPr>
        <w:t xml:space="preserve"> </w:t>
      </w:r>
      <w:r>
        <w:rPr>
          <w:rFonts w:ascii="TimesNewRomanPSMT" w:hAnsi="TimesNewRomanPSMT"/>
          <w:szCs w:val="28"/>
        </w:rPr>
        <w:t>пример</w:t>
      </w:r>
      <w:r w:rsidRPr="00C1555A">
        <w:rPr>
          <w:rFonts w:ascii="TimesNewRomanPSMT" w:hAnsi="TimesNewRomanPSMT"/>
          <w:szCs w:val="28"/>
          <w:lang w:val="en-US"/>
        </w:rPr>
        <w:t>.</w:t>
      </w:r>
    </w:p>
    <w:p w14:paraId="0B09DCA2" w14:textId="77777777" w:rsidR="00D90D51" w:rsidRPr="00C1555A" w:rsidRDefault="00D90D51" w:rsidP="00D90D51">
      <w:pPr>
        <w:rPr>
          <w:color w:val="000000"/>
          <w:szCs w:val="28"/>
          <w:lang w:val="en-US"/>
        </w:rPr>
      </w:pPr>
      <w:r w:rsidRPr="00C1555A">
        <w:rPr>
          <w:color w:val="000000"/>
          <w:szCs w:val="28"/>
          <w:lang w:val="en-US"/>
        </w:rPr>
        <w:t>&lt;?php</w:t>
      </w:r>
      <w:r w:rsidRPr="00C1555A">
        <w:rPr>
          <w:color w:val="000000"/>
          <w:szCs w:val="28"/>
          <w:lang w:val="en-US"/>
        </w:rPr>
        <w:br/>
        <w:t>class Base</w:t>
      </w:r>
      <w:r w:rsidRPr="00C1555A">
        <w:rPr>
          <w:color w:val="000000"/>
          <w:szCs w:val="28"/>
          <w:lang w:val="en-US"/>
        </w:rPr>
        <w:br/>
        <w:t>{</w:t>
      </w:r>
      <w:r w:rsidRPr="00C1555A">
        <w:rPr>
          <w:color w:val="000000"/>
          <w:szCs w:val="28"/>
          <w:lang w:val="en-US"/>
        </w:rPr>
        <w:br/>
        <w:t>    public function </w:t>
      </w:r>
      <w:proofErr w:type="gramStart"/>
      <w:r w:rsidRPr="00C1555A">
        <w:rPr>
          <w:color w:val="000000"/>
          <w:szCs w:val="28"/>
          <w:lang w:val="en-US"/>
        </w:rPr>
        <w:t>foo(</w:t>
      </w:r>
      <w:proofErr w:type="gramEnd"/>
      <w:r w:rsidRPr="00C1555A">
        <w:rPr>
          <w:color w:val="000000"/>
          <w:szCs w:val="28"/>
          <w:lang w:val="en-US"/>
        </w:rPr>
        <w:t>int $a) {</w:t>
      </w:r>
      <w:r w:rsidRPr="00C1555A">
        <w:rPr>
          <w:color w:val="000000"/>
          <w:szCs w:val="28"/>
          <w:lang w:val="en-US"/>
        </w:rPr>
        <w:br/>
        <w:t>        echo "</w:t>
      </w:r>
      <w:r w:rsidRPr="001744AB">
        <w:rPr>
          <w:color w:val="000000"/>
          <w:szCs w:val="28"/>
        </w:rPr>
        <w:t>Допустимо</w:t>
      </w:r>
      <w:r w:rsidRPr="00C1555A">
        <w:rPr>
          <w:color w:val="000000"/>
          <w:szCs w:val="28"/>
          <w:lang w:val="en-US"/>
        </w:rPr>
        <w:t>\n";</w:t>
      </w:r>
      <w:r w:rsidRPr="00C1555A">
        <w:rPr>
          <w:color w:val="000000"/>
          <w:szCs w:val="28"/>
          <w:lang w:val="en-US"/>
        </w:rPr>
        <w:br/>
        <w:t>    }</w:t>
      </w:r>
      <w:r w:rsidRPr="00C1555A">
        <w:rPr>
          <w:color w:val="000000"/>
          <w:szCs w:val="28"/>
          <w:lang w:val="en-US"/>
        </w:rPr>
        <w:br/>
        <w:t>}</w:t>
      </w:r>
      <w:r w:rsidRPr="00C1555A">
        <w:rPr>
          <w:color w:val="000000"/>
          <w:szCs w:val="28"/>
          <w:lang w:val="en-US"/>
        </w:rPr>
        <w:br/>
        <w:t>class Extend1 extends Base</w:t>
      </w:r>
      <w:r w:rsidRPr="00C1555A">
        <w:rPr>
          <w:color w:val="000000"/>
          <w:szCs w:val="28"/>
          <w:lang w:val="en-US"/>
        </w:rPr>
        <w:br/>
        <w:t>{</w:t>
      </w:r>
      <w:r w:rsidRPr="00C1555A">
        <w:rPr>
          <w:color w:val="000000"/>
          <w:szCs w:val="28"/>
          <w:lang w:val="en-US"/>
        </w:rPr>
        <w:br/>
        <w:t>    function foo(int $a = 5)</w:t>
      </w:r>
      <w:r w:rsidRPr="00C1555A">
        <w:rPr>
          <w:color w:val="000000"/>
          <w:szCs w:val="28"/>
          <w:lang w:val="en-US"/>
        </w:rPr>
        <w:br/>
        <w:t>    {</w:t>
      </w:r>
      <w:r w:rsidRPr="00C1555A">
        <w:rPr>
          <w:color w:val="000000"/>
          <w:szCs w:val="28"/>
          <w:lang w:val="en-US"/>
        </w:rPr>
        <w:br/>
        <w:t>        parent::foo($a);</w:t>
      </w:r>
      <w:r w:rsidRPr="00C1555A">
        <w:rPr>
          <w:color w:val="000000"/>
          <w:szCs w:val="28"/>
          <w:lang w:val="en-US"/>
        </w:rPr>
        <w:br/>
        <w:t>    }</w:t>
      </w:r>
      <w:r w:rsidRPr="00C1555A">
        <w:rPr>
          <w:color w:val="000000"/>
          <w:szCs w:val="28"/>
          <w:lang w:val="en-US"/>
        </w:rPr>
        <w:br/>
        <w:t>}</w:t>
      </w:r>
      <w:r w:rsidRPr="00C1555A">
        <w:rPr>
          <w:color w:val="000000"/>
          <w:szCs w:val="28"/>
          <w:lang w:val="en-US"/>
        </w:rPr>
        <w:br/>
        <w:t>class Extend2 extends Base</w:t>
      </w:r>
      <w:r w:rsidRPr="00C1555A">
        <w:rPr>
          <w:color w:val="000000"/>
          <w:szCs w:val="28"/>
          <w:lang w:val="en-US"/>
        </w:rPr>
        <w:br/>
        <w:t>{</w:t>
      </w:r>
      <w:r w:rsidRPr="00C1555A">
        <w:rPr>
          <w:color w:val="000000"/>
          <w:szCs w:val="28"/>
          <w:lang w:val="en-US"/>
        </w:rPr>
        <w:br/>
        <w:t>    function foo(int $a, $b = 5)</w:t>
      </w:r>
      <w:r w:rsidRPr="00C1555A">
        <w:rPr>
          <w:color w:val="000000"/>
          <w:szCs w:val="28"/>
          <w:lang w:val="en-US"/>
        </w:rPr>
        <w:br/>
        <w:t>    {</w:t>
      </w:r>
      <w:r w:rsidRPr="00C1555A">
        <w:rPr>
          <w:color w:val="000000"/>
          <w:szCs w:val="28"/>
          <w:lang w:val="en-US"/>
        </w:rPr>
        <w:br/>
        <w:t>        parent::foo($a);</w:t>
      </w:r>
      <w:r w:rsidRPr="00C1555A">
        <w:rPr>
          <w:color w:val="000000"/>
          <w:szCs w:val="28"/>
          <w:lang w:val="en-US"/>
        </w:rPr>
        <w:br/>
        <w:t>    }</w:t>
      </w:r>
      <w:r w:rsidRPr="00C1555A">
        <w:rPr>
          <w:color w:val="000000"/>
          <w:szCs w:val="28"/>
          <w:lang w:val="en-US"/>
        </w:rPr>
        <w:br/>
        <w:t>}</w:t>
      </w:r>
      <w:r w:rsidRPr="00C1555A">
        <w:rPr>
          <w:color w:val="000000"/>
          <w:szCs w:val="28"/>
          <w:lang w:val="en-US"/>
        </w:rPr>
        <w:br/>
        <w:t>$extended1 = new Extend1();</w:t>
      </w:r>
      <w:r w:rsidRPr="00C1555A">
        <w:rPr>
          <w:color w:val="000000"/>
          <w:szCs w:val="28"/>
          <w:lang w:val="en-US"/>
        </w:rPr>
        <w:br/>
        <w:t>$extended1-&gt;foo();</w:t>
      </w:r>
      <w:r w:rsidRPr="00C1555A">
        <w:rPr>
          <w:color w:val="000000"/>
          <w:szCs w:val="28"/>
          <w:lang w:val="en-US"/>
        </w:rPr>
        <w:br/>
        <w:t>$extended2 = new Extend2();</w:t>
      </w:r>
      <w:r w:rsidRPr="00C1555A">
        <w:rPr>
          <w:color w:val="000000"/>
          <w:szCs w:val="28"/>
          <w:lang w:val="en-US"/>
        </w:rPr>
        <w:br/>
        <w:t>$extended2-&gt;foo(1);</w:t>
      </w:r>
    </w:p>
    <w:p w14:paraId="59BAD540" w14:textId="76CB131C" w:rsidR="00D90D51" w:rsidRDefault="00D90D5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7AF2FD6"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190. Опишите методы и свойства </w:t>
      </w:r>
      <w:proofErr w:type="spellStart"/>
      <w:r w:rsidRPr="00C115D8">
        <w:rPr>
          <w:rFonts w:ascii="Times New Roman" w:hAnsi="Times New Roman" w:cs="Times New Roman"/>
          <w:sz w:val="24"/>
          <w:szCs w:val="24"/>
        </w:rPr>
        <w:t>Nullsafe</w:t>
      </w:r>
      <w:proofErr w:type="spellEnd"/>
      <w:r w:rsidRPr="00C115D8">
        <w:rPr>
          <w:rFonts w:ascii="Times New Roman" w:hAnsi="Times New Roman" w:cs="Times New Roman"/>
          <w:sz w:val="24"/>
          <w:szCs w:val="24"/>
        </w:rPr>
        <w:t xml:space="preserve">. </w:t>
      </w:r>
    </w:p>
    <w:p w14:paraId="3B6E1F8F" w14:textId="77777777" w:rsidR="00D90D51" w:rsidRPr="00473CA9" w:rsidRDefault="00D90D51" w:rsidP="00D90D51">
      <w:pPr>
        <w:jc w:val="both"/>
        <w:rPr>
          <w:rFonts w:ascii="TimesNewRomanPSMT" w:hAnsi="TimesNewRomanPSMT"/>
          <w:szCs w:val="28"/>
        </w:rPr>
      </w:pPr>
      <w:r w:rsidRPr="00473CA9">
        <w:rPr>
          <w:rFonts w:ascii="TimesNewRomanPSMT" w:hAnsi="TimesNewRomanPSMT"/>
          <w:szCs w:val="28"/>
        </w:rPr>
        <w:t>Начиная с PHP 8.0.0, к свойствам и методам можно также обращаться с помощью оператора "</w:t>
      </w:r>
      <w:proofErr w:type="spellStart"/>
      <w:r w:rsidRPr="00473CA9">
        <w:rPr>
          <w:rFonts w:ascii="TimesNewRomanPSMT" w:hAnsi="TimesNewRomanPSMT"/>
          <w:szCs w:val="28"/>
        </w:rPr>
        <w:t>nullsafe</w:t>
      </w:r>
      <w:proofErr w:type="spellEnd"/>
      <w:r w:rsidRPr="00473CA9">
        <w:rPr>
          <w:rFonts w:ascii="TimesNewRomanPSMT" w:hAnsi="TimesNewRomanPSMT"/>
          <w:szCs w:val="28"/>
        </w:rPr>
        <w:t>"</w:t>
      </w:r>
      <w:proofErr w:type="gramStart"/>
      <w:r w:rsidRPr="00473CA9">
        <w:rPr>
          <w:rFonts w:ascii="TimesNewRomanPSMT" w:hAnsi="TimesNewRomanPSMT"/>
          <w:szCs w:val="28"/>
        </w:rPr>
        <w:t>: ?</w:t>
      </w:r>
      <w:proofErr w:type="gramEnd"/>
      <w:r w:rsidRPr="00473CA9">
        <w:rPr>
          <w:rFonts w:ascii="TimesNewRomanPSMT" w:hAnsi="TimesNewRomanPSMT"/>
          <w:szCs w:val="28"/>
        </w:rPr>
        <w:t xml:space="preserve">-&gt;. Оператор </w:t>
      </w:r>
      <w:proofErr w:type="spellStart"/>
      <w:r w:rsidRPr="00473CA9">
        <w:rPr>
          <w:rFonts w:ascii="TimesNewRomanPSMT" w:hAnsi="TimesNewRomanPSMT"/>
          <w:szCs w:val="28"/>
        </w:rPr>
        <w:t>nullsafe</w:t>
      </w:r>
      <w:proofErr w:type="spellEnd"/>
      <w:r w:rsidRPr="00473CA9">
        <w:rPr>
          <w:rFonts w:ascii="TimesNewRomanPSMT" w:hAnsi="TimesNewRomanPSMT"/>
          <w:szCs w:val="28"/>
        </w:rPr>
        <w:t xml:space="preserve"> работает так же, как доступ к свойству или методу, как указано выше, за исключением того, что если разыменование объекта выдаёт </w:t>
      </w:r>
      <w:proofErr w:type="spellStart"/>
      <w:r w:rsidRPr="00473CA9">
        <w:rPr>
          <w:rFonts w:ascii="TimesNewRomanPSMT" w:hAnsi="TimesNewRomanPSMT"/>
          <w:szCs w:val="28"/>
        </w:rPr>
        <w:t>null</w:t>
      </w:r>
      <w:proofErr w:type="spellEnd"/>
      <w:r w:rsidRPr="00473CA9">
        <w:rPr>
          <w:rFonts w:ascii="TimesNewRomanPSMT" w:hAnsi="TimesNewRomanPSMT"/>
          <w:szCs w:val="28"/>
        </w:rPr>
        <w:t>, то будет возвращён </w:t>
      </w:r>
      <w:proofErr w:type="spellStart"/>
      <w:r w:rsidRPr="00473CA9">
        <w:rPr>
          <w:rFonts w:ascii="TimesNewRomanPSMT" w:hAnsi="TimesNewRomanPSMT"/>
          <w:szCs w:val="28"/>
        </w:rPr>
        <w:t>null</w:t>
      </w:r>
      <w:proofErr w:type="spellEnd"/>
      <w:r w:rsidRPr="00473CA9">
        <w:rPr>
          <w:rFonts w:ascii="TimesNewRomanPSMT" w:hAnsi="TimesNewRomanPSMT"/>
          <w:szCs w:val="28"/>
        </w:rPr>
        <w:t>, а не выброшено исключение. Если разыменование является частью цепочки, остальная часть цепочки пропускается.</w:t>
      </w:r>
    </w:p>
    <w:p w14:paraId="0ABD8CE4" w14:textId="77777777" w:rsidR="00D90D51" w:rsidRDefault="00D90D51" w:rsidP="00D90D51">
      <w:pPr>
        <w:jc w:val="both"/>
        <w:rPr>
          <w:rFonts w:ascii="TimesNewRomanPSMT" w:hAnsi="TimesNewRomanPSMT"/>
          <w:szCs w:val="28"/>
        </w:rPr>
      </w:pPr>
      <w:r w:rsidRPr="00473CA9">
        <w:rPr>
          <w:rFonts w:ascii="TimesNewRomanPSMT" w:hAnsi="TimesNewRomanPSMT"/>
          <w:szCs w:val="28"/>
        </w:rPr>
        <w:t>Аналогично заключению каждого обращения в </w:t>
      </w:r>
      <w:proofErr w:type="spellStart"/>
      <w:r w:rsidRPr="00473CA9">
        <w:rPr>
          <w:rFonts w:ascii="TimesNewRomanPSMT" w:hAnsi="TimesNewRomanPSMT"/>
          <w:szCs w:val="28"/>
        </w:rPr>
        <w:t>is_</w:t>
      </w:r>
      <w:proofErr w:type="gramStart"/>
      <w:r w:rsidRPr="00473CA9">
        <w:rPr>
          <w:rFonts w:ascii="TimesNewRomanPSMT" w:hAnsi="TimesNewRomanPSMT"/>
          <w:szCs w:val="28"/>
        </w:rPr>
        <w:t>null</w:t>
      </w:r>
      <w:proofErr w:type="spellEnd"/>
      <w:r w:rsidRPr="00473CA9">
        <w:rPr>
          <w:rFonts w:ascii="TimesNewRomanPSMT" w:hAnsi="TimesNewRomanPSMT"/>
          <w:szCs w:val="28"/>
        </w:rPr>
        <w:t>(</w:t>
      </w:r>
      <w:proofErr w:type="gramEnd"/>
      <w:r w:rsidRPr="00473CA9">
        <w:rPr>
          <w:rFonts w:ascii="TimesNewRomanPSMT" w:hAnsi="TimesNewRomanPSMT"/>
          <w:szCs w:val="28"/>
        </w:rPr>
        <w:t>), но более компактный.</w:t>
      </w:r>
      <w:r>
        <w:rPr>
          <w:rFonts w:ascii="TimesNewRomanPSMT" w:hAnsi="TimesNewRomanPSMT"/>
          <w:szCs w:val="28"/>
        </w:rPr>
        <w:t xml:space="preserve"> Ниже представлен пример.</w:t>
      </w:r>
    </w:p>
    <w:p w14:paraId="24D2B56F" w14:textId="77777777" w:rsidR="00D90D51" w:rsidRPr="0007601E" w:rsidRDefault="00D90D51" w:rsidP="00D90D51">
      <w:pPr>
        <w:rPr>
          <w:color w:val="000000"/>
          <w:szCs w:val="28"/>
        </w:rPr>
      </w:pPr>
      <w:r w:rsidRPr="0007601E">
        <w:rPr>
          <w:color w:val="000000"/>
          <w:szCs w:val="28"/>
        </w:rPr>
        <w:t>&lt;?</w:t>
      </w:r>
      <w:proofErr w:type="spellStart"/>
      <w:r w:rsidRPr="0007601E">
        <w:rPr>
          <w:color w:val="000000"/>
          <w:szCs w:val="28"/>
        </w:rPr>
        <w:t>php</w:t>
      </w:r>
      <w:proofErr w:type="spellEnd"/>
      <w:r w:rsidRPr="0007601E">
        <w:rPr>
          <w:color w:val="000000"/>
          <w:szCs w:val="28"/>
        </w:rPr>
        <w:br/>
        <w:t>// Начиная с PHP 8.0.0, эта строка:</w:t>
      </w:r>
      <w:r w:rsidRPr="0007601E">
        <w:rPr>
          <w:color w:val="000000"/>
          <w:szCs w:val="28"/>
        </w:rPr>
        <w:br/>
        <w:t>$</w:t>
      </w:r>
      <w:proofErr w:type="spellStart"/>
      <w:r w:rsidRPr="0007601E">
        <w:rPr>
          <w:color w:val="000000"/>
          <w:szCs w:val="28"/>
        </w:rPr>
        <w:t>result</w:t>
      </w:r>
      <w:proofErr w:type="spellEnd"/>
      <w:r w:rsidRPr="0007601E">
        <w:rPr>
          <w:color w:val="000000"/>
          <w:szCs w:val="28"/>
        </w:rPr>
        <w:t> = $</w:t>
      </w:r>
      <w:proofErr w:type="spellStart"/>
      <w:r w:rsidRPr="0007601E">
        <w:rPr>
          <w:color w:val="000000"/>
          <w:szCs w:val="28"/>
        </w:rPr>
        <w:t>repository</w:t>
      </w:r>
      <w:proofErr w:type="spellEnd"/>
      <w:r w:rsidRPr="0007601E">
        <w:rPr>
          <w:color w:val="000000"/>
          <w:szCs w:val="28"/>
        </w:rPr>
        <w:t>?-&gt;</w:t>
      </w:r>
      <w:proofErr w:type="spellStart"/>
      <w:r w:rsidRPr="0007601E">
        <w:rPr>
          <w:color w:val="000000"/>
          <w:szCs w:val="28"/>
        </w:rPr>
        <w:t>getUser</w:t>
      </w:r>
      <w:proofErr w:type="spellEnd"/>
      <w:r w:rsidRPr="0007601E">
        <w:rPr>
          <w:color w:val="000000"/>
          <w:szCs w:val="28"/>
        </w:rPr>
        <w:t>(5)?-&gt;</w:t>
      </w:r>
      <w:proofErr w:type="spellStart"/>
      <w:r w:rsidRPr="0007601E">
        <w:rPr>
          <w:color w:val="000000"/>
          <w:szCs w:val="28"/>
        </w:rPr>
        <w:t>name</w:t>
      </w:r>
      <w:proofErr w:type="spellEnd"/>
      <w:r w:rsidRPr="0007601E">
        <w:rPr>
          <w:color w:val="000000"/>
          <w:szCs w:val="28"/>
        </w:rPr>
        <w:t>;</w:t>
      </w:r>
      <w:r w:rsidRPr="0007601E">
        <w:rPr>
          <w:color w:val="000000"/>
          <w:szCs w:val="28"/>
        </w:rPr>
        <w:br/>
        <w:t>// Эквивалентна следующему блоку кода:</w:t>
      </w:r>
      <w:r w:rsidRPr="0007601E">
        <w:rPr>
          <w:color w:val="000000"/>
          <w:szCs w:val="28"/>
        </w:rPr>
        <w:br/>
      </w:r>
      <w:proofErr w:type="spellStart"/>
      <w:r w:rsidRPr="0007601E">
        <w:rPr>
          <w:color w:val="000000"/>
          <w:szCs w:val="28"/>
        </w:rPr>
        <w:t>if</w:t>
      </w:r>
      <w:proofErr w:type="spellEnd"/>
      <w:r w:rsidRPr="0007601E">
        <w:rPr>
          <w:color w:val="000000"/>
          <w:szCs w:val="28"/>
        </w:rPr>
        <w:t> (</w:t>
      </w:r>
      <w:proofErr w:type="spellStart"/>
      <w:r w:rsidRPr="0007601E">
        <w:rPr>
          <w:color w:val="000000"/>
          <w:szCs w:val="28"/>
        </w:rPr>
        <w:t>is_null</w:t>
      </w:r>
      <w:proofErr w:type="spellEnd"/>
      <w:r w:rsidRPr="0007601E">
        <w:rPr>
          <w:color w:val="000000"/>
          <w:szCs w:val="28"/>
        </w:rPr>
        <w:t>($</w:t>
      </w:r>
      <w:proofErr w:type="spellStart"/>
      <w:r w:rsidRPr="0007601E">
        <w:rPr>
          <w:color w:val="000000"/>
          <w:szCs w:val="28"/>
        </w:rPr>
        <w:t>repository</w:t>
      </w:r>
      <w:proofErr w:type="spellEnd"/>
      <w:r w:rsidRPr="0007601E">
        <w:rPr>
          <w:color w:val="000000"/>
          <w:szCs w:val="28"/>
        </w:rPr>
        <w:t>)) {</w:t>
      </w:r>
      <w:r w:rsidRPr="0007601E">
        <w:rPr>
          <w:color w:val="000000"/>
          <w:szCs w:val="28"/>
        </w:rPr>
        <w:br/>
        <w:t>    $</w:t>
      </w:r>
      <w:proofErr w:type="spellStart"/>
      <w:r w:rsidRPr="0007601E">
        <w:rPr>
          <w:color w:val="000000"/>
          <w:szCs w:val="28"/>
        </w:rPr>
        <w:t>result</w:t>
      </w:r>
      <w:proofErr w:type="spellEnd"/>
      <w:r w:rsidRPr="0007601E">
        <w:rPr>
          <w:color w:val="000000"/>
          <w:szCs w:val="28"/>
        </w:rPr>
        <w:t> = </w:t>
      </w:r>
      <w:proofErr w:type="spellStart"/>
      <w:r w:rsidRPr="0007601E">
        <w:rPr>
          <w:color w:val="000000"/>
          <w:szCs w:val="28"/>
        </w:rPr>
        <w:t>null</w:t>
      </w:r>
      <w:proofErr w:type="spellEnd"/>
      <w:r w:rsidRPr="0007601E">
        <w:rPr>
          <w:color w:val="000000"/>
          <w:szCs w:val="28"/>
        </w:rPr>
        <w:t>;</w:t>
      </w:r>
      <w:r w:rsidRPr="0007601E">
        <w:rPr>
          <w:color w:val="000000"/>
          <w:szCs w:val="28"/>
        </w:rPr>
        <w:br/>
        <w:t>} </w:t>
      </w:r>
      <w:proofErr w:type="spellStart"/>
      <w:r w:rsidRPr="0007601E">
        <w:rPr>
          <w:color w:val="000000"/>
          <w:szCs w:val="28"/>
        </w:rPr>
        <w:t>else</w:t>
      </w:r>
      <w:proofErr w:type="spellEnd"/>
      <w:r w:rsidRPr="0007601E">
        <w:rPr>
          <w:color w:val="000000"/>
          <w:szCs w:val="28"/>
        </w:rPr>
        <w:t> {</w:t>
      </w:r>
      <w:r w:rsidRPr="0007601E">
        <w:rPr>
          <w:color w:val="000000"/>
          <w:szCs w:val="28"/>
        </w:rPr>
        <w:br/>
        <w:t>    $</w:t>
      </w:r>
      <w:proofErr w:type="spellStart"/>
      <w:r w:rsidRPr="0007601E">
        <w:rPr>
          <w:color w:val="000000"/>
          <w:szCs w:val="28"/>
        </w:rPr>
        <w:t>user</w:t>
      </w:r>
      <w:proofErr w:type="spellEnd"/>
      <w:r w:rsidRPr="0007601E">
        <w:rPr>
          <w:color w:val="000000"/>
          <w:szCs w:val="28"/>
        </w:rPr>
        <w:t> = $</w:t>
      </w:r>
      <w:proofErr w:type="spellStart"/>
      <w:r w:rsidRPr="0007601E">
        <w:rPr>
          <w:color w:val="000000"/>
          <w:szCs w:val="28"/>
        </w:rPr>
        <w:t>repository</w:t>
      </w:r>
      <w:proofErr w:type="spellEnd"/>
      <w:r w:rsidRPr="0007601E">
        <w:rPr>
          <w:color w:val="000000"/>
          <w:szCs w:val="28"/>
        </w:rPr>
        <w:t>-&gt;</w:t>
      </w:r>
      <w:proofErr w:type="spellStart"/>
      <w:r w:rsidRPr="0007601E">
        <w:rPr>
          <w:color w:val="000000"/>
          <w:szCs w:val="28"/>
        </w:rPr>
        <w:t>getUser</w:t>
      </w:r>
      <w:proofErr w:type="spellEnd"/>
      <w:r w:rsidRPr="0007601E">
        <w:rPr>
          <w:color w:val="000000"/>
          <w:szCs w:val="28"/>
        </w:rPr>
        <w:t>(5);</w:t>
      </w:r>
      <w:r w:rsidRPr="0007601E">
        <w:rPr>
          <w:color w:val="000000"/>
          <w:szCs w:val="28"/>
        </w:rPr>
        <w:br/>
        <w:t>    </w:t>
      </w:r>
      <w:proofErr w:type="spellStart"/>
      <w:r w:rsidRPr="0007601E">
        <w:rPr>
          <w:color w:val="000000"/>
          <w:szCs w:val="28"/>
        </w:rPr>
        <w:t>if</w:t>
      </w:r>
      <w:proofErr w:type="spellEnd"/>
      <w:r w:rsidRPr="0007601E">
        <w:rPr>
          <w:color w:val="000000"/>
          <w:szCs w:val="28"/>
        </w:rPr>
        <w:t> (</w:t>
      </w:r>
      <w:proofErr w:type="spellStart"/>
      <w:r w:rsidRPr="0007601E">
        <w:rPr>
          <w:color w:val="000000"/>
          <w:szCs w:val="28"/>
        </w:rPr>
        <w:t>is_null</w:t>
      </w:r>
      <w:proofErr w:type="spellEnd"/>
      <w:r w:rsidRPr="0007601E">
        <w:rPr>
          <w:color w:val="000000"/>
          <w:szCs w:val="28"/>
        </w:rPr>
        <w:t>($</w:t>
      </w:r>
      <w:proofErr w:type="spellStart"/>
      <w:r w:rsidRPr="0007601E">
        <w:rPr>
          <w:color w:val="000000"/>
          <w:szCs w:val="28"/>
        </w:rPr>
        <w:t>user</w:t>
      </w:r>
      <w:proofErr w:type="spellEnd"/>
      <w:r w:rsidRPr="0007601E">
        <w:rPr>
          <w:color w:val="000000"/>
          <w:szCs w:val="28"/>
        </w:rPr>
        <w:t>)) {</w:t>
      </w:r>
      <w:r w:rsidRPr="0007601E">
        <w:rPr>
          <w:color w:val="000000"/>
          <w:szCs w:val="28"/>
        </w:rPr>
        <w:br/>
        <w:t>        $</w:t>
      </w:r>
      <w:proofErr w:type="spellStart"/>
      <w:r w:rsidRPr="0007601E">
        <w:rPr>
          <w:color w:val="000000"/>
          <w:szCs w:val="28"/>
        </w:rPr>
        <w:t>result</w:t>
      </w:r>
      <w:proofErr w:type="spellEnd"/>
      <w:r w:rsidRPr="0007601E">
        <w:rPr>
          <w:color w:val="000000"/>
          <w:szCs w:val="28"/>
        </w:rPr>
        <w:t> = </w:t>
      </w:r>
      <w:proofErr w:type="spellStart"/>
      <w:r w:rsidRPr="0007601E">
        <w:rPr>
          <w:color w:val="000000"/>
          <w:szCs w:val="28"/>
        </w:rPr>
        <w:t>null</w:t>
      </w:r>
      <w:proofErr w:type="spellEnd"/>
      <w:r w:rsidRPr="0007601E">
        <w:rPr>
          <w:color w:val="000000"/>
          <w:szCs w:val="28"/>
        </w:rPr>
        <w:t>;</w:t>
      </w:r>
      <w:r w:rsidRPr="0007601E">
        <w:rPr>
          <w:color w:val="000000"/>
          <w:szCs w:val="28"/>
        </w:rPr>
        <w:br/>
        <w:t>    } </w:t>
      </w:r>
      <w:proofErr w:type="spellStart"/>
      <w:r w:rsidRPr="0007601E">
        <w:rPr>
          <w:color w:val="000000"/>
          <w:szCs w:val="28"/>
        </w:rPr>
        <w:t>else</w:t>
      </w:r>
      <w:proofErr w:type="spellEnd"/>
      <w:r w:rsidRPr="0007601E">
        <w:rPr>
          <w:color w:val="000000"/>
          <w:szCs w:val="28"/>
        </w:rPr>
        <w:t> {</w:t>
      </w:r>
      <w:r w:rsidRPr="0007601E">
        <w:rPr>
          <w:color w:val="000000"/>
          <w:szCs w:val="28"/>
        </w:rPr>
        <w:br/>
        <w:t>        $</w:t>
      </w:r>
      <w:proofErr w:type="spellStart"/>
      <w:r w:rsidRPr="0007601E">
        <w:rPr>
          <w:color w:val="000000"/>
          <w:szCs w:val="28"/>
        </w:rPr>
        <w:t>result</w:t>
      </w:r>
      <w:proofErr w:type="spellEnd"/>
      <w:r w:rsidRPr="0007601E">
        <w:rPr>
          <w:color w:val="000000"/>
          <w:szCs w:val="28"/>
        </w:rPr>
        <w:t> = $</w:t>
      </w:r>
      <w:proofErr w:type="spellStart"/>
      <w:r w:rsidRPr="0007601E">
        <w:rPr>
          <w:color w:val="000000"/>
          <w:szCs w:val="28"/>
        </w:rPr>
        <w:t>user</w:t>
      </w:r>
      <w:proofErr w:type="spellEnd"/>
      <w:r w:rsidRPr="0007601E">
        <w:rPr>
          <w:color w:val="000000"/>
          <w:szCs w:val="28"/>
        </w:rPr>
        <w:t>-&gt;</w:t>
      </w:r>
      <w:proofErr w:type="spellStart"/>
      <w:r w:rsidRPr="0007601E">
        <w:rPr>
          <w:color w:val="000000"/>
          <w:szCs w:val="28"/>
        </w:rPr>
        <w:t>name</w:t>
      </w:r>
      <w:proofErr w:type="spellEnd"/>
      <w:r w:rsidRPr="0007601E">
        <w:rPr>
          <w:color w:val="000000"/>
          <w:szCs w:val="28"/>
        </w:rPr>
        <w:t>;</w:t>
      </w:r>
      <w:r w:rsidRPr="0007601E">
        <w:rPr>
          <w:color w:val="000000"/>
          <w:szCs w:val="28"/>
        </w:rPr>
        <w:br/>
        <w:t>    }</w:t>
      </w:r>
      <w:r w:rsidRPr="0007601E">
        <w:rPr>
          <w:color w:val="000000"/>
          <w:szCs w:val="28"/>
        </w:rPr>
        <w:br/>
        <w:t>}</w:t>
      </w:r>
      <w:r w:rsidRPr="0007601E">
        <w:rPr>
          <w:color w:val="000000"/>
          <w:szCs w:val="28"/>
        </w:rPr>
        <w:br/>
        <w:t>?&gt;</w:t>
      </w:r>
    </w:p>
    <w:p w14:paraId="59258739"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191. Опишите понятие автоматическая загрузка классов. </w:t>
      </w:r>
    </w:p>
    <w:p w14:paraId="6B4B669E" w14:textId="77777777" w:rsidR="00D90D51" w:rsidRPr="004A49BF" w:rsidRDefault="00D90D51" w:rsidP="00D90D51">
      <w:pPr>
        <w:jc w:val="both"/>
        <w:rPr>
          <w:rFonts w:ascii="TimesNewRomanPSMT" w:hAnsi="TimesNewRomanPSMT"/>
          <w:szCs w:val="28"/>
        </w:rPr>
      </w:pPr>
      <w:r w:rsidRPr="004A49BF">
        <w:rPr>
          <w:rFonts w:ascii="TimesNewRomanPSMT" w:hAnsi="TimesNewRomanPSMT"/>
          <w:szCs w:val="28"/>
        </w:rPr>
        <w:t>Большинство разработчиков объектно-ориентированных приложений используют такое соглашение именования файлов, в котором каждый класс хранится в отдельно созданном для него файле. Одна из самых больших неприятностей - необходимость писать в начале каждого скрипта длинный список подгружаемых файлов (по одному для каждого класса).</w:t>
      </w:r>
    </w:p>
    <w:p w14:paraId="46ACB203" w14:textId="77777777" w:rsidR="00D90D51" w:rsidRDefault="00D90D51" w:rsidP="00D90D51">
      <w:pPr>
        <w:jc w:val="both"/>
        <w:rPr>
          <w:rFonts w:ascii="TimesNewRomanPSMT" w:hAnsi="TimesNewRomanPSMT"/>
          <w:szCs w:val="28"/>
        </w:rPr>
      </w:pPr>
      <w:r w:rsidRPr="004A49BF">
        <w:rPr>
          <w:rFonts w:ascii="TimesNewRomanPSMT" w:hAnsi="TimesNewRomanPSMT"/>
          <w:szCs w:val="28"/>
        </w:rPr>
        <w:t>Функция </w:t>
      </w:r>
      <w:proofErr w:type="spellStart"/>
      <w:r w:rsidRPr="004A49BF">
        <w:rPr>
          <w:rFonts w:ascii="TimesNewRomanPSMT" w:hAnsi="TimesNewRomanPSMT"/>
          <w:szCs w:val="28"/>
        </w:rPr>
        <w:t>spl_autoload_</w:t>
      </w:r>
      <w:proofErr w:type="gramStart"/>
      <w:r w:rsidRPr="004A49BF">
        <w:rPr>
          <w:rFonts w:ascii="TimesNewRomanPSMT" w:hAnsi="TimesNewRomanPSMT"/>
          <w:szCs w:val="28"/>
        </w:rPr>
        <w:t>register</w:t>
      </w:r>
      <w:proofErr w:type="spellEnd"/>
      <w:r w:rsidRPr="004A49BF">
        <w:rPr>
          <w:rFonts w:ascii="TimesNewRomanPSMT" w:hAnsi="TimesNewRomanPSMT"/>
          <w:szCs w:val="28"/>
        </w:rPr>
        <w:t>(</w:t>
      </w:r>
      <w:proofErr w:type="gramEnd"/>
      <w:r w:rsidRPr="004A49BF">
        <w:rPr>
          <w:rFonts w:ascii="TimesNewRomanPSMT" w:hAnsi="TimesNewRomanPSMT"/>
          <w:szCs w:val="28"/>
        </w:rPr>
        <w:t>) позволяет зарегистрировать необходимое количество автозагрузчиков для автоматической загрузки классов и интерфейсов, если они в настоящее время не определены. Регистрируя автозагрузчики, PHP получает последний шанс для интерпретатора загрузить класс прежде, чем он закончит выполнение скрипта с ошибкой.</w:t>
      </w:r>
      <w:r w:rsidRPr="00973A62">
        <w:rPr>
          <w:rFonts w:ascii="TimesNewRomanPSMT" w:hAnsi="TimesNewRomanPSMT"/>
          <w:szCs w:val="28"/>
        </w:rPr>
        <w:t xml:space="preserve"> </w:t>
      </w:r>
      <w:r>
        <w:rPr>
          <w:rFonts w:ascii="TimesNewRomanPSMT" w:hAnsi="TimesNewRomanPSMT"/>
          <w:szCs w:val="28"/>
        </w:rPr>
        <w:t>Ниже представлен пример автоматической загрузки.</w:t>
      </w:r>
    </w:p>
    <w:p w14:paraId="6A35E53E" w14:textId="77777777" w:rsidR="00D90D51" w:rsidRPr="00743F1C" w:rsidRDefault="00D90D51" w:rsidP="00D90D51">
      <w:pPr>
        <w:rPr>
          <w:color w:val="000000"/>
          <w:szCs w:val="28"/>
          <w:lang w:val="en-US"/>
        </w:rPr>
      </w:pPr>
      <w:r w:rsidRPr="00DA332C">
        <w:rPr>
          <w:color w:val="000000"/>
          <w:szCs w:val="28"/>
        </w:rPr>
        <w:t>&lt;?</w:t>
      </w:r>
      <w:r w:rsidRPr="002C19D7">
        <w:rPr>
          <w:color w:val="000000"/>
          <w:szCs w:val="28"/>
          <w:lang w:val="en-US"/>
        </w:rPr>
        <w:t>php</w:t>
      </w:r>
      <w:r w:rsidRPr="00DA332C">
        <w:rPr>
          <w:color w:val="000000"/>
          <w:szCs w:val="28"/>
        </w:rPr>
        <w:br/>
      </w:r>
      <w:proofErr w:type="spellStart"/>
      <w:r w:rsidRPr="002C19D7">
        <w:rPr>
          <w:color w:val="000000"/>
          <w:szCs w:val="28"/>
          <w:lang w:val="en-US"/>
        </w:rPr>
        <w:t>spl</w:t>
      </w:r>
      <w:proofErr w:type="spellEnd"/>
      <w:r w:rsidRPr="00DA332C">
        <w:rPr>
          <w:color w:val="000000"/>
          <w:szCs w:val="28"/>
        </w:rPr>
        <w:t>_</w:t>
      </w:r>
      <w:r w:rsidRPr="002C19D7">
        <w:rPr>
          <w:color w:val="000000"/>
          <w:szCs w:val="28"/>
          <w:lang w:val="en-US"/>
        </w:rPr>
        <w:t>autoload</w:t>
      </w:r>
      <w:r w:rsidRPr="00DA332C">
        <w:rPr>
          <w:color w:val="000000"/>
          <w:szCs w:val="28"/>
        </w:rPr>
        <w:t>_</w:t>
      </w:r>
      <w:proofErr w:type="gramStart"/>
      <w:r w:rsidRPr="002C19D7">
        <w:rPr>
          <w:color w:val="000000"/>
          <w:szCs w:val="28"/>
          <w:lang w:val="en-US"/>
        </w:rPr>
        <w:t>register</w:t>
      </w:r>
      <w:r w:rsidRPr="00DA332C">
        <w:rPr>
          <w:color w:val="000000"/>
          <w:szCs w:val="28"/>
        </w:rPr>
        <w:t>(</w:t>
      </w:r>
      <w:proofErr w:type="gramEnd"/>
      <w:r w:rsidRPr="002C19D7">
        <w:rPr>
          <w:color w:val="000000"/>
          <w:szCs w:val="28"/>
          <w:lang w:val="en-US"/>
        </w:rPr>
        <w:t>function </w:t>
      </w:r>
      <w:r w:rsidRPr="00DA332C">
        <w:rPr>
          <w:color w:val="000000"/>
          <w:szCs w:val="28"/>
        </w:rPr>
        <w:t>($</w:t>
      </w:r>
      <w:r w:rsidRPr="002C19D7">
        <w:rPr>
          <w:color w:val="000000"/>
          <w:szCs w:val="28"/>
          <w:lang w:val="en-US"/>
        </w:rPr>
        <w:t>class</w:t>
      </w:r>
      <w:r w:rsidRPr="00DA332C">
        <w:rPr>
          <w:color w:val="000000"/>
          <w:szCs w:val="28"/>
        </w:rPr>
        <w:t>_</w:t>
      </w:r>
      <w:r w:rsidRPr="002C19D7">
        <w:rPr>
          <w:color w:val="000000"/>
          <w:szCs w:val="28"/>
          <w:lang w:val="en-US"/>
        </w:rPr>
        <w:t>name</w:t>
      </w:r>
      <w:r w:rsidRPr="00DA332C">
        <w:rPr>
          <w:color w:val="000000"/>
          <w:szCs w:val="28"/>
        </w:rPr>
        <w:t>)</w:t>
      </w:r>
      <w:r w:rsidRPr="002C19D7">
        <w:rPr>
          <w:color w:val="000000"/>
          <w:szCs w:val="28"/>
          <w:lang w:val="en-US"/>
        </w:rPr>
        <w:t> </w:t>
      </w:r>
      <w:r w:rsidRPr="00DA332C">
        <w:rPr>
          <w:color w:val="000000"/>
          <w:szCs w:val="28"/>
        </w:rPr>
        <w:t>{</w:t>
      </w:r>
      <w:r w:rsidRPr="00DA332C">
        <w:rPr>
          <w:color w:val="000000"/>
          <w:szCs w:val="28"/>
        </w:rPr>
        <w:br/>
      </w:r>
      <w:r w:rsidRPr="002C19D7">
        <w:rPr>
          <w:color w:val="000000"/>
          <w:szCs w:val="28"/>
          <w:lang w:val="en-US"/>
        </w:rPr>
        <w:t>    include </w:t>
      </w:r>
      <w:r w:rsidRPr="00DA332C">
        <w:rPr>
          <w:color w:val="000000"/>
          <w:szCs w:val="28"/>
        </w:rPr>
        <w:t>$</w:t>
      </w:r>
      <w:r w:rsidRPr="002C19D7">
        <w:rPr>
          <w:color w:val="000000"/>
          <w:szCs w:val="28"/>
          <w:lang w:val="en-US"/>
        </w:rPr>
        <w:t>class</w:t>
      </w:r>
      <w:r w:rsidRPr="00DA332C">
        <w:rPr>
          <w:color w:val="000000"/>
          <w:szCs w:val="28"/>
        </w:rPr>
        <w:t>_</w:t>
      </w:r>
      <w:r w:rsidRPr="002C19D7">
        <w:rPr>
          <w:color w:val="000000"/>
          <w:szCs w:val="28"/>
          <w:lang w:val="en-US"/>
        </w:rPr>
        <w:t>name </w:t>
      </w:r>
      <w:r w:rsidRPr="00DA332C">
        <w:rPr>
          <w:color w:val="000000"/>
          <w:szCs w:val="28"/>
        </w:rPr>
        <w:t>.</w:t>
      </w:r>
      <w:r w:rsidRPr="002C19D7">
        <w:rPr>
          <w:color w:val="000000"/>
          <w:szCs w:val="28"/>
          <w:lang w:val="en-US"/>
        </w:rPr>
        <w:t> </w:t>
      </w:r>
      <w:r w:rsidRPr="00743F1C">
        <w:rPr>
          <w:color w:val="000000"/>
          <w:szCs w:val="28"/>
          <w:lang w:val="en-US"/>
        </w:rPr>
        <w:t>'.php';</w:t>
      </w:r>
      <w:r w:rsidRPr="00743F1C">
        <w:rPr>
          <w:color w:val="000000"/>
          <w:szCs w:val="28"/>
          <w:lang w:val="en-US"/>
        </w:rPr>
        <w:br/>
        <w:t>});</w:t>
      </w:r>
      <w:r w:rsidRPr="00743F1C">
        <w:rPr>
          <w:color w:val="000000"/>
          <w:szCs w:val="28"/>
          <w:lang w:val="en-US"/>
        </w:rPr>
        <w:br/>
        <w:t>$obj = new MyClass1();</w:t>
      </w:r>
      <w:r w:rsidRPr="00743F1C">
        <w:rPr>
          <w:color w:val="000000"/>
          <w:szCs w:val="28"/>
          <w:lang w:val="en-US"/>
        </w:rPr>
        <w:br/>
        <w:t>$obj2 = new MyClass2();</w:t>
      </w:r>
      <w:r w:rsidRPr="00743F1C">
        <w:rPr>
          <w:color w:val="000000"/>
          <w:szCs w:val="28"/>
          <w:lang w:val="en-US"/>
        </w:rPr>
        <w:br/>
        <w:t>?&gt;</w:t>
      </w:r>
    </w:p>
    <w:p w14:paraId="5E3E6109" w14:textId="77777777" w:rsidR="00D90D51" w:rsidRPr="00743F1C" w:rsidRDefault="005D6D4C" w:rsidP="00D90D51">
      <w:pPr>
        <w:spacing w:line="360" w:lineRule="auto"/>
        <w:rPr>
          <w:rFonts w:ascii="Times New Roman" w:hAnsi="Times New Roman" w:cs="Times New Roman"/>
          <w:sz w:val="24"/>
          <w:szCs w:val="24"/>
          <w:lang w:val="en-US"/>
        </w:rPr>
      </w:pPr>
      <w:r w:rsidRPr="00743F1C">
        <w:rPr>
          <w:rFonts w:ascii="Times New Roman" w:hAnsi="Times New Roman" w:cs="Times New Roman"/>
          <w:sz w:val="24"/>
          <w:szCs w:val="24"/>
          <w:lang w:val="en-US"/>
        </w:rPr>
        <w:br/>
        <w:t xml:space="preserve">192. </w:t>
      </w:r>
      <w:r w:rsidRPr="00C115D8">
        <w:rPr>
          <w:rFonts w:ascii="Times New Roman" w:hAnsi="Times New Roman" w:cs="Times New Roman"/>
          <w:sz w:val="24"/>
          <w:szCs w:val="24"/>
        </w:rPr>
        <w:t>Опишите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конструкторы</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и</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деструкторы</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в</w:t>
      </w:r>
      <w:r w:rsidRPr="00743F1C">
        <w:rPr>
          <w:rFonts w:ascii="Times New Roman" w:hAnsi="Times New Roman" w:cs="Times New Roman"/>
          <w:sz w:val="24"/>
          <w:szCs w:val="24"/>
          <w:lang w:val="en-US"/>
        </w:rPr>
        <w:t xml:space="preserve"> PHP. </w:t>
      </w:r>
    </w:p>
    <w:p w14:paraId="1A1D7714" w14:textId="77777777" w:rsidR="00D90D51" w:rsidRPr="006B2BF7" w:rsidRDefault="00D90D51" w:rsidP="00D90D51">
      <w:pPr>
        <w:jc w:val="both"/>
        <w:rPr>
          <w:rFonts w:ascii="TimesNewRomanPSMT" w:hAnsi="TimesNewRomanPSMT"/>
          <w:szCs w:val="28"/>
        </w:rPr>
      </w:pPr>
      <w:r w:rsidRPr="006B2BF7">
        <w:rPr>
          <w:rFonts w:ascii="TimesNewRomanPSMT" w:hAnsi="TimesNewRomanPSMT"/>
          <w:szCs w:val="28"/>
        </w:rPr>
        <w:t xml:space="preserve">PHP позволяет объявлять методы-конструкторы. Классы, в которых объявлен метод-конструктор, будут вызывать этот метод при каждом создании нового объекта, так что это может </w:t>
      </w:r>
      <w:r w:rsidRPr="006B2BF7">
        <w:rPr>
          <w:rFonts w:ascii="TimesNewRomanPSMT" w:hAnsi="TimesNewRomanPSMT"/>
          <w:szCs w:val="28"/>
        </w:rPr>
        <w:lastRenderedPageBreak/>
        <w:t>оказаться полезным, например, для инициализации какого-либо состояния объекта перед его использованием.</w:t>
      </w:r>
      <w:r>
        <w:rPr>
          <w:rFonts w:ascii="TimesNewRomanPSMT" w:hAnsi="TimesNewRomanPSMT"/>
          <w:szCs w:val="28"/>
        </w:rPr>
        <w:t xml:space="preserve"> Конструктор задаётся следующим образом.</w:t>
      </w:r>
    </w:p>
    <w:p w14:paraId="776E07D0" w14:textId="77777777" w:rsidR="00D90D51" w:rsidRPr="003A2B2B" w:rsidRDefault="00D90D51" w:rsidP="00D90D51">
      <w:pPr>
        <w:rPr>
          <w:color w:val="000000"/>
          <w:szCs w:val="28"/>
        </w:rPr>
      </w:pPr>
      <w:r w:rsidRPr="003A2B2B">
        <w:rPr>
          <w:color w:val="000000"/>
          <w:szCs w:val="28"/>
        </w:rPr>
        <w:t>__</w:t>
      </w:r>
      <w:proofErr w:type="spellStart"/>
      <w:r w:rsidRPr="00FE5A61">
        <w:rPr>
          <w:color w:val="000000"/>
          <w:szCs w:val="28"/>
        </w:rPr>
        <w:t>construct</w:t>
      </w:r>
      <w:proofErr w:type="spellEnd"/>
      <w:r w:rsidRPr="003A2B2B">
        <w:rPr>
          <w:color w:val="000000"/>
          <w:szCs w:val="28"/>
        </w:rPr>
        <w:t>(</w:t>
      </w:r>
      <w:proofErr w:type="spellStart"/>
      <w:r>
        <w:fldChar w:fldCharType="begin"/>
      </w:r>
      <w:r>
        <w:instrText xml:space="preserve"> HYPERLINK "https://www.php.net/manual/ru/language.types.declarations.php" \l "language.types.declarations.mixed" </w:instrText>
      </w:r>
      <w:r>
        <w:fldChar w:fldCharType="separate"/>
      </w:r>
      <w:r w:rsidRPr="00FE5A61">
        <w:rPr>
          <w:color w:val="000000"/>
          <w:szCs w:val="28"/>
        </w:rPr>
        <w:t>mixed</w:t>
      </w:r>
      <w:proofErr w:type="spellEnd"/>
      <w:r>
        <w:rPr>
          <w:color w:val="000000"/>
          <w:szCs w:val="28"/>
        </w:rPr>
        <w:fldChar w:fldCharType="end"/>
      </w:r>
      <w:r w:rsidRPr="00FE5A61">
        <w:rPr>
          <w:color w:val="000000"/>
          <w:szCs w:val="28"/>
        </w:rPr>
        <w:t> </w:t>
      </w:r>
      <w:r w:rsidRPr="003A2B2B">
        <w:rPr>
          <w:color w:val="000000"/>
          <w:szCs w:val="28"/>
        </w:rPr>
        <w:t>...$</w:t>
      </w:r>
      <w:proofErr w:type="spellStart"/>
      <w:r w:rsidRPr="00FE5A61">
        <w:rPr>
          <w:color w:val="000000"/>
          <w:szCs w:val="28"/>
        </w:rPr>
        <w:t>values</w:t>
      </w:r>
      <w:proofErr w:type="spellEnd"/>
      <w:r w:rsidRPr="00FE5A61">
        <w:rPr>
          <w:color w:val="000000"/>
          <w:szCs w:val="28"/>
        </w:rPr>
        <w:t> </w:t>
      </w:r>
      <w:r w:rsidRPr="003A2B2B">
        <w:rPr>
          <w:color w:val="000000"/>
          <w:szCs w:val="28"/>
        </w:rPr>
        <w:t>= ""):</w:t>
      </w:r>
      <w:r w:rsidRPr="00FE5A61">
        <w:rPr>
          <w:color w:val="000000"/>
          <w:szCs w:val="28"/>
        </w:rPr>
        <w:t> </w:t>
      </w:r>
      <w:proofErr w:type="spellStart"/>
      <w:r w:rsidRPr="00FE5A61">
        <w:rPr>
          <w:color w:val="000000"/>
          <w:szCs w:val="28"/>
        </w:rPr>
        <w:t>void</w:t>
      </w:r>
      <w:proofErr w:type="spellEnd"/>
    </w:p>
    <w:p w14:paraId="532EB6B0" w14:textId="77777777" w:rsidR="00D90D51" w:rsidRPr="003A2B2B" w:rsidRDefault="00D90D51" w:rsidP="00D90D51">
      <w:pPr>
        <w:jc w:val="both"/>
        <w:rPr>
          <w:rFonts w:ascii="TimesNewRomanPSMT" w:hAnsi="TimesNewRomanPSMT"/>
          <w:szCs w:val="28"/>
        </w:rPr>
      </w:pPr>
      <w:r w:rsidRPr="003A2B2B">
        <w:rPr>
          <w:rFonts w:ascii="TimesNewRomanPSMT" w:hAnsi="TimesNewRomanPSMT"/>
          <w:szCs w:val="28"/>
        </w:rPr>
        <w:t>PHP предоставляет концепцию деструктора, аналогичную с той, которая применяется в других ОО-языках, таких как C++. Деструктор будет вызван при освобождении всех ссылок на определённый объект или при завершении скрипта (порядок выполнения деструкторов не гарантируется).</w:t>
      </w:r>
    </w:p>
    <w:p w14:paraId="42236F28" w14:textId="77777777" w:rsidR="00D90D51" w:rsidRPr="00B85E49" w:rsidRDefault="00D90D51" w:rsidP="00D90D51">
      <w:pPr>
        <w:rPr>
          <w:color w:val="000000"/>
          <w:szCs w:val="28"/>
        </w:rPr>
      </w:pPr>
      <w:r w:rsidRPr="00B85E49">
        <w:rPr>
          <w:color w:val="000000"/>
          <w:szCs w:val="28"/>
        </w:rPr>
        <w:t>__</w:t>
      </w:r>
      <w:proofErr w:type="spellStart"/>
      <w:proofErr w:type="gramStart"/>
      <w:r w:rsidRPr="00B85E49">
        <w:rPr>
          <w:color w:val="000000"/>
          <w:szCs w:val="28"/>
        </w:rPr>
        <w:t>destruct</w:t>
      </w:r>
      <w:proofErr w:type="spellEnd"/>
      <w:r w:rsidRPr="00B85E49">
        <w:rPr>
          <w:color w:val="000000"/>
          <w:szCs w:val="28"/>
        </w:rPr>
        <w:t>(</w:t>
      </w:r>
      <w:proofErr w:type="gramEnd"/>
      <w:r w:rsidRPr="00B85E49">
        <w:rPr>
          <w:color w:val="000000"/>
          <w:szCs w:val="28"/>
        </w:rPr>
        <w:t>): </w:t>
      </w:r>
      <w:proofErr w:type="spellStart"/>
      <w:r w:rsidRPr="00B85E49">
        <w:rPr>
          <w:color w:val="000000"/>
          <w:szCs w:val="28"/>
        </w:rPr>
        <w:t>void</w:t>
      </w:r>
      <w:proofErr w:type="spellEnd"/>
    </w:p>
    <w:p w14:paraId="21AC7102"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193. Опишите понятие области видимости и модификаторы доступа в PHP. </w:t>
      </w:r>
    </w:p>
    <w:p w14:paraId="08485AD2" w14:textId="77777777" w:rsidR="00D90D51" w:rsidRDefault="00D90D51" w:rsidP="00D90D51">
      <w:pPr>
        <w:spacing w:line="360" w:lineRule="auto"/>
        <w:rPr>
          <w:rFonts w:ascii="TimesNewRomanPSMT" w:hAnsi="TimesNewRomanPSMT"/>
          <w:szCs w:val="28"/>
        </w:rPr>
      </w:pPr>
      <w:r w:rsidRPr="004C1D40">
        <w:rPr>
          <w:rFonts w:ascii="TimesNewRomanPSMT" w:hAnsi="TimesNewRomanPSMT"/>
          <w:szCs w:val="28"/>
        </w:rPr>
        <w:t>Область видимости свойства, метода или константы (начиная c PHP 7.1.0) может быть определена путём использования следующих ключевых слов в объявлении: </w:t>
      </w:r>
      <w:proofErr w:type="spellStart"/>
      <w:r w:rsidRPr="004C1D40">
        <w:rPr>
          <w:rFonts w:ascii="TimesNewRomanPSMT" w:hAnsi="TimesNewRomanPSMT"/>
          <w:szCs w:val="28"/>
        </w:rPr>
        <w:t>public</w:t>
      </w:r>
      <w:proofErr w:type="spellEnd"/>
      <w:r w:rsidRPr="004C1D40">
        <w:rPr>
          <w:rFonts w:ascii="TimesNewRomanPSMT" w:hAnsi="TimesNewRomanPSMT"/>
          <w:szCs w:val="28"/>
        </w:rPr>
        <w:t>, </w:t>
      </w:r>
      <w:proofErr w:type="spellStart"/>
      <w:r w:rsidRPr="004C1D40">
        <w:rPr>
          <w:rFonts w:ascii="TimesNewRomanPSMT" w:hAnsi="TimesNewRomanPSMT"/>
          <w:szCs w:val="28"/>
        </w:rPr>
        <w:t>protected</w:t>
      </w:r>
      <w:proofErr w:type="spellEnd"/>
      <w:r w:rsidRPr="004C1D40">
        <w:rPr>
          <w:rFonts w:ascii="TimesNewRomanPSMT" w:hAnsi="TimesNewRomanPSMT"/>
          <w:szCs w:val="28"/>
        </w:rPr>
        <w:t> или </w:t>
      </w:r>
      <w:proofErr w:type="spellStart"/>
      <w:r w:rsidRPr="004C1D40">
        <w:rPr>
          <w:rFonts w:ascii="TimesNewRomanPSMT" w:hAnsi="TimesNewRomanPSMT"/>
          <w:szCs w:val="28"/>
        </w:rPr>
        <w:t>private</w:t>
      </w:r>
      <w:proofErr w:type="spellEnd"/>
      <w:r w:rsidRPr="004C1D40">
        <w:rPr>
          <w:rFonts w:ascii="TimesNewRomanPSMT" w:hAnsi="TimesNewRomanPSMT"/>
          <w:szCs w:val="28"/>
        </w:rPr>
        <w:t xml:space="preserve">. Доступ к свойствам и методам класса, объявленным как </w:t>
      </w:r>
      <w:proofErr w:type="spellStart"/>
      <w:r w:rsidRPr="004C1D40">
        <w:rPr>
          <w:rFonts w:ascii="TimesNewRomanPSMT" w:hAnsi="TimesNewRomanPSMT"/>
          <w:szCs w:val="28"/>
        </w:rPr>
        <w:t>public</w:t>
      </w:r>
      <w:proofErr w:type="spellEnd"/>
      <w:r w:rsidRPr="004C1D40">
        <w:rPr>
          <w:rFonts w:ascii="TimesNewRomanPSMT" w:hAnsi="TimesNewRomanPSMT"/>
          <w:szCs w:val="28"/>
        </w:rPr>
        <w:t xml:space="preserve"> (общедоступный), разрешён отовсюду. Модификатор </w:t>
      </w:r>
      <w:proofErr w:type="spellStart"/>
      <w:r w:rsidRPr="004C1D40">
        <w:rPr>
          <w:rFonts w:ascii="TimesNewRomanPSMT" w:hAnsi="TimesNewRomanPSMT"/>
          <w:szCs w:val="28"/>
        </w:rPr>
        <w:t>protected</w:t>
      </w:r>
      <w:proofErr w:type="spellEnd"/>
      <w:r w:rsidRPr="004C1D40">
        <w:rPr>
          <w:rFonts w:ascii="TimesNewRomanPSMT" w:hAnsi="TimesNewRomanPSMT"/>
          <w:szCs w:val="28"/>
        </w:rPr>
        <w:t xml:space="preserve"> (защищённый) разрешает доступ самому классу, наследующим его классам и родительским классам. Модификатор </w:t>
      </w:r>
      <w:proofErr w:type="spellStart"/>
      <w:r w:rsidRPr="004C1D40">
        <w:rPr>
          <w:rFonts w:ascii="TimesNewRomanPSMT" w:hAnsi="TimesNewRomanPSMT"/>
          <w:szCs w:val="28"/>
        </w:rPr>
        <w:t>private</w:t>
      </w:r>
      <w:proofErr w:type="spellEnd"/>
      <w:r w:rsidRPr="004C1D40">
        <w:rPr>
          <w:rFonts w:ascii="TimesNewRomanPSMT" w:hAnsi="TimesNewRomanPSMT"/>
          <w:szCs w:val="28"/>
        </w:rPr>
        <w:t xml:space="preserve"> (закрытый) ограничивает область видимости так, что только класс, где объявлен сам элемент, имеет к нему доступ</w:t>
      </w:r>
    </w:p>
    <w:p w14:paraId="18518B77"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194. Опишите оператор разрешения области видимости. </w:t>
      </w:r>
    </w:p>
    <w:p w14:paraId="28E5C928" w14:textId="77777777" w:rsidR="00D90D51" w:rsidRPr="002B1DBB" w:rsidRDefault="00D90D51" w:rsidP="00D90D51">
      <w:pPr>
        <w:jc w:val="both"/>
        <w:rPr>
          <w:rFonts w:ascii="TimesNewRomanPSMT" w:hAnsi="TimesNewRomanPSMT"/>
          <w:szCs w:val="28"/>
        </w:rPr>
      </w:pPr>
      <w:r w:rsidRPr="002B1DBB">
        <w:rPr>
          <w:rFonts w:ascii="TimesNewRomanPSMT" w:hAnsi="TimesNewRomanPSMT"/>
          <w:szCs w:val="28"/>
        </w:rPr>
        <w:t>Оператор разрешения области видимости (также называемый "</w:t>
      </w:r>
      <w:proofErr w:type="spellStart"/>
      <w:r w:rsidRPr="002B1DBB">
        <w:rPr>
          <w:rFonts w:ascii="TimesNewRomanPSMT" w:hAnsi="TimesNewRomanPSMT"/>
          <w:szCs w:val="28"/>
        </w:rPr>
        <w:t>Paamayim</w:t>
      </w:r>
      <w:proofErr w:type="spellEnd"/>
      <w:r w:rsidRPr="002B1DBB">
        <w:rPr>
          <w:rFonts w:ascii="TimesNewRomanPSMT" w:hAnsi="TimesNewRomanPSMT"/>
          <w:szCs w:val="28"/>
        </w:rPr>
        <w:t xml:space="preserve"> </w:t>
      </w:r>
      <w:proofErr w:type="spellStart"/>
      <w:r w:rsidRPr="002B1DBB">
        <w:rPr>
          <w:rFonts w:ascii="TimesNewRomanPSMT" w:hAnsi="TimesNewRomanPSMT"/>
          <w:szCs w:val="28"/>
        </w:rPr>
        <w:t>Nekudotayim</w:t>
      </w:r>
      <w:proofErr w:type="spellEnd"/>
      <w:r w:rsidRPr="002B1DBB">
        <w:rPr>
          <w:rFonts w:ascii="TimesNewRomanPSMT" w:hAnsi="TimesNewRomanPSMT"/>
          <w:szCs w:val="28"/>
        </w:rPr>
        <w:t>") или просто "двойное двоеточие" — это лексема, позволяющая обращаться к статическим свойствам, константам и переопределённым свойствам или методам класса.</w:t>
      </w:r>
    </w:p>
    <w:p w14:paraId="018414DB" w14:textId="1262D176" w:rsidR="00D90D51" w:rsidRDefault="00D90D51" w:rsidP="00D90D51">
      <w:pPr>
        <w:spacing w:line="360" w:lineRule="auto"/>
        <w:rPr>
          <w:rFonts w:ascii="Times New Roman" w:hAnsi="Times New Roman" w:cs="Times New Roman"/>
          <w:sz w:val="24"/>
          <w:szCs w:val="24"/>
        </w:rPr>
      </w:pPr>
      <w:r w:rsidRPr="002B1DBB">
        <w:rPr>
          <w:rFonts w:ascii="TimesNewRomanPSMT" w:hAnsi="TimesNewRomanPSMT"/>
          <w:szCs w:val="28"/>
        </w:rPr>
        <w:t>При обращении к этим элементам извне класса, необходимо использовать имя этого класса.</w:t>
      </w:r>
    </w:p>
    <w:p w14:paraId="4A08BAD9"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195. Опишите абстрактные классы и методы в PHP. </w:t>
      </w:r>
    </w:p>
    <w:p w14:paraId="1987793C" w14:textId="77777777" w:rsidR="00D90D51" w:rsidRPr="00C56E35" w:rsidRDefault="00D90D51" w:rsidP="00D90D51">
      <w:pPr>
        <w:jc w:val="both"/>
        <w:rPr>
          <w:rFonts w:ascii="TimesNewRomanPSMT" w:hAnsi="TimesNewRomanPSMT"/>
          <w:szCs w:val="28"/>
        </w:rPr>
      </w:pPr>
      <w:r w:rsidRPr="00C56E35">
        <w:rPr>
          <w:rFonts w:ascii="TimesNewRomanPSMT" w:hAnsi="TimesNewRomanPSMT"/>
          <w:szCs w:val="28"/>
        </w:rPr>
        <w:t>PHP поддерживает определение абстрактных классов и методов. На основе абстрактного класса нельзя создавать объекты, и любой класс, содержащий хотя бы один абстрактный метод, должен быть определён как абстрактный. Методы, объявленные абстрактными, несут, по существу, лишь описательный смысл и не могут включать реализацию.</w:t>
      </w:r>
    </w:p>
    <w:p w14:paraId="7D42ACCA" w14:textId="77777777" w:rsidR="00D90D51" w:rsidRPr="00C56E35" w:rsidRDefault="00D90D51" w:rsidP="00D90D51">
      <w:pPr>
        <w:jc w:val="both"/>
        <w:rPr>
          <w:rFonts w:ascii="Fira Sans" w:hAnsi="Fira Sans"/>
          <w:color w:val="333333"/>
        </w:rPr>
      </w:pPr>
      <w:r w:rsidRPr="00C56E35">
        <w:rPr>
          <w:rFonts w:ascii="TimesNewRomanPSMT" w:hAnsi="TimesNewRomanPSMT"/>
          <w:szCs w:val="28"/>
        </w:rPr>
        <w:t>При наследовании от абстрактного класса, все методы, помеченные абстрактными в родительском классе, должны быть определены в дочернем классе и следовать обычным правилам наследования и совместимости сигнатуры</w:t>
      </w:r>
      <w:r w:rsidRPr="00C56E35">
        <w:rPr>
          <w:rFonts w:ascii="Fira Sans" w:hAnsi="Fira Sans"/>
          <w:color w:val="333333"/>
        </w:rPr>
        <w:t>.</w:t>
      </w:r>
    </w:p>
    <w:p w14:paraId="01EBB1DB" w14:textId="77777777" w:rsidR="00D90D51" w:rsidRDefault="00D90D51" w:rsidP="00D90D51">
      <w:pPr>
        <w:jc w:val="both"/>
        <w:rPr>
          <w:rFonts w:ascii="TimesNewRomanPSMT" w:hAnsi="TimesNewRomanPSMT"/>
          <w:szCs w:val="28"/>
        </w:rPr>
      </w:pPr>
      <w:r>
        <w:rPr>
          <w:rFonts w:ascii="TimesNewRomanPSMT" w:hAnsi="TimesNewRomanPSMT"/>
          <w:szCs w:val="28"/>
        </w:rPr>
        <w:t>Ниже представлен пример наследования от абстрактного класса на PHP</w:t>
      </w:r>
      <w:r w:rsidRPr="000D7A33">
        <w:rPr>
          <w:rFonts w:ascii="TimesNewRomanPSMT" w:hAnsi="TimesNewRomanPSMT"/>
          <w:szCs w:val="28"/>
        </w:rPr>
        <w:t>.</w:t>
      </w:r>
    </w:p>
    <w:p w14:paraId="4A12C466" w14:textId="77777777" w:rsidR="00D90D51" w:rsidRPr="00BC53CF" w:rsidRDefault="00D90D51" w:rsidP="00D90D51">
      <w:pPr>
        <w:rPr>
          <w:color w:val="000000"/>
          <w:szCs w:val="28"/>
          <w:lang w:val="en-US"/>
        </w:rPr>
      </w:pPr>
      <w:r w:rsidRPr="00BC53CF">
        <w:rPr>
          <w:color w:val="000000"/>
          <w:szCs w:val="28"/>
          <w:lang w:val="en-US"/>
        </w:rPr>
        <w:t>&lt;?php</w:t>
      </w:r>
      <w:r w:rsidRPr="00BC53CF">
        <w:rPr>
          <w:color w:val="000000"/>
          <w:szCs w:val="28"/>
          <w:lang w:val="en-US"/>
        </w:rPr>
        <w:br/>
        <w:t>abstract class </w:t>
      </w:r>
      <w:proofErr w:type="spellStart"/>
      <w:r w:rsidRPr="00BC53CF">
        <w:rPr>
          <w:color w:val="000000"/>
          <w:szCs w:val="28"/>
          <w:lang w:val="en-US"/>
        </w:rPr>
        <w:t>AbstractClass</w:t>
      </w:r>
      <w:proofErr w:type="spellEnd"/>
      <w:r w:rsidRPr="00BC53CF">
        <w:rPr>
          <w:color w:val="000000"/>
          <w:szCs w:val="28"/>
          <w:lang w:val="en-US"/>
        </w:rPr>
        <w:br/>
        <w:t>{</w:t>
      </w:r>
      <w:r w:rsidRPr="00BC53CF">
        <w:rPr>
          <w:color w:val="000000"/>
          <w:szCs w:val="28"/>
          <w:lang w:val="en-US"/>
        </w:rPr>
        <w:br/>
        <w:t>   /* </w:t>
      </w:r>
      <w:r w:rsidRPr="00275B2A">
        <w:rPr>
          <w:color w:val="000000"/>
          <w:szCs w:val="28"/>
        </w:rPr>
        <w:t>Данный</w:t>
      </w:r>
      <w:r w:rsidRPr="00BC53CF">
        <w:rPr>
          <w:color w:val="000000"/>
          <w:szCs w:val="28"/>
          <w:lang w:val="en-US"/>
        </w:rPr>
        <w:t> </w:t>
      </w:r>
      <w:r w:rsidRPr="00275B2A">
        <w:rPr>
          <w:color w:val="000000"/>
          <w:szCs w:val="28"/>
        </w:rPr>
        <w:t>метод</w:t>
      </w:r>
      <w:r w:rsidRPr="00BC53CF">
        <w:rPr>
          <w:color w:val="000000"/>
          <w:szCs w:val="28"/>
          <w:lang w:val="en-US"/>
        </w:rPr>
        <w:t> </w:t>
      </w:r>
      <w:r w:rsidRPr="00275B2A">
        <w:rPr>
          <w:color w:val="000000"/>
          <w:szCs w:val="28"/>
        </w:rPr>
        <w:t>должен</w:t>
      </w:r>
      <w:r w:rsidRPr="00BC53CF">
        <w:rPr>
          <w:color w:val="000000"/>
          <w:szCs w:val="28"/>
          <w:lang w:val="en-US"/>
        </w:rPr>
        <w:t> </w:t>
      </w:r>
      <w:r w:rsidRPr="00275B2A">
        <w:rPr>
          <w:color w:val="000000"/>
          <w:szCs w:val="28"/>
        </w:rPr>
        <w:t>быть</w:t>
      </w:r>
      <w:r w:rsidRPr="00BC53CF">
        <w:rPr>
          <w:color w:val="000000"/>
          <w:szCs w:val="28"/>
          <w:lang w:val="en-US"/>
        </w:rPr>
        <w:t> </w:t>
      </w:r>
      <w:r w:rsidRPr="00275B2A">
        <w:rPr>
          <w:color w:val="000000"/>
          <w:szCs w:val="28"/>
        </w:rPr>
        <w:t>определён</w:t>
      </w:r>
      <w:r w:rsidRPr="00BC53CF">
        <w:rPr>
          <w:color w:val="000000"/>
          <w:szCs w:val="28"/>
          <w:lang w:val="en-US"/>
        </w:rPr>
        <w:t> </w:t>
      </w:r>
      <w:r w:rsidRPr="00275B2A">
        <w:rPr>
          <w:color w:val="000000"/>
          <w:szCs w:val="28"/>
        </w:rPr>
        <w:t>в</w:t>
      </w:r>
      <w:r w:rsidRPr="00BC53CF">
        <w:rPr>
          <w:color w:val="000000"/>
          <w:szCs w:val="28"/>
          <w:lang w:val="en-US"/>
        </w:rPr>
        <w:t> </w:t>
      </w:r>
      <w:r w:rsidRPr="00275B2A">
        <w:rPr>
          <w:color w:val="000000"/>
          <w:szCs w:val="28"/>
        </w:rPr>
        <w:t>дочернем</w:t>
      </w:r>
      <w:r w:rsidRPr="00BC53CF">
        <w:rPr>
          <w:color w:val="000000"/>
          <w:szCs w:val="28"/>
          <w:lang w:val="en-US"/>
        </w:rPr>
        <w:t> </w:t>
      </w:r>
      <w:r w:rsidRPr="00275B2A">
        <w:rPr>
          <w:color w:val="000000"/>
          <w:szCs w:val="28"/>
        </w:rPr>
        <w:t>классе</w:t>
      </w:r>
      <w:r w:rsidRPr="00BC53CF">
        <w:rPr>
          <w:color w:val="000000"/>
          <w:szCs w:val="28"/>
          <w:lang w:val="en-US"/>
        </w:rPr>
        <w:t> */</w:t>
      </w:r>
      <w:r w:rsidRPr="00BC53CF">
        <w:rPr>
          <w:color w:val="000000"/>
          <w:szCs w:val="28"/>
          <w:lang w:val="en-US"/>
        </w:rPr>
        <w:br/>
        <w:t>    abstract protected function </w:t>
      </w:r>
      <w:proofErr w:type="spellStart"/>
      <w:proofErr w:type="gramStart"/>
      <w:r w:rsidRPr="00BC53CF">
        <w:rPr>
          <w:color w:val="000000"/>
          <w:szCs w:val="28"/>
          <w:lang w:val="en-US"/>
        </w:rPr>
        <w:t>getValue</w:t>
      </w:r>
      <w:proofErr w:type="spellEnd"/>
      <w:r w:rsidRPr="00BC53CF">
        <w:rPr>
          <w:color w:val="000000"/>
          <w:szCs w:val="28"/>
          <w:lang w:val="en-US"/>
        </w:rPr>
        <w:t>(</w:t>
      </w:r>
      <w:proofErr w:type="gramEnd"/>
      <w:r w:rsidRPr="00BC53CF">
        <w:rPr>
          <w:color w:val="000000"/>
          <w:szCs w:val="28"/>
          <w:lang w:val="en-US"/>
        </w:rPr>
        <w:t>);</w:t>
      </w:r>
      <w:r w:rsidRPr="00BC53CF">
        <w:rPr>
          <w:color w:val="000000"/>
          <w:szCs w:val="28"/>
          <w:lang w:val="en-US"/>
        </w:rPr>
        <w:br/>
        <w:t>    abstract protected function </w:t>
      </w:r>
      <w:proofErr w:type="spellStart"/>
      <w:r w:rsidRPr="00BC53CF">
        <w:rPr>
          <w:color w:val="000000"/>
          <w:szCs w:val="28"/>
          <w:lang w:val="en-US"/>
        </w:rPr>
        <w:t>prefixValue</w:t>
      </w:r>
      <w:proofErr w:type="spellEnd"/>
      <w:r w:rsidRPr="00BC53CF">
        <w:rPr>
          <w:color w:val="000000"/>
          <w:szCs w:val="28"/>
          <w:lang w:val="en-US"/>
        </w:rPr>
        <w:t>($prefix);</w:t>
      </w:r>
      <w:r w:rsidRPr="00BC53CF">
        <w:rPr>
          <w:color w:val="000000"/>
          <w:szCs w:val="28"/>
          <w:lang w:val="en-US"/>
        </w:rPr>
        <w:br/>
      </w:r>
      <w:r w:rsidRPr="00BC53CF">
        <w:rPr>
          <w:color w:val="000000"/>
          <w:szCs w:val="28"/>
          <w:lang w:val="en-US"/>
        </w:rPr>
        <w:br/>
        <w:t>   /* </w:t>
      </w:r>
      <w:r w:rsidRPr="00275B2A">
        <w:rPr>
          <w:color w:val="000000"/>
          <w:szCs w:val="28"/>
        </w:rPr>
        <w:t>Общий</w:t>
      </w:r>
      <w:r w:rsidRPr="00BC53CF">
        <w:rPr>
          <w:color w:val="000000"/>
          <w:szCs w:val="28"/>
          <w:lang w:val="en-US"/>
        </w:rPr>
        <w:t> </w:t>
      </w:r>
      <w:r w:rsidRPr="00275B2A">
        <w:rPr>
          <w:color w:val="000000"/>
          <w:szCs w:val="28"/>
        </w:rPr>
        <w:t>метод</w:t>
      </w:r>
      <w:r w:rsidRPr="00BC53CF">
        <w:rPr>
          <w:color w:val="000000"/>
          <w:szCs w:val="28"/>
          <w:lang w:val="en-US"/>
        </w:rPr>
        <w:t> */</w:t>
      </w:r>
      <w:r w:rsidRPr="00BC53CF">
        <w:rPr>
          <w:color w:val="000000"/>
          <w:szCs w:val="28"/>
          <w:lang w:val="en-US"/>
        </w:rPr>
        <w:br/>
        <w:t>    public function </w:t>
      </w:r>
      <w:proofErr w:type="spellStart"/>
      <w:r w:rsidRPr="00BC53CF">
        <w:rPr>
          <w:color w:val="000000"/>
          <w:szCs w:val="28"/>
          <w:lang w:val="en-US"/>
        </w:rPr>
        <w:t>printOut</w:t>
      </w:r>
      <w:proofErr w:type="spellEnd"/>
      <w:r w:rsidRPr="00BC53CF">
        <w:rPr>
          <w:color w:val="000000"/>
          <w:szCs w:val="28"/>
          <w:lang w:val="en-US"/>
        </w:rPr>
        <w:t>() {</w:t>
      </w:r>
      <w:r w:rsidRPr="00BC53CF">
        <w:rPr>
          <w:color w:val="000000"/>
          <w:szCs w:val="28"/>
          <w:lang w:val="en-US"/>
        </w:rPr>
        <w:br/>
        <w:t>        print $this-&gt;</w:t>
      </w:r>
      <w:proofErr w:type="spellStart"/>
      <w:r w:rsidRPr="00BC53CF">
        <w:rPr>
          <w:color w:val="000000"/>
          <w:szCs w:val="28"/>
          <w:lang w:val="en-US"/>
        </w:rPr>
        <w:t>getValue</w:t>
      </w:r>
      <w:proofErr w:type="spellEnd"/>
      <w:r w:rsidRPr="00BC53CF">
        <w:rPr>
          <w:color w:val="000000"/>
          <w:szCs w:val="28"/>
          <w:lang w:val="en-US"/>
        </w:rPr>
        <w:t>() . "\n";</w:t>
      </w:r>
      <w:r w:rsidRPr="00BC53CF">
        <w:rPr>
          <w:color w:val="000000"/>
          <w:szCs w:val="28"/>
          <w:lang w:val="en-US"/>
        </w:rPr>
        <w:br/>
      </w:r>
      <w:r w:rsidRPr="00BC53CF">
        <w:rPr>
          <w:color w:val="000000"/>
          <w:szCs w:val="28"/>
          <w:lang w:val="en-US"/>
        </w:rPr>
        <w:lastRenderedPageBreak/>
        <w:t>  </w:t>
      </w:r>
      <w:proofErr w:type="gramStart"/>
      <w:r w:rsidRPr="00BC53CF">
        <w:rPr>
          <w:color w:val="000000"/>
          <w:szCs w:val="28"/>
          <w:lang w:val="en-US"/>
        </w:rPr>
        <w:t>  }</w:t>
      </w:r>
      <w:proofErr w:type="gramEnd"/>
      <w:r w:rsidRPr="00BC53CF">
        <w:rPr>
          <w:color w:val="000000"/>
          <w:szCs w:val="28"/>
          <w:lang w:val="en-US"/>
        </w:rPr>
        <w:br/>
        <w:t>}</w:t>
      </w:r>
      <w:r w:rsidRPr="00BC53CF">
        <w:rPr>
          <w:color w:val="000000"/>
          <w:szCs w:val="28"/>
          <w:lang w:val="en-US"/>
        </w:rPr>
        <w:br/>
        <w:t>class ConcreteClass1 extends </w:t>
      </w:r>
      <w:proofErr w:type="spellStart"/>
      <w:r w:rsidRPr="00BC53CF">
        <w:rPr>
          <w:color w:val="000000"/>
          <w:szCs w:val="28"/>
          <w:lang w:val="en-US"/>
        </w:rPr>
        <w:t>AbstractClass</w:t>
      </w:r>
      <w:proofErr w:type="spellEnd"/>
      <w:r w:rsidRPr="00BC53CF">
        <w:rPr>
          <w:color w:val="000000"/>
          <w:szCs w:val="28"/>
          <w:lang w:val="en-US"/>
        </w:rPr>
        <w:br/>
        <w:t>{</w:t>
      </w:r>
      <w:r w:rsidRPr="00BC53CF">
        <w:rPr>
          <w:color w:val="000000"/>
          <w:szCs w:val="28"/>
          <w:lang w:val="en-US"/>
        </w:rPr>
        <w:br/>
        <w:t>    protected function </w:t>
      </w:r>
      <w:proofErr w:type="spellStart"/>
      <w:r w:rsidRPr="00BC53CF">
        <w:rPr>
          <w:color w:val="000000"/>
          <w:szCs w:val="28"/>
          <w:lang w:val="en-US"/>
        </w:rPr>
        <w:t>getValue</w:t>
      </w:r>
      <w:proofErr w:type="spellEnd"/>
      <w:r w:rsidRPr="00BC53CF">
        <w:rPr>
          <w:color w:val="000000"/>
          <w:szCs w:val="28"/>
          <w:lang w:val="en-US"/>
        </w:rPr>
        <w:t>() {</w:t>
      </w:r>
      <w:r w:rsidRPr="00BC53CF">
        <w:rPr>
          <w:color w:val="000000"/>
          <w:szCs w:val="28"/>
          <w:lang w:val="en-US"/>
        </w:rPr>
        <w:br/>
        <w:t>        return "ConcreteClass1";</w:t>
      </w:r>
      <w:r w:rsidRPr="00BC53CF">
        <w:rPr>
          <w:color w:val="000000"/>
          <w:szCs w:val="28"/>
          <w:lang w:val="en-US"/>
        </w:rPr>
        <w:br/>
        <w:t>    }</w:t>
      </w:r>
      <w:r w:rsidRPr="00BC53CF">
        <w:rPr>
          <w:color w:val="000000"/>
          <w:szCs w:val="28"/>
          <w:lang w:val="en-US"/>
        </w:rPr>
        <w:br/>
        <w:t>    public function </w:t>
      </w:r>
      <w:proofErr w:type="spellStart"/>
      <w:r w:rsidRPr="00BC53CF">
        <w:rPr>
          <w:color w:val="000000"/>
          <w:szCs w:val="28"/>
          <w:lang w:val="en-US"/>
        </w:rPr>
        <w:t>prefixValue</w:t>
      </w:r>
      <w:proofErr w:type="spellEnd"/>
      <w:r w:rsidRPr="00BC53CF">
        <w:rPr>
          <w:color w:val="000000"/>
          <w:szCs w:val="28"/>
          <w:lang w:val="en-US"/>
        </w:rPr>
        <w:t>($prefix) {</w:t>
      </w:r>
      <w:r w:rsidRPr="00BC53CF">
        <w:rPr>
          <w:color w:val="000000"/>
          <w:szCs w:val="28"/>
          <w:lang w:val="en-US"/>
        </w:rPr>
        <w:br/>
        <w:t>        return "{$prefix}ConcreteClass1";</w:t>
      </w:r>
      <w:r w:rsidRPr="00BC53CF">
        <w:rPr>
          <w:color w:val="000000"/>
          <w:szCs w:val="28"/>
          <w:lang w:val="en-US"/>
        </w:rPr>
        <w:br/>
        <w:t>    }</w:t>
      </w:r>
      <w:r w:rsidRPr="00BC53CF">
        <w:rPr>
          <w:color w:val="000000"/>
          <w:szCs w:val="28"/>
          <w:lang w:val="en-US"/>
        </w:rPr>
        <w:br/>
        <w:t>}</w:t>
      </w:r>
    </w:p>
    <w:p w14:paraId="0F9C3E55" w14:textId="4D054C7B" w:rsidR="00D90D51" w:rsidRDefault="00D90D51" w:rsidP="00D90D51">
      <w:pPr>
        <w:spacing w:line="360" w:lineRule="auto"/>
        <w:rPr>
          <w:rFonts w:ascii="Times New Roman" w:hAnsi="Times New Roman" w:cs="Times New Roman"/>
          <w:sz w:val="24"/>
          <w:szCs w:val="24"/>
        </w:rPr>
      </w:pPr>
      <w:r>
        <w:rPr>
          <w:color w:val="000000"/>
          <w:szCs w:val="28"/>
        </w:rPr>
        <w:t>?&gt;</w:t>
      </w:r>
    </w:p>
    <w:p w14:paraId="313ED12C" w14:textId="77777777" w:rsidR="00D90D51"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196. Опишите интерфейсы в PHP. </w:t>
      </w:r>
    </w:p>
    <w:p w14:paraId="0B488011" w14:textId="77777777" w:rsidR="00D90D51" w:rsidRPr="006B2DF9" w:rsidRDefault="00D90D51" w:rsidP="00D90D51">
      <w:pPr>
        <w:jc w:val="both"/>
        <w:rPr>
          <w:rFonts w:ascii="TimesNewRomanPSMT" w:hAnsi="TimesNewRomanPSMT"/>
          <w:szCs w:val="28"/>
        </w:rPr>
      </w:pPr>
      <w:r w:rsidRPr="006B2DF9">
        <w:rPr>
          <w:rFonts w:ascii="TimesNewRomanPSMT" w:hAnsi="TimesNewRomanPSMT"/>
          <w:szCs w:val="28"/>
        </w:rPr>
        <w:t xml:space="preserve">Интерфейсы объектов позволяют создавать код, который указывает, какие методы должен реализовать класс, без необходимости определять, как именно они должны быть реализованы. Интерфейсы разделяют пространство имён с классами и </w:t>
      </w:r>
      <w:proofErr w:type="spellStart"/>
      <w:r w:rsidRPr="006B2DF9">
        <w:rPr>
          <w:rFonts w:ascii="TimesNewRomanPSMT" w:hAnsi="TimesNewRomanPSMT"/>
          <w:szCs w:val="28"/>
        </w:rPr>
        <w:t>трейтами</w:t>
      </w:r>
      <w:proofErr w:type="spellEnd"/>
      <w:r w:rsidRPr="006B2DF9">
        <w:rPr>
          <w:rFonts w:ascii="TimesNewRomanPSMT" w:hAnsi="TimesNewRomanPSMT"/>
          <w:szCs w:val="28"/>
        </w:rPr>
        <w:t>, поэтому они не могут называться одинаково.</w:t>
      </w:r>
    </w:p>
    <w:p w14:paraId="7765BE99" w14:textId="77777777" w:rsidR="00D90D51" w:rsidRDefault="00D90D51" w:rsidP="00D90D51">
      <w:pPr>
        <w:jc w:val="both"/>
        <w:rPr>
          <w:rFonts w:ascii="TimesNewRomanPSMT" w:hAnsi="TimesNewRomanPSMT"/>
          <w:szCs w:val="28"/>
        </w:rPr>
      </w:pPr>
      <w:r>
        <w:rPr>
          <w:rFonts w:ascii="TimesNewRomanPSMT" w:hAnsi="TimesNewRomanPSMT"/>
          <w:szCs w:val="28"/>
        </w:rPr>
        <w:t>Ниже приведён пример интерфейса и его имплементации.</w:t>
      </w:r>
    </w:p>
    <w:p w14:paraId="154DFD27" w14:textId="77777777" w:rsidR="00D90D51" w:rsidRPr="00D90D51" w:rsidRDefault="00D90D51" w:rsidP="00D90D51">
      <w:pPr>
        <w:rPr>
          <w:color w:val="000000"/>
          <w:szCs w:val="28"/>
          <w:lang w:val="en-US"/>
        </w:rPr>
      </w:pPr>
      <w:r w:rsidRPr="00BC53CF">
        <w:rPr>
          <w:color w:val="000000"/>
          <w:szCs w:val="28"/>
          <w:lang w:val="en-US"/>
        </w:rPr>
        <w:t>&lt;?php</w:t>
      </w:r>
      <w:r w:rsidRPr="00BC53CF">
        <w:rPr>
          <w:color w:val="000000"/>
          <w:szCs w:val="28"/>
          <w:lang w:val="en-US"/>
        </w:rPr>
        <w:br/>
        <w:t>// </w:t>
      </w:r>
      <w:r w:rsidRPr="00434E1E">
        <w:rPr>
          <w:color w:val="000000"/>
          <w:szCs w:val="28"/>
        </w:rPr>
        <w:t>Объявим</w:t>
      </w:r>
      <w:r w:rsidRPr="00BC53CF">
        <w:rPr>
          <w:color w:val="000000"/>
          <w:szCs w:val="28"/>
          <w:lang w:val="en-US"/>
        </w:rPr>
        <w:t> </w:t>
      </w:r>
      <w:r w:rsidRPr="00434E1E">
        <w:rPr>
          <w:color w:val="000000"/>
          <w:szCs w:val="28"/>
        </w:rPr>
        <w:t>интерфейс</w:t>
      </w:r>
      <w:r w:rsidRPr="00BC53CF">
        <w:rPr>
          <w:color w:val="000000"/>
          <w:szCs w:val="28"/>
          <w:lang w:val="en-US"/>
        </w:rPr>
        <w:t> 'Template'</w:t>
      </w:r>
      <w:r w:rsidRPr="00BC53CF">
        <w:rPr>
          <w:color w:val="000000"/>
          <w:szCs w:val="28"/>
          <w:lang w:val="en-US"/>
        </w:rPr>
        <w:br/>
        <w:t>interface Template</w:t>
      </w:r>
      <w:r w:rsidRPr="00BC53CF">
        <w:rPr>
          <w:color w:val="000000"/>
          <w:szCs w:val="28"/>
          <w:lang w:val="en-US"/>
        </w:rPr>
        <w:br/>
        <w:t>{</w:t>
      </w:r>
      <w:r w:rsidRPr="00BC53CF">
        <w:rPr>
          <w:color w:val="000000"/>
          <w:szCs w:val="28"/>
          <w:lang w:val="en-US"/>
        </w:rPr>
        <w:br/>
        <w:t>    public function </w:t>
      </w:r>
      <w:proofErr w:type="spellStart"/>
      <w:proofErr w:type="gramStart"/>
      <w:r w:rsidRPr="00BC53CF">
        <w:rPr>
          <w:color w:val="000000"/>
          <w:szCs w:val="28"/>
          <w:lang w:val="en-US"/>
        </w:rPr>
        <w:t>setVariable</w:t>
      </w:r>
      <w:proofErr w:type="spellEnd"/>
      <w:r w:rsidRPr="00BC53CF">
        <w:rPr>
          <w:color w:val="000000"/>
          <w:szCs w:val="28"/>
          <w:lang w:val="en-US"/>
        </w:rPr>
        <w:t>(</w:t>
      </w:r>
      <w:proofErr w:type="gramEnd"/>
      <w:r w:rsidRPr="00BC53CF">
        <w:rPr>
          <w:color w:val="000000"/>
          <w:szCs w:val="28"/>
          <w:lang w:val="en-US"/>
        </w:rPr>
        <w:t>$name, $var);</w:t>
      </w:r>
      <w:r w:rsidRPr="00BC53CF">
        <w:rPr>
          <w:color w:val="000000"/>
          <w:szCs w:val="28"/>
          <w:lang w:val="en-US"/>
        </w:rPr>
        <w:br/>
        <w:t>    public function </w:t>
      </w:r>
      <w:proofErr w:type="spellStart"/>
      <w:r w:rsidRPr="00BC53CF">
        <w:rPr>
          <w:color w:val="000000"/>
          <w:szCs w:val="28"/>
          <w:lang w:val="en-US"/>
        </w:rPr>
        <w:t>getHtml</w:t>
      </w:r>
      <w:proofErr w:type="spellEnd"/>
      <w:r w:rsidRPr="00BC53CF">
        <w:rPr>
          <w:color w:val="000000"/>
          <w:szCs w:val="28"/>
          <w:lang w:val="en-US"/>
        </w:rPr>
        <w:t>($template);</w:t>
      </w:r>
      <w:r w:rsidRPr="00BC53CF">
        <w:rPr>
          <w:color w:val="000000"/>
          <w:szCs w:val="28"/>
          <w:lang w:val="en-US"/>
        </w:rPr>
        <w:br/>
        <w:t>}</w:t>
      </w:r>
      <w:r w:rsidRPr="00BC53CF">
        <w:rPr>
          <w:color w:val="000000"/>
          <w:szCs w:val="28"/>
          <w:lang w:val="en-US"/>
        </w:rPr>
        <w:br/>
      </w:r>
      <w:r w:rsidRPr="00BC53CF">
        <w:rPr>
          <w:color w:val="000000"/>
          <w:szCs w:val="28"/>
          <w:lang w:val="en-US"/>
        </w:rPr>
        <w:br/>
        <w:t>// </w:t>
      </w:r>
      <w:r w:rsidRPr="00434E1E">
        <w:rPr>
          <w:color w:val="000000"/>
          <w:szCs w:val="28"/>
        </w:rPr>
        <w:t>Реализация</w:t>
      </w:r>
      <w:r w:rsidRPr="00BC53CF">
        <w:rPr>
          <w:color w:val="000000"/>
          <w:szCs w:val="28"/>
          <w:lang w:val="en-US"/>
        </w:rPr>
        <w:t> </w:t>
      </w:r>
      <w:r w:rsidRPr="00434E1E">
        <w:rPr>
          <w:color w:val="000000"/>
          <w:szCs w:val="28"/>
        </w:rPr>
        <w:t>интерфейса</w:t>
      </w:r>
      <w:r w:rsidRPr="00BC53CF">
        <w:rPr>
          <w:color w:val="000000"/>
          <w:szCs w:val="28"/>
          <w:lang w:val="en-US"/>
        </w:rPr>
        <w:br/>
        <w:t>// </w:t>
      </w:r>
      <w:r w:rsidRPr="00434E1E">
        <w:rPr>
          <w:color w:val="000000"/>
          <w:szCs w:val="28"/>
        </w:rPr>
        <w:t>Это</w:t>
      </w:r>
      <w:r w:rsidRPr="00BC53CF">
        <w:rPr>
          <w:color w:val="000000"/>
          <w:szCs w:val="28"/>
          <w:lang w:val="en-US"/>
        </w:rPr>
        <w:t> </w:t>
      </w:r>
      <w:r w:rsidRPr="00434E1E">
        <w:rPr>
          <w:color w:val="000000"/>
          <w:szCs w:val="28"/>
        </w:rPr>
        <w:t>будет</w:t>
      </w:r>
      <w:r w:rsidRPr="00BC53CF">
        <w:rPr>
          <w:color w:val="000000"/>
          <w:szCs w:val="28"/>
          <w:lang w:val="en-US"/>
        </w:rPr>
        <w:t> </w:t>
      </w:r>
      <w:r w:rsidRPr="00434E1E">
        <w:rPr>
          <w:color w:val="000000"/>
          <w:szCs w:val="28"/>
        </w:rPr>
        <w:t>работать</w:t>
      </w:r>
      <w:r w:rsidRPr="00BC53CF">
        <w:rPr>
          <w:color w:val="000000"/>
          <w:szCs w:val="28"/>
          <w:lang w:val="en-US"/>
        </w:rPr>
        <w:br/>
        <w:t>class </w:t>
      </w:r>
      <w:proofErr w:type="spellStart"/>
      <w:r w:rsidRPr="00BC53CF">
        <w:rPr>
          <w:color w:val="000000"/>
          <w:szCs w:val="28"/>
          <w:lang w:val="en-US"/>
        </w:rPr>
        <w:t>WorkingTemplate</w:t>
      </w:r>
      <w:proofErr w:type="spellEnd"/>
      <w:r w:rsidRPr="00BC53CF">
        <w:rPr>
          <w:color w:val="000000"/>
          <w:szCs w:val="28"/>
          <w:lang w:val="en-US"/>
        </w:rPr>
        <w:t> implements Template</w:t>
      </w:r>
      <w:r w:rsidRPr="00BC53CF">
        <w:rPr>
          <w:color w:val="000000"/>
          <w:szCs w:val="28"/>
          <w:lang w:val="en-US"/>
        </w:rPr>
        <w:br/>
        <w:t>{</w:t>
      </w:r>
      <w:r w:rsidRPr="00BC53CF">
        <w:rPr>
          <w:color w:val="000000"/>
          <w:szCs w:val="28"/>
          <w:lang w:val="en-US"/>
        </w:rPr>
        <w:br/>
        <w:t>    private $vars = [];</w:t>
      </w:r>
      <w:r w:rsidRPr="00BC53CF">
        <w:rPr>
          <w:color w:val="000000"/>
          <w:szCs w:val="28"/>
          <w:lang w:val="en-US"/>
        </w:rPr>
        <w:br/>
        <w:t>    public function </w:t>
      </w:r>
      <w:proofErr w:type="spellStart"/>
      <w:r w:rsidRPr="00BC53CF">
        <w:rPr>
          <w:color w:val="000000"/>
          <w:szCs w:val="28"/>
          <w:lang w:val="en-US"/>
        </w:rPr>
        <w:t>setVariable</w:t>
      </w:r>
      <w:proofErr w:type="spellEnd"/>
      <w:r w:rsidRPr="00BC53CF">
        <w:rPr>
          <w:color w:val="000000"/>
          <w:szCs w:val="28"/>
          <w:lang w:val="en-US"/>
        </w:rPr>
        <w:t>($name, $var)</w:t>
      </w:r>
      <w:r w:rsidRPr="00BC53CF">
        <w:rPr>
          <w:color w:val="000000"/>
          <w:szCs w:val="28"/>
          <w:lang w:val="en-US"/>
        </w:rPr>
        <w:br/>
        <w:t>    {</w:t>
      </w:r>
      <w:r w:rsidRPr="00BC53CF">
        <w:rPr>
          <w:color w:val="000000"/>
          <w:szCs w:val="28"/>
          <w:lang w:val="en-US"/>
        </w:rPr>
        <w:br/>
        <w:t>        $this-&gt;vars[$name] = $var;</w:t>
      </w:r>
      <w:r w:rsidRPr="00BC53CF">
        <w:rPr>
          <w:color w:val="000000"/>
          <w:szCs w:val="28"/>
          <w:lang w:val="en-US"/>
        </w:rPr>
        <w:br/>
        <w:t>    }</w:t>
      </w:r>
      <w:r w:rsidRPr="00BC53CF">
        <w:rPr>
          <w:color w:val="000000"/>
          <w:szCs w:val="28"/>
          <w:lang w:val="en-US"/>
        </w:rPr>
        <w:br/>
        <w:t>    public function </w:t>
      </w:r>
      <w:proofErr w:type="spellStart"/>
      <w:r w:rsidRPr="00BC53CF">
        <w:rPr>
          <w:color w:val="000000"/>
          <w:szCs w:val="28"/>
          <w:lang w:val="en-US"/>
        </w:rPr>
        <w:t>getHtml</w:t>
      </w:r>
      <w:proofErr w:type="spellEnd"/>
      <w:r w:rsidRPr="00BC53CF">
        <w:rPr>
          <w:color w:val="000000"/>
          <w:szCs w:val="28"/>
          <w:lang w:val="en-US"/>
        </w:rPr>
        <w:t>($template)</w:t>
      </w:r>
      <w:r w:rsidRPr="00BC53CF">
        <w:rPr>
          <w:color w:val="000000"/>
          <w:szCs w:val="28"/>
          <w:lang w:val="en-US"/>
        </w:rPr>
        <w:br/>
        <w:t>    {</w:t>
      </w:r>
      <w:r w:rsidRPr="00BC53CF">
        <w:rPr>
          <w:color w:val="000000"/>
          <w:szCs w:val="28"/>
          <w:lang w:val="en-US"/>
        </w:rPr>
        <w:br/>
        <w:t>        foreach($this-&gt;vars as $name =&gt; $value) {</w:t>
      </w:r>
      <w:r w:rsidRPr="00BC53CF">
        <w:rPr>
          <w:color w:val="000000"/>
          <w:szCs w:val="28"/>
          <w:lang w:val="en-US"/>
        </w:rPr>
        <w:br/>
        <w:t>            $template = str_replace('{' . </w:t>
      </w:r>
      <w:r w:rsidRPr="00D90D51">
        <w:rPr>
          <w:color w:val="000000"/>
          <w:szCs w:val="28"/>
          <w:lang w:val="en-US"/>
        </w:rPr>
        <w:t>$</w:t>
      </w:r>
      <w:proofErr w:type="gramStart"/>
      <w:r w:rsidRPr="00D90D51">
        <w:rPr>
          <w:color w:val="000000"/>
          <w:szCs w:val="28"/>
          <w:lang w:val="en-US"/>
        </w:rPr>
        <w:t>name .</w:t>
      </w:r>
      <w:proofErr w:type="gramEnd"/>
      <w:r w:rsidRPr="00D90D51">
        <w:rPr>
          <w:color w:val="000000"/>
          <w:szCs w:val="28"/>
          <w:lang w:val="en-US"/>
        </w:rPr>
        <w:t> '}', $value, $template);</w:t>
      </w:r>
      <w:r w:rsidRPr="00D90D51">
        <w:rPr>
          <w:color w:val="000000"/>
          <w:szCs w:val="28"/>
          <w:lang w:val="en-US"/>
        </w:rPr>
        <w:br/>
        <w:t>      </w:t>
      </w:r>
      <w:proofErr w:type="gramStart"/>
      <w:r w:rsidRPr="00D90D51">
        <w:rPr>
          <w:color w:val="000000"/>
          <w:szCs w:val="28"/>
          <w:lang w:val="en-US"/>
        </w:rPr>
        <w:t>  }</w:t>
      </w:r>
      <w:proofErr w:type="gramEnd"/>
      <w:r w:rsidRPr="00D90D51">
        <w:rPr>
          <w:color w:val="000000"/>
          <w:szCs w:val="28"/>
          <w:lang w:val="en-US"/>
        </w:rPr>
        <w:br/>
        <w:t>        return $template;</w:t>
      </w:r>
      <w:r w:rsidRPr="00D90D51">
        <w:rPr>
          <w:color w:val="000000"/>
          <w:szCs w:val="28"/>
          <w:lang w:val="en-US"/>
        </w:rPr>
        <w:br/>
        <w:t>    }</w:t>
      </w:r>
      <w:r w:rsidRPr="00D90D51">
        <w:rPr>
          <w:color w:val="000000"/>
          <w:szCs w:val="28"/>
          <w:lang w:val="en-US"/>
        </w:rPr>
        <w:br/>
        <w:t>}</w:t>
      </w:r>
    </w:p>
    <w:p w14:paraId="6BF58786" w14:textId="77777777" w:rsidR="00D90D51" w:rsidRPr="00D90D51" w:rsidRDefault="00D90D51" w:rsidP="00D90D51">
      <w:pPr>
        <w:rPr>
          <w:color w:val="000000"/>
          <w:szCs w:val="28"/>
          <w:lang w:val="en-US"/>
        </w:rPr>
      </w:pPr>
      <w:r w:rsidRPr="00D90D51">
        <w:rPr>
          <w:color w:val="000000"/>
          <w:szCs w:val="28"/>
          <w:lang w:val="en-US"/>
        </w:rPr>
        <w:t>?&gt;</w:t>
      </w:r>
    </w:p>
    <w:p w14:paraId="49F5A09D" w14:textId="77777777" w:rsidR="00D90D51" w:rsidRPr="00D90D51" w:rsidRDefault="00D90D51" w:rsidP="00D90D51">
      <w:pPr>
        <w:spacing w:line="360" w:lineRule="auto"/>
        <w:rPr>
          <w:rFonts w:ascii="Times New Roman" w:hAnsi="Times New Roman" w:cs="Times New Roman"/>
          <w:sz w:val="24"/>
          <w:szCs w:val="24"/>
          <w:lang w:val="en-US"/>
        </w:rPr>
      </w:pPr>
    </w:p>
    <w:p w14:paraId="543D1DA9" w14:textId="77777777" w:rsidR="00D90D51" w:rsidRDefault="005D6D4C" w:rsidP="00D90D51">
      <w:pPr>
        <w:spacing w:line="360" w:lineRule="auto"/>
        <w:rPr>
          <w:rFonts w:ascii="Times New Roman" w:hAnsi="Times New Roman" w:cs="Times New Roman"/>
          <w:sz w:val="24"/>
          <w:szCs w:val="24"/>
          <w:lang w:val="en-US"/>
        </w:rPr>
      </w:pPr>
      <w:r w:rsidRPr="00D90D51">
        <w:rPr>
          <w:rFonts w:ascii="Times New Roman" w:hAnsi="Times New Roman" w:cs="Times New Roman"/>
          <w:sz w:val="24"/>
          <w:szCs w:val="24"/>
          <w:lang w:val="en-US"/>
        </w:rPr>
        <w:lastRenderedPageBreak/>
        <w:t xml:space="preserve">197. </w:t>
      </w:r>
      <w:r w:rsidRPr="00C115D8">
        <w:rPr>
          <w:rFonts w:ascii="Times New Roman" w:hAnsi="Times New Roman" w:cs="Times New Roman"/>
          <w:sz w:val="24"/>
          <w:szCs w:val="24"/>
        </w:rPr>
        <w:t>Что</w:t>
      </w:r>
      <w:r w:rsidRPr="00D90D51">
        <w:rPr>
          <w:rFonts w:ascii="Times New Roman" w:hAnsi="Times New Roman" w:cs="Times New Roman"/>
          <w:sz w:val="24"/>
          <w:szCs w:val="24"/>
          <w:lang w:val="en-US"/>
        </w:rPr>
        <w:t xml:space="preserve"> </w:t>
      </w:r>
      <w:r w:rsidRPr="00C115D8">
        <w:rPr>
          <w:rFonts w:ascii="Times New Roman" w:hAnsi="Times New Roman" w:cs="Times New Roman"/>
          <w:sz w:val="24"/>
          <w:szCs w:val="24"/>
        </w:rPr>
        <w:t>такое</w:t>
      </w:r>
      <w:r w:rsidRPr="00D90D51">
        <w:rPr>
          <w:rFonts w:ascii="Times New Roman" w:hAnsi="Times New Roman" w:cs="Times New Roman"/>
          <w:sz w:val="24"/>
          <w:szCs w:val="24"/>
          <w:lang w:val="en-US"/>
        </w:rPr>
        <w:t xml:space="preserve"> </w:t>
      </w:r>
      <w:proofErr w:type="spellStart"/>
      <w:r w:rsidRPr="00C115D8">
        <w:rPr>
          <w:rFonts w:ascii="Times New Roman" w:hAnsi="Times New Roman" w:cs="Times New Roman"/>
          <w:sz w:val="24"/>
          <w:szCs w:val="24"/>
        </w:rPr>
        <w:t>трейт</w:t>
      </w:r>
      <w:proofErr w:type="spellEnd"/>
      <w:r w:rsidRPr="00D90D51">
        <w:rPr>
          <w:rFonts w:ascii="Times New Roman" w:hAnsi="Times New Roman" w:cs="Times New Roman"/>
          <w:sz w:val="24"/>
          <w:szCs w:val="24"/>
          <w:lang w:val="en-US"/>
        </w:rPr>
        <w:t xml:space="preserve"> </w:t>
      </w:r>
      <w:r w:rsidRPr="00C115D8">
        <w:rPr>
          <w:rFonts w:ascii="Times New Roman" w:hAnsi="Times New Roman" w:cs="Times New Roman"/>
          <w:sz w:val="24"/>
          <w:szCs w:val="24"/>
        </w:rPr>
        <w:t>и</w:t>
      </w:r>
      <w:r w:rsidRPr="00D90D51">
        <w:rPr>
          <w:rFonts w:ascii="Times New Roman" w:hAnsi="Times New Roman" w:cs="Times New Roman"/>
          <w:sz w:val="24"/>
          <w:szCs w:val="24"/>
          <w:lang w:val="en-US"/>
        </w:rPr>
        <w:t xml:space="preserve"> </w:t>
      </w:r>
      <w:r w:rsidRPr="00C115D8">
        <w:rPr>
          <w:rFonts w:ascii="Times New Roman" w:hAnsi="Times New Roman" w:cs="Times New Roman"/>
          <w:sz w:val="24"/>
          <w:szCs w:val="24"/>
        </w:rPr>
        <w:t>как</w:t>
      </w:r>
      <w:r w:rsidRPr="00D90D51">
        <w:rPr>
          <w:rFonts w:ascii="Times New Roman" w:hAnsi="Times New Roman" w:cs="Times New Roman"/>
          <w:sz w:val="24"/>
          <w:szCs w:val="24"/>
          <w:lang w:val="en-US"/>
        </w:rPr>
        <w:t xml:space="preserve"> </w:t>
      </w:r>
      <w:r w:rsidRPr="00C115D8">
        <w:rPr>
          <w:rFonts w:ascii="Times New Roman" w:hAnsi="Times New Roman" w:cs="Times New Roman"/>
          <w:sz w:val="24"/>
          <w:szCs w:val="24"/>
        </w:rPr>
        <w:t>это</w:t>
      </w:r>
      <w:r w:rsidRPr="00D90D51">
        <w:rPr>
          <w:rFonts w:ascii="Times New Roman" w:hAnsi="Times New Roman" w:cs="Times New Roman"/>
          <w:sz w:val="24"/>
          <w:szCs w:val="24"/>
          <w:lang w:val="en-US"/>
        </w:rPr>
        <w:t xml:space="preserve"> </w:t>
      </w:r>
      <w:r w:rsidRPr="00C115D8">
        <w:rPr>
          <w:rFonts w:ascii="Times New Roman" w:hAnsi="Times New Roman" w:cs="Times New Roman"/>
          <w:sz w:val="24"/>
          <w:szCs w:val="24"/>
        </w:rPr>
        <w:t>используется</w:t>
      </w:r>
      <w:r w:rsidRPr="00D90D51">
        <w:rPr>
          <w:rFonts w:ascii="Times New Roman" w:hAnsi="Times New Roman" w:cs="Times New Roman"/>
          <w:sz w:val="24"/>
          <w:szCs w:val="24"/>
          <w:lang w:val="en-US"/>
        </w:rPr>
        <w:t xml:space="preserve">? </w:t>
      </w:r>
    </w:p>
    <w:p w14:paraId="20F11333" w14:textId="77777777" w:rsidR="00D20B77" w:rsidRPr="00291592" w:rsidRDefault="00D20B77" w:rsidP="00D20B77">
      <w:pPr>
        <w:jc w:val="both"/>
        <w:rPr>
          <w:rFonts w:ascii="TimesNewRomanPSMT" w:hAnsi="TimesNewRomanPSMT"/>
          <w:szCs w:val="28"/>
        </w:rPr>
      </w:pPr>
      <w:proofErr w:type="spellStart"/>
      <w:r w:rsidRPr="00291592">
        <w:rPr>
          <w:rFonts w:ascii="TimesNewRomanPSMT" w:hAnsi="TimesNewRomanPSMT"/>
          <w:szCs w:val="28"/>
        </w:rPr>
        <w:t>Трейт</w:t>
      </w:r>
      <w:proofErr w:type="spellEnd"/>
      <w:r w:rsidRPr="00291592">
        <w:rPr>
          <w:rFonts w:ascii="TimesNewRomanPSMT" w:hAnsi="TimesNewRomanPSMT"/>
          <w:szCs w:val="28"/>
        </w:rPr>
        <w:t xml:space="preserve"> </w:t>
      </w:r>
      <w:r w:rsidRPr="00847B13">
        <w:rPr>
          <w:rFonts w:ascii="TimesNewRomanPSMT" w:hAnsi="TimesNewRomanPSMT"/>
          <w:szCs w:val="28"/>
        </w:rPr>
        <w:t>—</w:t>
      </w:r>
      <w:r w:rsidRPr="00291592">
        <w:rPr>
          <w:rFonts w:ascii="TimesNewRomanPSMT" w:hAnsi="TimesNewRomanPSMT"/>
          <w:szCs w:val="28"/>
        </w:rPr>
        <w:t xml:space="preserve"> это механизм обеспечения повторного использования кода в языках с поддержкой только одиночного наследования, таких как PHP. </w:t>
      </w:r>
      <w:proofErr w:type="spellStart"/>
      <w:r w:rsidRPr="00291592">
        <w:rPr>
          <w:rFonts w:ascii="TimesNewRomanPSMT" w:hAnsi="TimesNewRomanPSMT"/>
          <w:szCs w:val="28"/>
        </w:rPr>
        <w:t>Трейт</w:t>
      </w:r>
      <w:proofErr w:type="spellEnd"/>
      <w:r w:rsidRPr="00291592">
        <w:rPr>
          <w:rFonts w:ascii="TimesNewRomanPSMT" w:hAnsi="TimesNewRomanPSMT"/>
          <w:szCs w:val="28"/>
        </w:rPr>
        <w:t xml:space="preserve"> предназначен для уменьшения некоторых ограничений одиночного наследования, позволяя разработчику повторно использовать наборы методов свободно, в нескольких независимых классах и реализованных с использованием разных архитектур построения классов. Семантика комбинации </w:t>
      </w:r>
      <w:proofErr w:type="spellStart"/>
      <w:r w:rsidRPr="00291592">
        <w:rPr>
          <w:rFonts w:ascii="TimesNewRomanPSMT" w:hAnsi="TimesNewRomanPSMT"/>
          <w:szCs w:val="28"/>
        </w:rPr>
        <w:t>трейтов</w:t>
      </w:r>
      <w:proofErr w:type="spellEnd"/>
      <w:r w:rsidRPr="00291592">
        <w:rPr>
          <w:rFonts w:ascii="TimesNewRomanPSMT" w:hAnsi="TimesNewRomanPSMT"/>
          <w:szCs w:val="28"/>
        </w:rPr>
        <w:t xml:space="preserve"> и классов определена таким образом, чтобы снизить уровень сложности, а также избежать типичных проблем, связанных с множественным наследованием и смешиванием (</w:t>
      </w:r>
      <w:proofErr w:type="spellStart"/>
      <w:r w:rsidRPr="00291592">
        <w:rPr>
          <w:rFonts w:ascii="TimesNewRomanPSMT" w:hAnsi="TimesNewRomanPSMT"/>
          <w:szCs w:val="28"/>
        </w:rPr>
        <w:t>mixins</w:t>
      </w:r>
      <w:proofErr w:type="spellEnd"/>
      <w:r w:rsidRPr="00291592">
        <w:rPr>
          <w:rFonts w:ascii="TimesNewRomanPSMT" w:hAnsi="TimesNewRomanPSMT"/>
          <w:szCs w:val="28"/>
        </w:rPr>
        <w:t>).</w:t>
      </w:r>
    </w:p>
    <w:p w14:paraId="7C0F1830" w14:textId="77777777" w:rsidR="00D20B77" w:rsidRDefault="005D6D4C" w:rsidP="00D90D51">
      <w:pPr>
        <w:spacing w:line="360" w:lineRule="auto"/>
        <w:rPr>
          <w:rFonts w:ascii="Times New Roman" w:hAnsi="Times New Roman" w:cs="Times New Roman"/>
          <w:sz w:val="24"/>
          <w:szCs w:val="24"/>
        </w:rPr>
      </w:pPr>
      <w:r w:rsidRPr="00D20B77">
        <w:rPr>
          <w:rFonts w:ascii="Times New Roman" w:hAnsi="Times New Roman" w:cs="Times New Roman"/>
          <w:sz w:val="24"/>
          <w:szCs w:val="24"/>
          <w:lang w:val="ru-RU"/>
        </w:rPr>
        <w:br/>
      </w:r>
      <w:r w:rsidRPr="00C115D8">
        <w:rPr>
          <w:rFonts w:ascii="Times New Roman" w:hAnsi="Times New Roman" w:cs="Times New Roman"/>
          <w:sz w:val="24"/>
          <w:szCs w:val="24"/>
        </w:rPr>
        <w:t xml:space="preserve">198. Что такое магические методы? Приведите примеры. </w:t>
      </w:r>
    </w:p>
    <w:p w14:paraId="0C8DD2F3" w14:textId="77777777" w:rsidR="00D20B77" w:rsidRDefault="00D20B77" w:rsidP="00D20B77">
      <w:pPr>
        <w:jc w:val="both"/>
        <w:rPr>
          <w:rFonts w:ascii="TimesNewRomanPSMT" w:hAnsi="TimesNewRomanPSMT"/>
          <w:szCs w:val="28"/>
        </w:rPr>
      </w:pPr>
      <w:r w:rsidRPr="00847B13">
        <w:rPr>
          <w:rFonts w:ascii="TimesNewRomanPSMT" w:hAnsi="TimesNewRomanPSMT"/>
          <w:szCs w:val="28"/>
        </w:rPr>
        <w:t>Магические методы — это специальные методы, которые переопределяют действие PHP по умолчанию, когда над объектом выполняются определённые действия.</w:t>
      </w:r>
    </w:p>
    <w:p w14:paraId="37E25B2A" w14:textId="77777777" w:rsidR="00D20B77" w:rsidRPr="00BC53CF" w:rsidRDefault="00D20B77" w:rsidP="00D20B77">
      <w:pPr>
        <w:jc w:val="both"/>
        <w:rPr>
          <w:rFonts w:ascii="TimesNewRomanPSMT" w:hAnsi="TimesNewRomanPSMT"/>
          <w:szCs w:val="28"/>
          <w:lang w:val="en-US"/>
        </w:rPr>
      </w:pPr>
      <w:proofErr w:type="gramStart"/>
      <w:r>
        <w:rPr>
          <w:rFonts w:ascii="TimesNewRomanPSMT" w:hAnsi="TimesNewRomanPSMT"/>
          <w:szCs w:val="28"/>
        </w:rPr>
        <w:t>Например</w:t>
      </w:r>
      <w:r w:rsidRPr="00BC53CF">
        <w:rPr>
          <w:rFonts w:ascii="TimesNewRomanPSMT" w:hAnsi="TimesNewRomanPSMT"/>
          <w:szCs w:val="28"/>
          <w:lang w:val="en-US"/>
        </w:rPr>
        <w:t>,_</w:t>
      </w:r>
      <w:proofErr w:type="gramEnd"/>
      <w:r w:rsidRPr="00BC53CF">
        <w:rPr>
          <w:rFonts w:ascii="TimesNewRomanPSMT" w:hAnsi="TimesNewRomanPSMT"/>
          <w:szCs w:val="28"/>
          <w:lang w:val="en-US"/>
        </w:rPr>
        <w:t>_construct(), __destruct(), __call(), __callStatic(), __get(), __set(), __isset(), __unset(), __sleep(), __wakeup(), __serialize(), __unserialize(), __toString(), __invoke(), __set_state(), __clone() </w:t>
      </w:r>
      <w:r w:rsidRPr="0014063D">
        <w:rPr>
          <w:rFonts w:ascii="TimesNewRomanPSMT" w:hAnsi="TimesNewRomanPSMT"/>
          <w:szCs w:val="28"/>
        </w:rPr>
        <w:t>и</w:t>
      </w:r>
      <w:r w:rsidRPr="00BC53CF">
        <w:rPr>
          <w:rFonts w:ascii="TimesNewRomanPSMT" w:hAnsi="TimesNewRomanPSMT"/>
          <w:szCs w:val="28"/>
          <w:lang w:val="en-US"/>
        </w:rPr>
        <w:t> __</w:t>
      </w:r>
      <w:proofErr w:type="spellStart"/>
      <w:r w:rsidRPr="00BC53CF">
        <w:rPr>
          <w:rFonts w:ascii="TimesNewRomanPSMT" w:hAnsi="TimesNewRomanPSMT"/>
          <w:szCs w:val="28"/>
          <w:lang w:val="en-US"/>
        </w:rPr>
        <w:t>debugInfo</w:t>
      </w:r>
      <w:proofErr w:type="spellEnd"/>
      <w:r w:rsidRPr="00BC53CF">
        <w:rPr>
          <w:rFonts w:ascii="TimesNewRomanPSMT" w:hAnsi="TimesNewRomanPSMT"/>
          <w:szCs w:val="28"/>
          <w:lang w:val="en-US"/>
        </w:rPr>
        <w:t>().</w:t>
      </w:r>
    </w:p>
    <w:p w14:paraId="2CFB02C7" w14:textId="77777777" w:rsidR="00D20B77" w:rsidRDefault="005D6D4C" w:rsidP="00D90D51">
      <w:pPr>
        <w:spacing w:line="360" w:lineRule="auto"/>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199. Что такое позднее статическое связывание? </w:t>
      </w:r>
    </w:p>
    <w:p w14:paraId="7043BEF0" w14:textId="77777777" w:rsidR="00D20B77" w:rsidRPr="00445887" w:rsidRDefault="00D20B77" w:rsidP="00D20B77">
      <w:pPr>
        <w:jc w:val="both"/>
        <w:rPr>
          <w:rFonts w:ascii="TimesNewRomanPSMT" w:hAnsi="TimesNewRomanPSMT"/>
          <w:szCs w:val="28"/>
        </w:rPr>
      </w:pPr>
      <w:r w:rsidRPr="00445887">
        <w:rPr>
          <w:rFonts w:ascii="TimesNewRomanPSMT" w:hAnsi="TimesNewRomanPSMT"/>
          <w:szCs w:val="28"/>
        </w:rPr>
        <w:t>PHP реализует функцию, называемую позднее статическое связывание, которая может быть использована для того, чтобы получить ссылку на вызываемый класс в контексте статического наследования.</w:t>
      </w:r>
    </w:p>
    <w:p w14:paraId="7200F286" w14:textId="77777777" w:rsidR="00D20B77" w:rsidRPr="00445887" w:rsidRDefault="00D20B77" w:rsidP="00D20B77">
      <w:pPr>
        <w:jc w:val="both"/>
        <w:rPr>
          <w:rFonts w:ascii="TimesNewRomanPSMT" w:hAnsi="TimesNewRomanPSMT"/>
          <w:szCs w:val="28"/>
        </w:rPr>
      </w:pPr>
      <w:r w:rsidRPr="00445887">
        <w:rPr>
          <w:rFonts w:ascii="TimesNewRomanPSMT" w:hAnsi="TimesNewRomanPSMT"/>
          <w:szCs w:val="28"/>
        </w:rPr>
        <w:t>Если говорить более точно, позднее статическое связывание сохраняет имя класса указанного в последнем "</w:t>
      </w:r>
      <w:proofErr w:type="spellStart"/>
      <w:r w:rsidRPr="00445887">
        <w:rPr>
          <w:rFonts w:ascii="TimesNewRomanPSMT" w:hAnsi="TimesNewRomanPSMT"/>
          <w:szCs w:val="28"/>
        </w:rPr>
        <w:t>неперенаправленном</w:t>
      </w:r>
      <w:proofErr w:type="spellEnd"/>
      <w:r w:rsidRPr="00445887">
        <w:rPr>
          <w:rFonts w:ascii="TimesNewRomanPSMT" w:hAnsi="TimesNewRomanPSMT"/>
          <w:szCs w:val="28"/>
        </w:rPr>
        <w:t xml:space="preserve"> вызове". В случае статических вызовов это явно указанный класс (обычно слева от оператора </w:t>
      </w:r>
      <w:hyperlink r:id="rId204">
        <w:r w:rsidRPr="5EC88411">
          <w:rPr>
            <w:rFonts w:ascii="TimesNewRomanPSMT" w:hAnsi="TimesNewRomanPSMT"/>
            <w:szCs w:val="28"/>
          </w:rPr>
          <w:t>::</w:t>
        </w:r>
      </w:hyperlink>
      <w:r w:rsidRPr="00445887">
        <w:rPr>
          <w:rFonts w:ascii="TimesNewRomanPSMT" w:hAnsi="TimesNewRomanPSMT"/>
          <w:szCs w:val="28"/>
        </w:rPr>
        <w:t>); в случае не статических вызовов это класс объекта. "Перенаправленный вызов" - это статический вызов, начинающийся с </w:t>
      </w:r>
      <w:proofErr w:type="spellStart"/>
      <w:proofErr w:type="gramStart"/>
      <w:r w:rsidRPr="00445887">
        <w:rPr>
          <w:rFonts w:ascii="TimesNewRomanPSMT" w:hAnsi="TimesNewRomanPSMT"/>
          <w:szCs w:val="28"/>
        </w:rPr>
        <w:t>self</w:t>
      </w:r>
      <w:proofErr w:type="spellEnd"/>
      <w:r w:rsidRPr="00445887">
        <w:rPr>
          <w:rFonts w:ascii="TimesNewRomanPSMT" w:hAnsi="TimesNewRomanPSMT"/>
          <w:szCs w:val="28"/>
        </w:rPr>
        <w:t>::,</w:t>
      </w:r>
      <w:proofErr w:type="gramEnd"/>
      <w:r w:rsidRPr="00445887">
        <w:rPr>
          <w:rFonts w:ascii="TimesNewRomanPSMT" w:hAnsi="TimesNewRomanPSMT"/>
          <w:szCs w:val="28"/>
        </w:rPr>
        <w:t> </w:t>
      </w:r>
      <w:proofErr w:type="spellStart"/>
      <w:r w:rsidRPr="00445887">
        <w:rPr>
          <w:rFonts w:ascii="TimesNewRomanPSMT" w:hAnsi="TimesNewRomanPSMT"/>
          <w:szCs w:val="28"/>
        </w:rPr>
        <w:t>parent</w:t>
      </w:r>
      <w:proofErr w:type="spellEnd"/>
      <w:r w:rsidRPr="00445887">
        <w:rPr>
          <w:rFonts w:ascii="TimesNewRomanPSMT" w:hAnsi="TimesNewRomanPSMT"/>
          <w:szCs w:val="28"/>
        </w:rPr>
        <w:t>::, </w:t>
      </w:r>
      <w:proofErr w:type="spellStart"/>
      <w:r w:rsidRPr="00445887">
        <w:rPr>
          <w:rFonts w:ascii="TimesNewRomanPSMT" w:hAnsi="TimesNewRomanPSMT"/>
          <w:szCs w:val="28"/>
        </w:rPr>
        <w:t>static</w:t>
      </w:r>
      <w:proofErr w:type="spellEnd"/>
      <w:r w:rsidRPr="00445887">
        <w:rPr>
          <w:rFonts w:ascii="TimesNewRomanPSMT" w:hAnsi="TimesNewRomanPSMT"/>
          <w:szCs w:val="28"/>
        </w:rPr>
        <w:t>::, или, если двигаться вверх по иерархии классов, </w:t>
      </w:r>
      <w:proofErr w:type="spellStart"/>
      <w:r w:rsidRPr="00445887">
        <w:rPr>
          <w:rFonts w:ascii="TimesNewRomanPSMT" w:hAnsi="TimesNewRomanPSMT"/>
          <w:szCs w:val="28"/>
        </w:rPr>
        <w:t>forward_static_call</w:t>
      </w:r>
      <w:proofErr w:type="spellEnd"/>
      <w:r w:rsidRPr="00445887">
        <w:rPr>
          <w:rFonts w:ascii="TimesNewRomanPSMT" w:hAnsi="TimesNewRomanPSMT"/>
          <w:szCs w:val="28"/>
        </w:rPr>
        <w:t>(). Функция </w:t>
      </w:r>
      <w:proofErr w:type="spellStart"/>
      <w:r w:rsidRPr="00445887">
        <w:rPr>
          <w:rFonts w:ascii="TimesNewRomanPSMT" w:hAnsi="TimesNewRomanPSMT"/>
          <w:szCs w:val="28"/>
        </w:rPr>
        <w:t>get_called_</w:t>
      </w:r>
      <w:proofErr w:type="gramStart"/>
      <w:r w:rsidRPr="00445887">
        <w:rPr>
          <w:rFonts w:ascii="TimesNewRomanPSMT" w:hAnsi="TimesNewRomanPSMT"/>
          <w:szCs w:val="28"/>
        </w:rPr>
        <w:t>class</w:t>
      </w:r>
      <w:proofErr w:type="spellEnd"/>
      <w:r w:rsidRPr="00445887">
        <w:rPr>
          <w:rFonts w:ascii="TimesNewRomanPSMT" w:hAnsi="TimesNewRomanPSMT"/>
          <w:szCs w:val="28"/>
        </w:rPr>
        <w:t>(</w:t>
      </w:r>
      <w:proofErr w:type="gramEnd"/>
      <w:r w:rsidRPr="00445887">
        <w:rPr>
          <w:rFonts w:ascii="TimesNewRomanPSMT" w:hAnsi="TimesNewRomanPSMT"/>
          <w:szCs w:val="28"/>
        </w:rPr>
        <w:t>) может быть использована для получения строки с именем вызванного класса, а </w:t>
      </w:r>
      <w:proofErr w:type="spellStart"/>
      <w:r w:rsidRPr="00445887">
        <w:rPr>
          <w:rFonts w:ascii="TimesNewRomanPSMT" w:hAnsi="TimesNewRomanPSMT"/>
          <w:szCs w:val="28"/>
        </w:rPr>
        <w:t>static</w:t>
      </w:r>
      <w:proofErr w:type="spellEnd"/>
      <w:r w:rsidRPr="00445887">
        <w:rPr>
          <w:rFonts w:ascii="TimesNewRomanPSMT" w:hAnsi="TimesNewRomanPSMT"/>
          <w:szCs w:val="28"/>
        </w:rPr>
        <w:t>:: представляет её область действия.</w:t>
      </w:r>
    </w:p>
    <w:p w14:paraId="6EFC6B46" w14:textId="2964E9E7" w:rsidR="00D20B77" w:rsidRDefault="00D20B77" w:rsidP="00D20B77">
      <w:pPr>
        <w:spacing w:line="360" w:lineRule="auto"/>
        <w:rPr>
          <w:rFonts w:ascii="Times New Roman" w:hAnsi="Times New Roman" w:cs="Times New Roman"/>
          <w:sz w:val="24"/>
          <w:szCs w:val="24"/>
        </w:rPr>
      </w:pPr>
      <w:r w:rsidRPr="00445887">
        <w:rPr>
          <w:rFonts w:ascii="TimesNewRomanPSMT" w:hAnsi="TimesNewRomanPSMT"/>
          <w:szCs w:val="28"/>
        </w:rPr>
        <w:t>Само название "позднее статическое связывание" отражает в себе внутреннюю реализацию этой особенности. "Позднее связывание" отражает тот факт, что обращения через </w:t>
      </w:r>
      <w:proofErr w:type="spellStart"/>
      <w:proofErr w:type="gramStart"/>
      <w:r w:rsidRPr="00445887">
        <w:rPr>
          <w:rFonts w:ascii="TimesNewRomanPSMT" w:hAnsi="TimesNewRomanPSMT"/>
          <w:szCs w:val="28"/>
        </w:rPr>
        <w:t>static</w:t>
      </w:r>
      <w:proofErr w:type="spellEnd"/>
      <w:r w:rsidRPr="00445887">
        <w:rPr>
          <w:rFonts w:ascii="TimesNewRomanPSMT" w:hAnsi="TimesNewRomanPSMT"/>
          <w:szCs w:val="28"/>
        </w:rPr>
        <w:t>::</w:t>
      </w:r>
      <w:proofErr w:type="gramEnd"/>
      <w:r w:rsidRPr="00445887">
        <w:rPr>
          <w:rFonts w:ascii="TimesNewRomanPSMT" w:hAnsi="TimesNewRomanPSMT"/>
          <w:szCs w:val="28"/>
        </w:rPr>
        <w:t> не будут вычисляться по отношению к классу, в котором вызываемый метод определён, а будут вычисляться на основе информации в ходе исполнения. Также эта особенность была названа "статическое связывание" потому, что она может быть использована (но не обязательно) в статических методах</w:t>
      </w:r>
    </w:p>
    <w:p w14:paraId="5DEA94CD" w14:textId="77777777" w:rsidR="00D20B77"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200. Что такое ковариантность и </w:t>
      </w:r>
      <w:proofErr w:type="spellStart"/>
      <w:r w:rsidRPr="00C115D8">
        <w:rPr>
          <w:rFonts w:ascii="Times New Roman" w:hAnsi="Times New Roman" w:cs="Times New Roman"/>
          <w:sz w:val="24"/>
          <w:szCs w:val="24"/>
        </w:rPr>
        <w:t>контравариантность</w:t>
      </w:r>
      <w:proofErr w:type="spellEnd"/>
      <w:r w:rsidRPr="00C115D8">
        <w:rPr>
          <w:rFonts w:ascii="Times New Roman" w:hAnsi="Times New Roman" w:cs="Times New Roman"/>
          <w:sz w:val="24"/>
          <w:szCs w:val="24"/>
        </w:rPr>
        <w:t xml:space="preserve">? </w:t>
      </w:r>
    </w:p>
    <w:p w14:paraId="5A690601" w14:textId="77777777" w:rsidR="00D20B77" w:rsidRPr="00BC53CF" w:rsidRDefault="00D20B77" w:rsidP="00D20B77">
      <w:pPr>
        <w:jc w:val="both"/>
        <w:rPr>
          <w:rFonts w:ascii="TimesNewRomanPSMT" w:hAnsi="TimesNewRomanPSMT"/>
          <w:szCs w:val="28"/>
          <w:lang w:val="en-US"/>
        </w:rPr>
      </w:pPr>
      <w:r w:rsidRPr="00624BCF">
        <w:rPr>
          <w:rFonts w:ascii="TimesNewRomanPSMT" w:hAnsi="TimesNewRomanPSMT"/>
          <w:szCs w:val="28"/>
        </w:rPr>
        <w:t>Ковариантност</w:t>
      </w:r>
      <w:r>
        <w:rPr>
          <w:rFonts w:ascii="TimesNewRomanPSMT" w:hAnsi="TimesNewRomanPSMT"/>
          <w:szCs w:val="28"/>
        </w:rPr>
        <w:t xml:space="preserve">ь – это </w:t>
      </w:r>
      <w:r w:rsidRPr="00624BCF">
        <w:rPr>
          <w:rFonts w:ascii="TimesNewRomanPSMT" w:hAnsi="TimesNewRomanPSMT"/>
          <w:szCs w:val="28"/>
        </w:rPr>
        <w:t>сохранение иерархии наследования исходных типов в производных типах в том же порядке.</w:t>
      </w:r>
      <w:r>
        <w:rPr>
          <w:rFonts w:ascii="TimesNewRomanPSMT" w:hAnsi="TimesNewRomanPSMT"/>
          <w:szCs w:val="28"/>
        </w:rPr>
        <w:t xml:space="preserve"> Ниже</w:t>
      </w:r>
      <w:r w:rsidRPr="00BC53CF">
        <w:rPr>
          <w:rFonts w:ascii="TimesNewRomanPSMT" w:hAnsi="TimesNewRomanPSMT"/>
          <w:szCs w:val="28"/>
          <w:lang w:val="en-US"/>
        </w:rPr>
        <w:t xml:space="preserve"> </w:t>
      </w:r>
      <w:r>
        <w:rPr>
          <w:rFonts w:ascii="TimesNewRomanPSMT" w:hAnsi="TimesNewRomanPSMT"/>
          <w:szCs w:val="28"/>
        </w:rPr>
        <w:t>приведён</w:t>
      </w:r>
      <w:r w:rsidRPr="00BC53CF">
        <w:rPr>
          <w:rFonts w:ascii="TimesNewRomanPSMT" w:hAnsi="TimesNewRomanPSMT"/>
          <w:szCs w:val="28"/>
          <w:lang w:val="en-US"/>
        </w:rPr>
        <w:t xml:space="preserve"> </w:t>
      </w:r>
      <w:r>
        <w:rPr>
          <w:rFonts w:ascii="TimesNewRomanPSMT" w:hAnsi="TimesNewRomanPSMT"/>
          <w:szCs w:val="28"/>
        </w:rPr>
        <w:t>пример</w:t>
      </w:r>
      <w:r w:rsidRPr="00BC53CF">
        <w:rPr>
          <w:rFonts w:ascii="TimesNewRomanPSMT" w:hAnsi="TimesNewRomanPSMT"/>
          <w:szCs w:val="28"/>
          <w:lang w:val="en-US"/>
        </w:rPr>
        <w:t xml:space="preserve"> </w:t>
      </w:r>
      <w:r>
        <w:rPr>
          <w:rFonts w:ascii="TimesNewRomanPSMT" w:hAnsi="TimesNewRomanPSMT"/>
          <w:szCs w:val="28"/>
        </w:rPr>
        <w:t>ковариантности</w:t>
      </w:r>
      <w:r w:rsidRPr="00BC53CF">
        <w:rPr>
          <w:rFonts w:ascii="TimesNewRomanPSMT" w:hAnsi="TimesNewRomanPSMT"/>
          <w:szCs w:val="28"/>
          <w:lang w:val="en-US"/>
        </w:rPr>
        <w:t xml:space="preserve"> </w:t>
      </w:r>
      <w:r>
        <w:rPr>
          <w:rFonts w:ascii="TimesNewRomanPSMT" w:hAnsi="TimesNewRomanPSMT"/>
          <w:szCs w:val="28"/>
        </w:rPr>
        <w:t>на</w:t>
      </w:r>
      <w:r w:rsidRPr="00BC53CF">
        <w:rPr>
          <w:rFonts w:ascii="TimesNewRomanPSMT" w:hAnsi="TimesNewRomanPSMT"/>
          <w:szCs w:val="28"/>
          <w:lang w:val="en-US"/>
        </w:rPr>
        <w:t xml:space="preserve"> </w:t>
      </w:r>
      <w:r>
        <w:rPr>
          <w:rFonts w:ascii="TimesNewRomanPSMT" w:hAnsi="TimesNewRomanPSMT"/>
          <w:szCs w:val="28"/>
        </w:rPr>
        <w:t>языке</w:t>
      </w:r>
      <w:r w:rsidRPr="00BC53CF">
        <w:rPr>
          <w:rFonts w:ascii="TimesNewRomanPSMT" w:hAnsi="TimesNewRomanPSMT"/>
          <w:szCs w:val="28"/>
          <w:lang w:val="en-US"/>
        </w:rPr>
        <w:t xml:space="preserve"> PHP.</w:t>
      </w:r>
    </w:p>
    <w:p w14:paraId="0A18498E" w14:textId="77777777" w:rsidR="00D20B77" w:rsidRPr="00BC53CF" w:rsidRDefault="00D20B77" w:rsidP="00D20B77">
      <w:pPr>
        <w:rPr>
          <w:color w:val="000000"/>
          <w:szCs w:val="28"/>
          <w:lang w:val="en-US"/>
        </w:rPr>
      </w:pPr>
      <w:r w:rsidRPr="00BC53CF">
        <w:rPr>
          <w:color w:val="000000"/>
          <w:szCs w:val="28"/>
          <w:lang w:val="en-US"/>
        </w:rPr>
        <w:t>&lt;?php</w:t>
      </w:r>
      <w:r w:rsidRPr="00BC53CF">
        <w:rPr>
          <w:color w:val="000000"/>
          <w:szCs w:val="28"/>
          <w:lang w:val="en-US"/>
        </w:rPr>
        <w:br/>
        <w:t>abstract class Animal</w:t>
      </w:r>
      <w:r w:rsidRPr="00BC53CF">
        <w:rPr>
          <w:color w:val="000000"/>
          <w:szCs w:val="28"/>
          <w:lang w:val="en-US"/>
        </w:rPr>
        <w:br/>
        <w:t>{</w:t>
      </w:r>
      <w:r w:rsidRPr="00BC53CF">
        <w:rPr>
          <w:color w:val="000000"/>
          <w:szCs w:val="28"/>
          <w:lang w:val="en-US"/>
        </w:rPr>
        <w:br/>
        <w:t>    protected string $name;</w:t>
      </w:r>
      <w:r w:rsidRPr="00BC53CF">
        <w:rPr>
          <w:color w:val="000000"/>
          <w:szCs w:val="28"/>
          <w:lang w:val="en-US"/>
        </w:rPr>
        <w:br/>
        <w:t>    public function __</w:t>
      </w:r>
      <w:proofErr w:type="gramStart"/>
      <w:r w:rsidRPr="00BC53CF">
        <w:rPr>
          <w:color w:val="000000"/>
          <w:szCs w:val="28"/>
          <w:lang w:val="en-US"/>
        </w:rPr>
        <w:t>construct(</w:t>
      </w:r>
      <w:proofErr w:type="gramEnd"/>
      <w:r w:rsidRPr="00BC53CF">
        <w:rPr>
          <w:color w:val="000000"/>
          <w:szCs w:val="28"/>
          <w:lang w:val="en-US"/>
        </w:rPr>
        <w:t>string $name)</w:t>
      </w:r>
      <w:r w:rsidRPr="00BC53CF">
        <w:rPr>
          <w:color w:val="000000"/>
          <w:szCs w:val="28"/>
          <w:lang w:val="en-US"/>
        </w:rPr>
        <w:br/>
        <w:t>    {</w:t>
      </w:r>
      <w:r w:rsidRPr="00BC53CF">
        <w:rPr>
          <w:color w:val="000000"/>
          <w:szCs w:val="28"/>
          <w:lang w:val="en-US"/>
        </w:rPr>
        <w:br/>
      </w:r>
      <w:r w:rsidRPr="00BC53CF">
        <w:rPr>
          <w:color w:val="000000"/>
          <w:szCs w:val="28"/>
          <w:lang w:val="en-US"/>
        </w:rPr>
        <w:lastRenderedPageBreak/>
        <w:t>        $this-&gt;name = $name;</w:t>
      </w:r>
      <w:r w:rsidRPr="00BC53CF">
        <w:rPr>
          <w:color w:val="000000"/>
          <w:szCs w:val="28"/>
          <w:lang w:val="en-US"/>
        </w:rPr>
        <w:br/>
        <w:t>    }</w:t>
      </w:r>
      <w:r w:rsidRPr="00BC53CF">
        <w:rPr>
          <w:color w:val="000000"/>
          <w:szCs w:val="28"/>
          <w:lang w:val="en-US"/>
        </w:rPr>
        <w:br/>
        <w:t>    abstract public function speak();</w:t>
      </w:r>
      <w:r w:rsidRPr="00BC53CF">
        <w:rPr>
          <w:color w:val="000000"/>
          <w:szCs w:val="28"/>
          <w:lang w:val="en-US"/>
        </w:rPr>
        <w:br/>
        <w:t>}</w:t>
      </w:r>
      <w:r w:rsidRPr="00BC53CF">
        <w:rPr>
          <w:color w:val="000000"/>
          <w:szCs w:val="28"/>
          <w:lang w:val="en-US"/>
        </w:rPr>
        <w:br/>
        <w:t>class Dog extends Animal</w:t>
      </w:r>
      <w:r w:rsidRPr="00BC53CF">
        <w:rPr>
          <w:color w:val="000000"/>
          <w:szCs w:val="28"/>
          <w:lang w:val="en-US"/>
        </w:rPr>
        <w:br/>
        <w:t>{</w:t>
      </w:r>
      <w:r w:rsidRPr="00BC53CF">
        <w:rPr>
          <w:color w:val="000000"/>
          <w:szCs w:val="28"/>
          <w:lang w:val="en-US"/>
        </w:rPr>
        <w:br/>
        <w:t>    public function speak()</w:t>
      </w:r>
      <w:r w:rsidRPr="00BC53CF">
        <w:rPr>
          <w:color w:val="000000"/>
          <w:szCs w:val="28"/>
          <w:lang w:val="en-US"/>
        </w:rPr>
        <w:br/>
        <w:t>    {</w:t>
      </w:r>
      <w:r w:rsidRPr="00BC53CF">
        <w:rPr>
          <w:color w:val="000000"/>
          <w:szCs w:val="28"/>
          <w:lang w:val="en-US"/>
        </w:rPr>
        <w:br/>
        <w:t>        echo $this-&gt;name . " </w:t>
      </w:r>
      <w:r w:rsidRPr="00430760">
        <w:rPr>
          <w:color w:val="000000"/>
          <w:szCs w:val="28"/>
        </w:rPr>
        <w:t>лает</w:t>
      </w:r>
      <w:r w:rsidRPr="00BC53CF">
        <w:rPr>
          <w:color w:val="000000"/>
          <w:szCs w:val="28"/>
          <w:lang w:val="en-US"/>
        </w:rPr>
        <w:t>";</w:t>
      </w:r>
      <w:r w:rsidRPr="00BC53CF">
        <w:rPr>
          <w:color w:val="000000"/>
          <w:szCs w:val="28"/>
          <w:lang w:val="en-US"/>
        </w:rPr>
        <w:br/>
        <w:t>  </w:t>
      </w:r>
      <w:proofErr w:type="gramStart"/>
      <w:r w:rsidRPr="00BC53CF">
        <w:rPr>
          <w:color w:val="000000"/>
          <w:szCs w:val="28"/>
          <w:lang w:val="en-US"/>
        </w:rPr>
        <w:t>  }</w:t>
      </w:r>
      <w:proofErr w:type="gramEnd"/>
      <w:r w:rsidRPr="00BC53CF">
        <w:rPr>
          <w:color w:val="000000"/>
          <w:szCs w:val="28"/>
          <w:lang w:val="en-US"/>
        </w:rPr>
        <w:br/>
        <w:t>}</w:t>
      </w:r>
      <w:r w:rsidRPr="00BC53CF">
        <w:rPr>
          <w:color w:val="000000"/>
          <w:szCs w:val="28"/>
          <w:lang w:val="en-US"/>
        </w:rPr>
        <w:br/>
        <w:t>class Cat extends Animal</w:t>
      </w:r>
      <w:r w:rsidRPr="00BC53CF">
        <w:rPr>
          <w:color w:val="000000"/>
          <w:szCs w:val="28"/>
          <w:lang w:val="en-US"/>
        </w:rPr>
        <w:br/>
        <w:t>{</w:t>
      </w:r>
      <w:r w:rsidRPr="00BC53CF">
        <w:rPr>
          <w:color w:val="000000"/>
          <w:szCs w:val="28"/>
          <w:lang w:val="en-US"/>
        </w:rPr>
        <w:br/>
        <w:t>    public function speak()</w:t>
      </w:r>
      <w:r w:rsidRPr="00BC53CF">
        <w:rPr>
          <w:color w:val="000000"/>
          <w:szCs w:val="28"/>
          <w:lang w:val="en-US"/>
        </w:rPr>
        <w:br/>
        <w:t>    {</w:t>
      </w:r>
      <w:r w:rsidRPr="00BC53CF">
        <w:rPr>
          <w:color w:val="000000"/>
          <w:szCs w:val="28"/>
          <w:lang w:val="en-US"/>
        </w:rPr>
        <w:br/>
        <w:t>        echo $this-&gt;name . " </w:t>
      </w:r>
      <w:r w:rsidRPr="00430760">
        <w:rPr>
          <w:color w:val="000000"/>
          <w:szCs w:val="28"/>
        </w:rPr>
        <w:t>мяукает</w:t>
      </w:r>
      <w:r w:rsidRPr="00BC53CF">
        <w:rPr>
          <w:color w:val="000000"/>
          <w:szCs w:val="28"/>
          <w:lang w:val="en-US"/>
        </w:rPr>
        <w:t>";</w:t>
      </w:r>
      <w:r w:rsidRPr="00BC53CF">
        <w:rPr>
          <w:color w:val="000000"/>
          <w:szCs w:val="28"/>
          <w:lang w:val="en-US"/>
        </w:rPr>
        <w:br/>
        <w:t>  </w:t>
      </w:r>
      <w:proofErr w:type="gramStart"/>
      <w:r w:rsidRPr="00BC53CF">
        <w:rPr>
          <w:color w:val="000000"/>
          <w:szCs w:val="28"/>
          <w:lang w:val="en-US"/>
        </w:rPr>
        <w:t>  }</w:t>
      </w:r>
      <w:proofErr w:type="gramEnd"/>
      <w:r w:rsidRPr="00BC53CF">
        <w:rPr>
          <w:color w:val="000000"/>
          <w:szCs w:val="28"/>
          <w:lang w:val="en-US"/>
        </w:rPr>
        <w:br/>
        <w:t>}</w:t>
      </w:r>
    </w:p>
    <w:p w14:paraId="60CA835B" w14:textId="77777777" w:rsidR="00D20B77" w:rsidRPr="00BC53CF" w:rsidRDefault="00D20B77" w:rsidP="00D20B77">
      <w:pPr>
        <w:rPr>
          <w:color w:val="000000"/>
          <w:szCs w:val="28"/>
          <w:lang w:val="en-US"/>
        </w:rPr>
      </w:pPr>
      <w:r w:rsidRPr="00BC53CF">
        <w:rPr>
          <w:color w:val="000000"/>
          <w:szCs w:val="28"/>
          <w:lang w:val="en-US"/>
        </w:rPr>
        <w:t>interface </w:t>
      </w:r>
      <w:proofErr w:type="spellStart"/>
      <w:r w:rsidRPr="00BC53CF">
        <w:rPr>
          <w:color w:val="000000"/>
          <w:szCs w:val="28"/>
          <w:lang w:val="en-US"/>
        </w:rPr>
        <w:t>AnimalShelter</w:t>
      </w:r>
      <w:proofErr w:type="spellEnd"/>
      <w:r w:rsidRPr="00BC53CF">
        <w:rPr>
          <w:color w:val="000000"/>
          <w:szCs w:val="28"/>
          <w:lang w:val="en-US"/>
        </w:rPr>
        <w:br/>
        <w:t>{</w:t>
      </w:r>
      <w:r w:rsidRPr="00BC53CF">
        <w:rPr>
          <w:color w:val="000000"/>
          <w:szCs w:val="28"/>
          <w:lang w:val="en-US"/>
        </w:rPr>
        <w:br/>
        <w:t>    public function </w:t>
      </w:r>
      <w:proofErr w:type="gramStart"/>
      <w:r w:rsidRPr="00BC53CF">
        <w:rPr>
          <w:color w:val="000000"/>
          <w:szCs w:val="28"/>
          <w:lang w:val="en-US"/>
        </w:rPr>
        <w:t>adopt(</w:t>
      </w:r>
      <w:proofErr w:type="gramEnd"/>
      <w:r w:rsidRPr="00BC53CF">
        <w:rPr>
          <w:color w:val="000000"/>
          <w:szCs w:val="28"/>
          <w:lang w:val="en-US"/>
        </w:rPr>
        <w:t>string $name): Animal;</w:t>
      </w:r>
      <w:r w:rsidRPr="00BC53CF">
        <w:rPr>
          <w:color w:val="000000"/>
          <w:szCs w:val="28"/>
          <w:lang w:val="en-US"/>
        </w:rPr>
        <w:br/>
        <w:t>}</w:t>
      </w:r>
      <w:r w:rsidRPr="00BC53CF">
        <w:rPr>
          <w:color w:val="000000"/>
          <w:szCs w:val="28"/>
          <w:lang w:val="en-US"/>
        </w:rPr>
        <w:br/>
        <w:t>class </w:t>
      </w:r>
      <w:proofErr w:type="spellStart"/>
      <w:r w:rsidRPr="00BC53CF">
        <w:rPr>
          <w:color w:val="000000"/>
          <w:szCs w:val="28"/>
          <w:lang w:val="en-US"/>
        </w:rPr>
        <w:t>CatShelter</w:t>
      </w:r>
      <w:proofErr w:type="spellEnd"/>
      <w:r w:rsidRPr="00BC53CF">
        <w:rPr>
          <w:color w:val="000000"/>
          <w:szCs w:val="28"/>
          <w:lang w:val="en-US"/>
        </w:rPr>
        <w:t> implements </w:t>
      </w:r>
      <w:proofErr w:type="spellStart"/>
      <w:r w:rsidRPr="00BC53CF">
        <w:rPr>
          <w:color w:val="000000"/>
          <w:szCs w:val="28"/>
          <w:lang w:val="en-US"/>
        </w:rPr>
        <w:t>AnimalShelter</w:t>
      </w:r>
      <w:proofErr w:type="spellEnd"/>
      <w:r w:rsidRPr="00BC53CF">
        <w:rPr>
          <w:color w:val="000000"/>
          <w:szCs w:val="28"/>
          <w:lang w:val="en-US"/>
        </w:rPr>
        <w:br/>
        <w:t>{</w:t>
      </w:r>
      <w:r w:rsidRPr="00BC53CF">
        <w:rPr>
          <w:color w:val="000000"/>
          <w:szCs w:val="28"/>
          <w:lang w:val="en-US"/>
        </w:rPr>
        <w:br/>
        <w:t>    public function adopt(string $name): Cat // </w:t>
      </w:r>
      <w:r w:rsidRPr="00430760">
        <w:rPr>
          <w:color w:val="000000"/>
          <w:szCs w:val="28"/>
        </w:rPr>
        <w:t>Возвращаем</w:t>
      </w:r>
      <w:r w:rsidRPr="00BC53CF">
        <w:rPr>
          <w:color w:val="000000"/>
          <w:szCs w:val="28"/>
          <w:lang w:val="en-US"/>
        </w:rPr>
        <w:t> </w:t>
      </w:r>
      <w:r w:rsidRPr="00430760">
        <w:rPr>
          <w:color w:val="000000"/>
          <w:szCs w:val="28"/>
        </w:rPr>
        <w:t>класс</w:t>
      </w:r>
      <w:r w:rsidRPr="00BC53CF">
        <w:rPr>
          <w:color w:val="000000"/>
          <w:szCs w:val="28"/>
          <w:lang w:val="en-US"/>
        </w:rPr>
        <w:t> Cat </w:t>
      </w:r>
      <w:r w:rsidRPr="00430760">
        <w:rPr>
          <w:color w:val="000000"/>
          <w:szCs w:val="28"/>
        </w:rPr>
        <w:t>вместо</w:t>
      </w:r>
      <w:r w:rsidRPr="00BC53CF">
        <w:rPr>
          <w:color w:val="000000"/>
          <w:szCs w:val="28"/>
          <w:lang w:val="en-US"/>
        </w:rPr>
        <w:t> Animal</w:t>
      </w:r>
      <w:r w:rsidRPr="00BC53CF">
        <w:rPr>
          <w:color w:val="000000"/>
          <w:szCs w:val="28"/>
          <w:lang w:val="en-US"/>
        </w:rPr>
        <w:br/>
        <w:t>    {</w:t>
      </w:r>
      <w:r w:rsidRPr="00BC53CF">
        <w:rPr>
          <w:color w:val="000000"/>
          <w:szCs w:val="28"/>
          <w:lang w:val="en-US"/>
        </w:rPr>
        <w:br/>
        <w:t>        return new Cat($name);</w:t>
      </w:r>
      <w:r w:rsidRPr="00BC53CF">
        <w:rPr>
          <w:color w:val="000000"/>
          <w:szCs w:val="28"/>
          <w:lang w:val="en-US"/>
        </w:rPr>
        <w:br/>
        <w:t>    }</w:t>
      </w:r>
      <w:r w:rsidRPr="00BC53CF">
        <w:rPr>
          <w:color w:val="000000"/>
          <w:szCs w:val="28"/>
          <w:lang w:val="en-US"/>
        </w:rPr>
        <w:br/>
        <w:t>}</w:t>
      </w:r>
      <w:r w:rsidRPr="00BC53CF">
        <w:rPr>
          <w:color w:val="000000"/>
          <w:szCs w:val="28"/>
          <w:lang w:val="en-US"/>
        </w:rPr>
        <w:br/>
        <w:t>class </w:t>
      </w:r>
      <w:proofErr w:type="spellStart"/>
      <w:r w:rsidRPr="00BC53CF">
        <w:rPr>
          <w:color w:val="000000"/>
          <w:szCs w:val="28"/>
          <w:lang w:val="en-US"/>
        </w:rPr>
        <w:t>DogShelter</w:t>
      </w:r>
      <w:proofErr w:type="spellEnd"/>
      <w:r w:rsidRPr="00BC53CF">
        <w:rPr>
          <w:color w:val="000000"/>
          <w:szCs w:val="28"/>
          <w:lang w:val="en-US"/>
        </w:rPr>
        <w:t> implements </w:t>
      </w:r>
      <w:proofErr w:type="spellStart"/>
      <w:r w:rsidRPr="00BC53CF">
        <w:rPr>
          <w:color w:val="000000"/>
          <w:szCs w:val="28"/>
          <w:lang w:val="en-US"/>
        </w:rPr>
        <w:t>AnimalShelter</w:t>
      </w:r>
      <w:proofErr w:type="spellEnd"/>
      <w:r w:rsidRPr="00BC53CF">
        <w:rPr>
          <w:color w:val="000000"/>
          <w:szCs w:val="28"/>
          <w:lang w:val="en-US"/>
        </w:rPr>
        <w:br/>
        <w:t>{</w:t>
      </w:r>
    </w:p>
    <w:p w14:paraId="541E31CB" w14:textId="77777777" w:rsidR="00D20B77" w:rsidRPr="00BC53CF" w:rsidRDefault="00D20B77" w:rsidP="00D20B77">
      <w:pPr>
        <w:rPr>
          <w:color w:val="000000"/>
          <w:szCs w:val="28"/>
          <w:lang w:val="en-US"/>
        </w:rPr>
      </w:pPr>
      <w:r w:rsidRPr="00BC53CF">
        <w:rPr>
          <w:color w:val="000000"/>
          <w:szCs w:val="28"/>
          <w:lang w:val="en-US"/>
        </w:rPr>
        <w:t xml:space="preserve">    // </w:t>
      </w:r>
      <w:r w:rsidRPr="00430760">
        <w:rPr>
          <w:color w:val="000000"/>
          <w:szCs w:val="28"/>
        </w:rPr>
        <w:t>Возвращаем</w:t>
      </w:r>
      <w:r w:rsidRPr="00BC53CF">
        <w:rPr>
          <w:color w:val="000000"/>
          <w:szCs w:val="28"/>
          <w:lang w:val="en-US"/>
        </w:rPr>
        <w:t> </w:t>
      </w:r>
      <w:r w:rsidRPr="00430760">
        <w:rPr>
          <w:color w:val="000000"/>
          <w:szCs w:val="28"/>
        </w:rPr>
        <w:t>класс</w:t>
      </w:r>
      <w:r w:rsidRPr="00BC53CF">
        <w:rPr>
          <w:color w:val="000000"/>
          <w:szCs w:val="28"/>
          <w:lang w:val="en-US"/>
        </w:rPr>
        <w:t> Dog </w:t>
      </w:r>
      <w:r w:rsidRPr="00430760">
        <w:rPr>
          <w:color w:val="000000"/>
          <w:szCs w:val="28"/>
        </w:rPr>
        <w:t>вместо</w:t>
      </w:r>
      <w:r w:rsidRPr="00BC53CF">
        <w:rPr>
          <w:color w:val="000000"/>
          <w:szCs w:val="28"/>
          <w:lang w:val="en-US"/>
        </w:rPr>
        <w:t> Animal</w:t>
      </w:r>
      <w:r w:rsidRPr="00BC53CF">
        <w:rPr>
          <w:color w:val="000000"/>
          <w:szCs w:val="28"/>
          <w:lang w:val="en-US"/>
        </w:rPr>
        <w:br/>
        <w:t>    public function </w:t>
      </w:r>
      <w:proofErr w:type="gramStart"/>
      <w:r w:rsidRPr="00BC53CF">
        <w:rPr>
          <w:color w:val="000000"/>
          <w:szCs w:val="28"/>
          <w:lang w:val="en-US"/>
        </w:rPr>
        <w:t>adopt(</w:t>
      </w:r>
      <w:proofErr w:type="gramEnd"/>
      <w:r w:rsidRPr="00BC53CF">
        <w:rPr>
          <w:color w:val="000000"/>
          <w:szCs w:val="28"/>
          <w:lang w:val="en-US"/>
        </w:rPr>
        <w:t xml:space="preserve">string $name): Dog </w:t>
      </w:r>
      <w:r w:rsidRPr="00BC53CF">
        <w:rPr>
          <w:color w:val="000000"/>
          <w:szCs w:val="28"/>
          <w:lang w:val="en-US"/>
        </w:rPr>
        <w:br/>
        <w:t>    {</w:t>
      </w:r>
      <w:r w:rsidRPr="00BC53CF">
        <w:rPr>
          <w:color w:val="000000"/>
          <w:szCs w:val="28"/>
          <w:lang w:val="en-US"/>
        </w:rPr>
        <w:br/>
        <w:t>        return new Dog($name);</w:t>
      </w:r>
      <w:r w:rsidRPr="00BC53CF">
        <w:rPr>
          <w:color w:val="000000"/>
          <w:szCs w:val="28"/>
          <w:lang w:val="en-US"/>
        </w:rPr>
        <w:br/>
        <w:t>    }</w:t>
      </w:r>
      <w:r w:rsidRPr="00BC53CF">
        <w:rPr>
          <w:color w:val="000000"/>
          <w:szCs w:val="28"/>
          <w:lang w:val="en-US"/>
        </w:rPr>
        <w:br/>
        <w:t>}</w:t>
      </w:r>
    </w:p>
    <w:p w14:paraId="25691CA1" w14:textId="77777777" w:rsidR="00D20B77" w:rsidRPr="00C83277" w:rsidRDefault="00D20B77" w:rsidP="00D20B77">
      <w:pPr>
        <w:rPr>
          <w:color w:val="000000"/>
          <w:szCs w:val="28"/>
        </w:rPr>
      </w:pPr>
      <w:r w:rsidRPr="00C83277">
        <w:rPr>
          <w:color w:val="000000"/>
          <w:szCs w:val="28"/>
        </w:rPr>
        <w:t>?&gt;</w:t>
      </w:r>
    </w:p>
    <w:p w14:paraId="4C7C04D5" w14:textId="77777777" w:rsidR="00D20B77" w:rsidRPr="00BC53CF" w:rsidRDefault="00D20B77" w:rsidP="00D20B77">
      <w:pPr>
        <w:jc w:val="both"/>
        <w:rPr>
          <w:rFonts w:ascii="TimesNewRomanPSMT" w:hAnsi="TimesNewRomanPSMT"/>
          <w:szCs w:val="28"/>
          <w:lang w:val="en-US"/>
        </w:rPr>
      </w:pPr>
      <w:proofErr w:type="spellStart"/>
      <w:r w:rsidRPr="00430760">
        <w:rPr>
          <w:rFonts w:ascii="TimesNewRomanPSMT" w:hAnsi="TimesNewRomanPSMT"/>
          <w:szCs w:val="28"/>
        </w:rPr>
        <w:t>Контравариантность</w:t>
      </w:r>
      <w:proofErr w:type="spellEnd"/>
      <w:r w:rsidRPr="00430760">
        <w:rPr>
          <w:rFonts w:ascii="TimesNewRomanPSMT" w:hAnsi="TimesNewRomanPSMT"/>
          <w:szCs w:val="28"/>
        </w:rPr>
        <w:t xml:space="preserve"> – </w:t>
      </w:r>
      <w:r>
        <w:rPr>
          <w:rFonts w:ascii="TimesNewRomanPSMT" w:hAnsi="TimesNewRomanPSMT"/>
          <w:szCs w:val="28"/>
        </w:rPr>
        <w:t>это</w:t>
      </w:r>
      <w:r w:rsidRPr="00430760">
        <w:rPr>
          <w:rFonts w:ascii="TimesNewRomanPSMT" w:hAnsi="TimesNewRomanPSMT"/>
          <w:szCs w:val="28"/>
        </w:rPr>
        <w:t xml:space="preserve"> обращение иерархии исходных типов на противоположную в производных типах.</w:t>
      </w:r>
      <w:r>
        <w:rPr>
          <w:rFonts w:ascii="TimesNewRomanPSMT" w:hAnsi="TimesNewRomanPSMT"/>
          <w:szCs w:val="28"/>
        </w:rPr>
        <w:t xml:space="preserve"> Ниже</w:t>
      </w:r>
      <w:r w:rsidRPr="00BC53CF">
        <w:rPr>
          <w:rFonts w:ascii="TimesNewRomanPSMT" w:hAnsi="TimesNewRomanPSMT"/>
          <w:szCs w:val="28"/>
          <w:lang w:val="en-US"/>
        </w:rPr>
        <w:t xml:space="preserve"> </w:t>
      </w:r>
      <w:r>
        <w:rPr>
          <w:rFonts w:ascii="TimesNewRomanPSMT" w:hAnsi="TimesNewRomanPSMT"/>
          <w:szCs w:val="28"/>
        </w:rPr>
        <w:t>приведён</w:t>
      </w:r>
      <w:r w:rsidRPr="00BC53CF">
        <w:rPr>
          <w:rFonts w:ascii="TimesNewRomanPSMT" w:hAnsi="TimesNewRomanPSMT"/>
          <w:szCs w:val="28"/>
          <w:lang w:val="en-US"/>
        </w:rPr>
        <w:t xml:space="preserve"> </w:t>
      </w:r>
      <w:r>
        <w:rPr>
          <w:rFonts w:ascii="TimesNewRomanPSMT" w:hAnsi="TimesNewRomanPSMT"/>
          <w:szCs w:val="28"/>
        </w:rPr>
        <w:t>пример</w:t>
      </w:r>
      <w:r w:rsidRPr="00BC53CF">
        <w:rPr>
          <w:rFonts w:ascii="TimesNewRomanPSMT" w:hAnsi="TimesNewRomanPSMT"/>
          <w:szCs w:val="28"/>
          <w:lang w:val="en-US"/>
        </w:rPr>
        <w:t xml:space="preserve"> </w:t>
      </w:r>
      <w:proofErr w:type="spellStart"/>
      <w:r>
        <w:rPr>
          <w:rFonts w:ascii="TimesNewRomanPSMT" w:hAnsi="TimesNewRomanPSMT"/>
          <w:szCs w:val="28"/>
        </w:rPr>
        <w:t>контравариантности</w:t>
      </w:r>
      <w:proofErr w:type="spellEnd"/>
      <w:r w:rsidRPr="00BC53CF">
        <w:rPr>
          <w:rFonts w:ascii="TimesNewRomanPSMT" w:hAnsi="TimesNewRomanPSMT"/>
          <w:szCs w:val="28"/>
          <w:lang w:val="en-US"/>
        </w:rPr>
        <w:t xml:space="preserve"> </w:t>
      </w:r>
      <w:r>
        <w:rPr>
          <w:rFonts w:ascii="TimesNewRomanPSMT" w:hAnsi="TimesNewRomanPSMT"/>
          <w:szCs w:val="28"/>
        </w:rPr>
        <w:t>на</w:t>
      </w:r>
      <w:r w:rsidRPr="00BC53CF">
        <w:rPr>
          <w:rFonts w:ascii="TimesNewRomanPSMT" w:hAnsi="TimesNewRomanPSMT"/>
          <w:szCs w:val="28"/>
          <w:lang w:val="en-US"/>
        </w:rPr>
        <w:t xml:space="preserve"> </w:t>
      </w:r>
      <w:r>
        <w:rPr>
          <w:rFonts w:ascii="TimesNewRomanPSMT" w:hAnsi="TimesNewRomanPSMT"/>
          <w:szCs w:val="28"/>
        </w:rPr>
        <w:t>языке</w:t>
      </w:r>
      <w:r w:rsidRPr="00BC53CF">
        <w:rPr>
          <w:rFonts w:ascii="TimesNewRomanPSMT" w:hAnsi="TimesNewRomanPSMT"/>
          <w:szCs w:val="28"/>
          <w:lang w:val="en-US"/>
        </w:rPr>
        <w:t xml:space="preserve"> PHP.</w:t>
      </w:r>
    </w:p>
    <w:p w14:paraId="4CD24FFF" w14:textId="77777777" w:rsidR="00D20B77" w:rsidRPr="00BC53CF" w:rsidRDefault="00D20B77" w:rsidP="00D20B77">
      <w:pPr>
        <w:rPr>
          <w:color w:val="000000"/>
          <w:szCs w:val="28"/>
          <w:lang w:val="en-US"/>
        </w:rPr>
      </w:pPr>
      <w:r w:rsidRPr="00BC53CF">
        <w:rPr>
          <w:color w:val="000000"/>
          <w:szCs w:val="28"/>
          <w:lang w:val="en-US"/>
        </w:rPr>
        <w:t>&lt;?php</w:t>
      </w:r>
      <w:r w:rsidRPr="00BC53CF">
        <w:rPr>
          <w:color w:val="000000"/>
          <w:szCs w:val="28"/>
          <w:lang w:val="en-US"/>
        </w:rPr>
        <w:br/>
        <w:t>class Food {}</w:t>
      </w:r>
      <w:r w:rsidRPr="00BC53CF">
        <w:rPr>
          <w:color w:val="000000"/>
          <w:szCs w:val="28"/>
          <w:lang w:val="en-US"/>
        </w:rPr>
        <w:br/>
        <w:t>class </w:t>
      </w:r>
      <w:proofErr w:type="spellStart"/>
      <w:r w:rsidRPr="00BC53CF">
        <w:rPr>
          <w:color w:val="000000"/>
          <w:szCs w:val="28"/>
          <w:lang w:val="en-US"/>
        </w:rPr>
        <w:t>AnimalFood</w:t>
      </w:r>
      <w:proofErr w:type="spellEnd"/>
      <w:r w:rsidRPr="00BC53CF">
        <w:rPr>
          <w:color w:val="000000"/>
          <w:szCs w:val="28"/>
          <w:lang w:val="en-US"/>
        </w:rPr>
        <w:t> extends Food {}</w:t>
      </w:r>
      <w:r w:rsidRPr="00BC53CF">
        <w:rPr>
          <w:color w:val="000000"/>
          <w:szCs w:val="28"/>
          <w:lang w:val="en-US"/>
        </w:rPr>
        <w:br/>
        <w:t>abstract class Animal</w:t>
      </w:r>
      <w:r w:rsidRPr="00BC53CF">
        <w:rPr>
          <w:color w:val="000000"/>
          <w:szCs w:val="28"/>
          <w:lang w:val="en-US"/>
        </w:rPr>
        <w:br/>
        <w:t>{</w:t>
      </w:r>
      <w:r w:rsidRPr="00BC53CF">
        <w:rPr>
          <w:color w:val="000000"/>
          <w:szCs w:val="28"/>
          <w:lang w:val="en-US"/>
        </w:rPr>
        <w:br/>
        <w:t>    protected string $name;</w:t>
      </w:r>
      <w:r w:rsidRPr="00BC53CF">
        <w:rPr>
          <w:color w:val="000000"/>
          <w:szCs w:val="28"/>
          <w:lang w:val="en-US"/>
        </w:rPr>
        <w:br/>
        <w:t>    public function __</w:t>
      </w:r>
      <w:proofErr w:type="gramStart"/>
      <w:r w:rsidRPr="00BC53CF">
        <w:rPr>
          <w:color w:val="000000"/>
          <w:szCs w:val="28"/>
          <w:lang w:val="en-US"/>
        </w:rPr>
        <w:t>construct(</w:t>
      </w:r>
      <w:proofErr w:type="gramEnd"/>
      <w:r w:rsidRPr="00BC53CF">
        <w:rPr>
          <w:color w:val="000000"/>
          <w:szCs w:val="28"/>
          <w:lang w:val="en-US"/>
        </w:rPr>
        <w:t>string $name)</w:t>
      </w:r>
      <w:r w:rsidRPr="00BC53CF">
        <w:rPr>
          <w:color w:val="000000"/>
          <w:szCs w:val="28"/>
          <w:lang w:val="en-US"/>
        </w:rPr>
        <w:br/>
        <w:t>    {</w:t>
      </w:r>
      <w:r w:rsidRPr="00BC53CF">
        <w:rPr>
          <w:color w:val="000000"/>
          <w:szCs w:val="28"/>
          <w:lang w:val="en-US"/>
        </w:rPr>
        <w:br/>
      </w:r>
      <w:r w:rsidRPr="00BC53CF">
        <w:rPr>
          <w:color w:val="000000"/>
          <w:szCs w:val="28"/>
          <w:lang w:val="en-US"/>
        </w:rPr>
        <w:lastRenderedPageBreak/>
        <w:t>        $this-&gt;name = $name;</w:t>
      </w:r>
      <w:r w:rsidRPr="00BC53CF">
        <w:rPr>
          <w:color w:val="000000"/>
          <w:szCs w:val="28"/>
          <w:lang w:val="en-US"/>
        </w:rPr>
        <w:br/>
        <w:t>    }</w:t>
      </w:r>
      <w:r w:rsidRPr="00BC53CF">
        <w:rPr>
          <w:color w:val="000000"/>
          <w:szCs w:val="28"/>
          <w:lang w:val="en-US"/>
        </w:rPr>
        <w:br/>
        <w:t>    public function eat(</w:t>
      </w:r>
      <w:proofErr w:type="spellStart"/>
      <w:r w:rsidRPr="00BC53CF">
        <w:rPr>
          <w:color w:val="000000"/>
          <w:szCs w:val="28"/>
          <w:lang w:val="en-US"/>
        </w:rPr>
        <w:t>AnimalFood</w:t>
      </w:r>
      <w:proofErr w:type="spellEnd"/>
      <w:r w:rsidRPr="00BC53CF">
        <w:rPr>
          <w:color w:val="000000"/>
          <w:szCs w:val="28"/>
          <w:lang w:val="en-US"/>
        </w:rPr>
        <w:t> $food)</w:t>
      </w:r>
      <w:r w:rsidRPr="00BC53CF">
        <w:rPr>
          <w:color w:val="000000"/>
          <w:szCs w:val="28"/>
          <w:lang w:val="en-US"/>
        </w:rPr>
        <w:br/>
        <w:t>    {</w:t>
      </w:r>
      <w:r w:rsidRPr="00BC53CF">
        <w:rPr>
          <w:color w:val="000000"/>
          <w:szCs w:val="28"/>
          <w:lang w:val="en-US"/>
        </w:rPr>
        <w:br/>
        <w:t>        echo $this-&gt;name . " </w:t>
      </w:r>
      <w:r w:rsidRPr="00423A8B">
        <w:rPr>
          <w:color w:val="000000"/>
          <w:szCs w:val="28"/>
        </w:rPr>
        <w:t>ест</w:t>
      </w:r>
      <w:r w:rsidRPr="00BC53CF">
        <w:rPr>
          <w:color w:val="000000"/>
          <w:szCs w:val="28"/>
          <w:lang w:val="en-US"/>
        </w:rPr>
        <w:t> </w:t>
      </w:r>
      <w:proofErr w:type="gramStart"/>
      <w:r w:rsidRPr="00BC53CF">
        <w:rPr>
          <w:color w:val="000000"/>
          <w:szCs w:val="28"/>
          <w:lang w:val="en-US"/>
        </w:rPr>
        <w:t>" .</w:t>
      </w:r>
      <w:proofErr w:type="gramEnd"/>
      <w:r w:rsidRPr="00BC53CF">
        <w:rPr>
          <w:color w:val="000000"/>
          <w:szCs w:val="28"/>
          <w:lang w:val="en-US"/>
        </w:rPr>
        <w:t> </w:t>
      </w:r>
      <w:proofErr w:type="spellStart"/>
      <w:r w:rsidRPr="00BC53CF">
        <w:rPr>
          <w:color w:val="000000"/>
          <w:szCs w:val="28"/>
          <w:lang w:val="en-US"/>
        </w:rPr>
        <w:t>get_class</w:t>
      </w:r>
      <w:proofErr w:type="spellEnd"/>
      <w:r w:rsidRPr="00BC53CF">
        <w:rPr>
          <w:color w:val="000000"/>
          <w:szCs w:val="28"/>
          <w:lang w:val="en-US"/>
        </w:rPr>
        <w:t>($food);</w:t>
      </w:r>
      <w:r w:rsidRPr="00BC53CF">
        <w:rPr>
          <w:color w:val="000000"/>
          <w:szCs w:val="28"/>
          <w:lang w:val="en-US"/>
        </w:rPr>
        <w:br/>
        <w:t>  </w:t>
      </w:r>
      <w:proofErr w:type="gramStart"/>
      <w:r w:rsidRPr="00BC53CF">
        <w:rPr>
          <w:color w:val="000000"/>
          <w:szCs w:val="28"/>
          <w:lang w:val="en-US"/>
        </w:rPr>
        <w:t>  }</w:t>
      </w:r>
      <w:proofErr w:type="gramEnd"/>
      <w:r w:rsidRPr="00BC53CF">
        <w:rPr>
          <w:color w:val="000000"/>
          <w:szCs w:val="28"/>
          <w:lang w:val="en-US"/>
        </w:rPr>
        <w:br/>
        <w:t>}</w:t>
      </w:r>
    </w:p>
    <w:p w14:paraId="3B53C3B3" w14:textId="77777777" w:rsidR="00D20B77" w:rsidRPr="00C83277" w:rsidRDefault="00D20B77" w:rsidP="00D20B77">
      <w:pPr>
        <w:rPr>
          <w:color w:val="000000"/>
          <w:szCs w:val="28"/>
        </w:rPr>
      </w:pPr>
      <w:r w:rsidRPr="00BC53CF">
        <w:rPr>
          <w:color w:val="000000"/>
          <w:szCs w:val="28"/>
          <w:lang w:val="en-US"/>
        </w:rPr>
        <w:t>class Dog extends Animal</w:t>
      </w:r>
      <w:r w:rsidRPr="00BC53CF">
        <w:rPr>
          <w:color w:val="000000"/>
          <w:szCs w:val="28"/>
          <w:lang w:val="en-US"/>
        </w:rPr>
        <w:br/>
        <w:t>{</w:t>
      </w:r>
      <w:r w:rsidRPr="00BC53CF">
        <w:rPr>
          <w:color w:val="000000"/>
          <w:szCs w:val="28"/>
          <w:lang w:val="en-US"/>
        </w:rPr>
        <w:br/>
        <w:t>    public function </w:t>
      </w:r>
      <w:proofErr w:type="gramStart"/>
      <w:r w:rsidRPr="00BC53CF">
        <w:rPr>
          <w:color w:val="000000"/>
          <w:szCs w:val="28"/>
          <w:lang w:val="en-US"/>
        </w:rPr>
        <w:t>eat(</w:t>
      </w:r>
      <w:proofErr w:type="gramEnd"/>
      <w:r w:rsidRPr="00BC53CF">
        <w:rPr>
          <w:color w:val="000000"/>
          <w:szCs w:val="28"/>
          <w:lang w:val="en-US"/>
        </w:rPr>
        <w:t>Food $food) {</w:t>
      </w:r>
      <w:r w:rsidRPr="00BC53CF">
        <w:rPr>
          <w:color w:val="000000"/>
          <w:szCs w:val="28"/>
          <w:lang w:val="en-US"/>
        </w:rPr>
        <w:br/>
        <w:t>        echo $this-&gt;name . </w:t>
      </w:r>
      <w:r w:rsidRPr="00C83277">
        <w:rPr>
          <w:color w:val="000000"/>
          <w:szCs w:val="28"/>
        </w:rPr>
        <w:t>" ест </w:t>
      </w:r>
      <w:proofErr w:type="gramStart"/>
      <w:r w:rsidRPr="00C83277">
        <w:rPr>
          <w:color w:val="000000"/>
          <w:szCs w:val="28"/>
        </w:rPr>
        <w:t>" .</w:t>
      </w:r>
      <w:proofErr w:type="gramEnd"/>
      <w:r w:rsidRPr="00C83277">
        <w:rPr>
          <w:color w:val="000000"/>
          <w:szCs w:val="28"/>
        </w:rPr>
        <w:t> </w:t>
      </w:r>
      <w:proofErr w:type="spellStart"/>
      <w:r w:rsidRPr="00C83277">
        <w:rPr>
          <w:color w:val="000000"/>
          <w:szCs w:val="28"/>
        </w:rPr>
        <w:t>get_class</w:t>
      </w:r>
      <w:proofErr w:type="spellEnd"/>
      <w:r w:rsidRPr="00C83277">
        <w:rPr>
          <w:color w:val="000000"/>
          <w:szCs w:val="28"/>
        </w:rPr>
        <w:t>($</w:t>
      </w:r>
      <w:proofErr w:type="spellStart"/>
      <w:r w:rsidRPr="00C83277">
        <w:rPr>
          <w:color w:val="000000"/>
          <w:szCs w:val="28"/>
        </w:rPr>
        <w:t>food</w:t>
      </w:r>
      <w:proofErr w:type="spellEnd"/>
      <w:r w:rsidRPr="00C83277">
        <w:rPr>
          <w:color w:val="000000"/>
          <w:szCs w:val="28"/>
        </w:rPr>
        <w:t>);</w:t>
      </w:r>
      <w:r w:rsidRPr="00C83277">
        <w:rPr>
          <w:color w:val="000000"/>
          <w:szCs w:val="28"/>
        </w:rPr>
        <w:br/>
        <w:t>    }</w:t>
      </w:r>
      <w:r w:rsidRPr="00C83277">
        <w:rPr>
          <w:color w:val="000000"/>
          <w:szCs w:val="28"/>
        </w:rPr>
        <w:br/>
        <w:t>}</w:t>
      </w:r>
    </w:p>
    <w:p w14:paraId="1787909B" w14:textId="77777777" w:rsidR="00D20B77" w:rsidRPr="00C83277" w:rsidRDefault="00D20B77" w:rsidP="00D20B77">
      <w:pPr>
        <w:rPr>
          <w:color w:val="000000"/>
          <w:szCs w:val="28"/>
        </w:rPr>
      </w:pPr>
      <w:r>
        <w:rPr>
          <w:color w:val="000000"/>
          <w:szCs w:val="28"/>
        </w:rPr>
        <w:t>?&gt;</w:t>
      </w:r>
    </w:p>
    <w:p w14:paraId="4EFA4D97" w14:textId="77777777" w:rsidR="00D20B77"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201. Опишите понятие чистой архитектуры. </w:t>
      </w:r>
    </w:p>
    <w:p w14:paraId="0F9BBF41" w14:textId="77777777" w:rsidR="00D20B77" w:rsidRPr="00C8371E" w:rsidRDefault="00D20B77" w:rsidP="00D20B77">
      <w:pPr>
        <w:jc w:val="both"/>
        <w:rPr>
          <w:rFonts w:ascii="TimesNewRomanPSMT" w:hAnsi="TimesNewRomanPSMT"/>
          <w:szCs w:val="28"/>
        </w:rPr>
      </w:pPr>
      <w:r w:rsidRPr="00C8371E">
        <w:rPr>
          <w:rFonts w:ascii="TimesNewRomanPSMT" w:hAnsi="TimesNewRomanPSMT"/>
          <w:szCs w:val="28"/>
        </w:rPr>
        <w:t>Понятие чист</w:t>
      </w:r>
      <w:r>
        <w:rPr>
          <w:rFonts w:ascii="TimesNewRomanPSMT" w:hAnsi="TimesNewRomanPSMT"/>
          <w:szCs w:val="28"/>
        </w:rPr>
        <w:t>ой</w:t>
      </w:r>
      <w:r w:rsidRPr="00C8371E">
        <w:rPr>
          <w:rFonts w:ascii="TimesNewRomanPSMT" w:hAnsi="TimesNewRomanPSMT"/>
          <w:szCs w:val="28"/>
        </w:rPr>
        <w:t xml:space="preserve"> архитектур</w:t>
      </w:r>
      <w:r>
        <w:rPr>
          <w:rFonts w:ascii="TimesNewRomanPSMT" w:hAnsi="TimesNewRomanPSMT"/>
          <w:szCs w:val="28"/>
        </w:rPr>
        <w:t>ы</w:t>
      </w:r>
      <w:r w:rsidRPr="00C8371E">
        <w:rPr>
          <w:rFonts w:ascii="TimesNewRomanPSMT" w:hAnsi="TimesNewRomanPSMT"/>
          <w:szCs w:val="28"/>
        </w:rPr>
        <w:t xml:space="preserve"> пошло из одноименной статьи Роберта Мартина 2012 года. Оно включает в себя несколько принципов:</w:t>
      </w:r>
    </w:p>
    <w:p w14:paraId="6504CE64" w14:textId="77777777" w:rsidR="00D20B77" w:rsidRDefault="00D20B77" w:rsidP="00D20B77">
      <w:pPr>
        <w:pStyle w:val="a5"/>
        <w:numPr>
          <w:ilvl w:val="0"/>
          <w:numId w:val="19"/>
        </w:numPr>
        <w:spacing w:line="360" w:lineRule="auto"/>
        <w:ind w:left="1134" w:hanging="425"/>
        <w:jc w:val="both"/>
        <w:rPr>
          <w:rFonts w:ascii="TimesNewRomanPSMT" w:hAnsi="TimesNewRomanPSMT"/>
          <w:szCs w:val="28"/>
        </w:rPr>
      </w:pPr>
      <w:r w:rsidRPr="00C8371E">
        <w:rPr>
          <w:rFonts w:ascii="TimesNewRomanPSMT" w:hAnsi="TimesNewRomanPSMT"/>
          <w:szCs w:val="28"/>
        </w:rPr>
        <w:t>Независимость от фреймворков. </w:t>
      </w:r>
      <w:hyperlink r:id="rId205" w:history="1">
        <w:r w:rsidRPr="00C8371E">
          <w:rPr>
            <w:rFonts w:ascii="TimesNewRomanPSMT" w:hAnsi="TimesNewRomanPSMT"/>
            <w:szCs w:val="28"/>
          </w:rPr>
          <w:t>Архитектура</w:t>
        </w:r>
      </w:hyperlink>
      <w:r w:rsidRPr="00C8371E">
        <w:rPr>
          <w:rFonts w:ascii="TimesNewRomanPSMT" w:hAnsi="TimesNewRomanPSMT"/>
          <w:szCs w:val="28"/>
        </w:rPr>
        <w:t> не должна полагаться на существование какой-либо библиотеки. Так вы сможете использовать фреймворки как инструменты, а не пытаться загнать свою систему в их ограничения</w:t>
      </w:r>
      <w:r>
        <w:rPr>
          <w:rFonts w:ascii="TimesNewRomanPSMT" w:hAnsi="TimesNewRomanPSMT"/>
          <w:szCs w:val="28"/>
        </w:rPr>
        <w:t>;</w:t>
      </w:r>
    </w:p>
    <w:p w14:paraId="046ED1DC" w14:textId="77777777" w:rsidR="00D20B77" w:rsidRDefault="00D20B77" w:rsidP="00D20B77">
      <w:pPr>
        <w:pStyle w:val="a5"/>
        <w:numPr>
          <w:ilvl w:val="0"/>
          <w:numId w:val="19"/>
        </w:numPr>
        <w:spacing w:line="360" w:lineRule="auto"/>
        <w:ind w:left="1134" w:hanging="425"/>
        <w:jc w:val="both"/>
        <w:rPr>
          <w:rFonts w:ascii="TimesNewRomanPSMT" w:hAnsi="TimesNewRomanPSMT"/>
          <w:szCs w:val="28"/>
        </w:rPr>
      </w:pPr>
      <w:r w:rsidRPr="00C8371E">
        <w:rPr>
          <w:rFonts w:ascii="TimesNewRomanPSMT" w:hAnsi="TimesNewRomanPSMT"/>
          <w:szCs w:val="28"/>
        </w:rPr>
        <w:t>Тестируемость. Бизнес-логика должна быть тестируемой без любых внешних элементов вроде интерфейса, базы данных, сервера или любого другого элемента</w:t>
      </w:r>
      <w:r>
        <w:rPr>
          <w:rFonts w:ascii="TimesNewRomanPSMT" w:hAnsi="TimesNewRomanPSMT"/>
          <w:szCs w:val="28"/>
        </w:rPr>
        <w:t>;</w:t>
      </w:r>
    </w:p>
    <w:p w14:paraId="2A759E3E" w14:textId="77777777" w:rsidR="00D20B77" w:rsidRDefault="00D20B77" w:rsidP="00D20B77">
      <w:pPr>
        <w:pStyle w:val="a5"/>
        <w:numPr>
          <w:ilvl w:val="0"/>
          <w:numId w:val="19"/>
        </w:numPr>
        <w:spacing w:line="360" w:lineRule="auto"/>
        <w:ind w:left="1134" w:hanging="425"/>
        <w:jc w:val="both"/>
        <w:rPr>
          <w:rFonts w:ascii="TimesNewRomanPSMT" w:hAnsi="TimesNewRomanPSMT"/>
          <w:szCs w:val="28"/>
        </w:rPr>
      </w:pPr>
      <w:r w:rsidRPr="00C8371E">
        <w:rPr>
          <w:rFonts w:ascii="TimesNewRomanPSMT" w:hAnsi="TimesNewRomanPSMT"/>
          <w:szCs w:val="28"/>
        </w:rPr>
        <w:t>Независимость от интерфейса. Интерфейс должен легко изменяться и не требовать изменения остальной системы. Например, веб-интерфейс должен заменяться на интерфейс консоли без необходимости изменения бизнес-логики</w:t>
      </w:r>
      <w:r>
        <w:rPr>
          <w:rFonts w:ascii="TimesNewRomanPSMT" w:hAnsi="TimesNewRomanPSMT"/>
          <w:szCs w:val="28"/>
        </w:rPr>
        <w:t>;</w:t>
      </w:r>
    </w:p>
    <w:p w14:paraId="7D4488A3" w14:textId="77777777" w:rsidR="00D20B77" w:rsidRDefault="00D20B77" w:rsidP="00D20B77">
      <w:pPr>
        <w:pStyle w:val="a5"/>
        <w:numPr>
          <w:ilvl w:val="0"/>
          <w:numId w:val="19"/>
        </w:numPr>
        <w:spacing w:line="360" w:lineRule="auto"/>
        <w:ind w:left="1134" w:hanging="425"/>
        <w:jc w:val="both"/>
        <w:rPr>
          <w:rFonts w:ascii="TimesNewRomanPSMT" w:hAnsi="TimesNewRomanPSMT"/>
          <w:szCs w:val="28"/>
        </w:rPr>
      </w:pPr>
      <w:r w:rsidRPr="00C8371E">
        <w:rPr>
          <w:rFonts w:ascii="TimesNewRomanPSMT" w:hAnsi="TimesNewRomanPSMT"/>
          <w:szCs w:val="28"/>
        </w:rPr>
        <w:t>Независимость от базы данных. Ваша бизнес-логика не должна быть привязана и к конкретным базам данных</w:t>
      </w:r>
      <w:r>
        <w:rPr>
          <w:rFonts w:ascii="TimesNewRomanPSMT" w:hAnsi="TimesNewRomanPSMT"/>
          <w:szCs w:val="28"/>
        </w:rPr>
        <w:t>;</w:t>
      </w:r>
    </w:p>
    <w:p w14:paraId="7D944DAA" w14:textId="493AC66E" w:rsidR="00D20B77" w:rsidRDefault="00D20B77" w:rsidP="00D20B77">
      <w:pPr>
        <w:spacing w:line="360" w:lineRule="auto"/>
        <w:rPr>
          <w:rFonts w:ascii="Times New Roman" w:hAnsi="Times New Roman" w:cs="Times New Roman"/>
          <w:sz w:val="24"/>
          <w:szCs w:val="24"/>
        </w:rPr>
      </w:pPr>
      <w:r w:rsidRPr="00C8371E">
        <w:rPr>
          <w:rFonts w:ascii="TimesNewRomanPSMT" w:hAnsi="TimesNewRomanPSMT"/>
          <w:szCs w:val="28"/>
        </w:rPr>
        <w:t>Независимость от любого внешнего агента. Ваша бизнес-логика не должна знать вообще ничего о внешнем мире.</w:t>
      </w:r>
    </w:p>
    <w:p w14:paraId="6F6B429F" w14:textId="77777777" w:rsidR="00D20B77"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202. Сформулируйте правило зависимостей. </w:t>
      </w:r>
    </w:p>
    <w:p w14:paraId="453B26DF" w14:textId="77777777" w:rsidR="00D20B77" w:rsidRDefault="00D20B77" w:rsidP="00D90D51">
      <w:pPr>
        <w:spacing w:line="360" w:lineRule="auto"/>
        <w:rPr>
          <w:rFonts w:ascii="TimesNewRomanPSMT" w:hAnsi="TimesNewRomanPSMT"/>
          <w:szCs w:val="28"/>
        </w:rPr>
      </w:pPr>
      <w:r>
        <w:rPr>
          <w:rFonts w:ascii="TimesNewRomanPSMT" w:hAnsi="TimesNewRomanPSMT"/>
          <w:szCs w:val="28"/>
        </w:rPr>
        <w:t>З</w:t>
      </w:r>
      <w:r w:rsidRPr="00FC20D2">
        <w:rPr>
          <w:rFonts w:ascii="TimesNewRomanPSMT" w:hAnsi="TimesNewRomanPSMT"/>
          <w:szCs w:val="28"/>
        </w:rPr>
        <w:t>ависимости в исходном коде могут указывать только во внутрь. Ничто из внутреннего круга не может знать что-либо о внешнем круге, ничто из внутреннего круга не может указывать на внешний круг. Это касается функций, классов,</w:t>
      </w:r>
      <w:r>
        <w:rPr>
          <w:rFonts w:ascii="TimesNewRomanPSMT" w:hAnsi="TimesNewRomanPSMT"/>
          <w:szCs w:val="28"/>
        </w:rPr>
        <w:t xml:space="preserve"> </w:t>
      </w:r>
      <w:r w:rsidRPr="00FC20D2">
        <w:rPr>
          <w:rFonts w:ascii="TimesNewRomanPSMT" w:hAnsi="TimesNewRomanPSMT"/>
          <w:szCs w:val="28"/>
        </w:rPr>
        <w:t>переменных и т. д.</w:t>
      </w:r>
      <w:r>
        <w:rPr>
          <w:rFonts w:ascii="TimesNewRomanPSMT" w:hAnsi="TimesNewRomanPSMT"/>
          <w:szCs w:val="28"/>
        </w:rPr>
        <w:t xml:space="preserve"> </w:t>
      </w:r>
      <w:r w:rsidRPr="00FC20D2">
        <w:rPr>
          <w:rFonts w:ascii="TimesNewRomanPSMT" w:hAnsi="TimesNewRomanPSMT"/>
          <w:szCs w:val="28"/>
        </w:rPr>
        <w:t>Более того, структуры данных, используемых во внешнем круге, не должны быть использованы во внутреннем круге, особенно если эти структуры генерируются фреймворком во внешнем круге. Мы не используем ничего из внешнего круга, чтобы могло повлиять на внутренний.</w:t>
      </w:r>
    </w:p>
    <w:p w14:paraId="26E33393" w14:textId="77777777" w:rsidR="00D20B77" w:rsidRDefault="00D20B77">
      <w:pPr>
        <w:rPr>
          <w:rFonts w:ascii="Times New Roman" w:hAnsi="Times New Roman" w:cs="Times New Roman"/>
          <w:sz w:val="24"/>
          <w:szCs w:val="24"/>
        </w:rPr>
      </w:pPr>
      <w:r>
        <w:rPr>
          <w:rFonts w:ascii="Times New Roman" w:hAnsi="Times New Roman" w:cs="Times New Roman"/>
          <w:sz w:val="24"/>
          <w:szCs w:val="24"/>
        </w:rPr>
        <w:br w:type="page"/>
      </w:r>
    </w:p>
    <w:p w14:paraId="3939EAE1" w14:textId="753E544F" w:rsidR="00D20B77" w:rsidRDefault="005D6D4C" w:rsidP="00D90D51">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203. Чем определяются сущности, чем они могут быть? </w:t>
      </w:r>
    </w:p>
    <w:p w14:paraId="08D8E32F" w14:textId="77777777" w:rsidR="00D20B77" w:rsidRPr="001A5423" w:rsidRDefault="00D20B77" w:rsidP="00D20B77">
      <w:pPr>
        <w:jc w:val="both"/>
        <w:rPr>
          <w:rFonts w:ascii="TimesNewRomanPSMT" w:hAnsi="TimesNewRomanPSMT"/>
          <w:szCs w:val="28"/>
        </w:rPr>
      </w:pPr>
      <w:r w:rsidRPr="001A5423">
        <w:rPr>
          <w:rFonts w:ascii="TimesNewRomanPSMT" w:hAnsi="TimesNewRomanPSMT"/>
          <w:szCs w:val="28"/>
        </w:rPr>
        <w:t>Сущность (</w:t>
      </w:r>
      <w:proofErr w:type="spellStart"/>
      <w:r w:rsidRPr="001A5423">
        <w:rPr>
          <w:rFonts w:ascii="TimesNewRomanPSMT" w:hAnsi="TimesNewRomanPSMT"/>
          <w:szCs w:val="28"/>
        </w:rPr>
        <w:t>entity</w:t>
      </w:r>
      <w:proofErr w:type="spellEnd"/>
      <w:r w:rsidRPr="001A5423">
        <w:rPr>
          <w:rFonts w:ascii="TimesNewRomanPSMT" w:hAnsi="TimesNewRomanPSMT"/>
          <w:szCs w:val="28"/>
        </w:rPr>
        <w:t xml:space="preserve">) </w:t>
      </w:r>
      <w:r w:rsidRPr="00430760">
        <w:rPr>
          <w:rFonts w:ascii="TimesNewRomanPSMT" w:hAnsi="TimesNewRomanPSMT"/>
          <w:szCs w:val="28"/>
        </w:rPr>
        <w:t>–</w:t>
      </w:r>
      <w:r w:rsidRPr="001A5423">
        <w:rPr>
          <w:rFonts w:ascii="TimesNewRomanPSMT" w:hAnsi="TimesNewRomanPSMT"/>
          <w:szCs w:val="28"/>
        </w:rPr>
        <w:t xml:space="preserve"> это объект, который может быть идентифицирован неким способом, отличающим его от других объектов. Примеры: конкретный человек, предприятие, событие и т.д.</w:t>
      </w:r>
    </w:p>
    <w:p w14:paraId="03903D6C" w14:textId="77777777" w:rsidR="00D20B77" w:rsidRDefault="00D20B77" w:rsidP="00D20B77">
      <w:pPr>
        <w:jc w:val="both"/>
        <w:rPr>
          <w:rFonts w:ascii="TimesNewRomanPSMT" w:hAnsi="TimesNewRomanPSMT"/>
          <w:szCs w:val="28"/>
        </w:rPr>
      </w:pPr>
      <w:r w:rsidRPr="008A421C">
        <w:rPr>
          <w:rFonts w:ascii="TimesNewRomanPSMT" w:hAnsi="TimesNewRomanPSMT"/>
          <w:szCs w:val="28"/>
        </w:rPr>
        <w:t>Сущности определяются бизнес-правилами предприятия. Сущность может быть объектом с методами или она может представлять собой набор структур данных и функций. Не имеет значения как долго сущность может быть использована в разных приложениях.</w:t>
      </w:r>
    </w:p>
    <w:p w14:paraId="2B5854A5" w14:textId="77777777" w:rsidR="00D20B77" w:rsidRDefault="00D20B77" w:rsidP="00D20B77">
      <w:pPr>
        <w:spacing w:line="360" w:lineRule="auto"/>
        <w:rPr>
          <w:rFonts w:ascii="TimesNewRomanPSMT" w:hAnsi="TimesNewRomanPSMT"/>
          <w:szCs w:val="28"/>
        </w:rPr>
      </w:pPr>
      <w:r w:rsidRPr="008A421C">
        <w:rPr>
          <w:rFonts w:ascii="TimesNewRomanPSMT" w:hAnsi="TimesNewRomanPSMT"/>
          <w:szCs w:val="28"/>
        </w:rPr>
        <w:t>Если же вы пишете просто одиночное приложение, в этом случае сущностями являются бизнес-объекты этого приложения. Они инкапсулируют наиболее общие высокоуровневые правила. Наименее вероятно, что они изменятся при каких-либо внешних изменениях. Например, они не должны быть затронуты при изменении навигации по страницам или правил безопасности. Внешние изменения не должны влиять на слой сущностей</w:t>
      </w:r>
    </w:p>
    <w:p w14:paraId="75F885B7" w14:textId="77777777" w:rsidR="00D20B77"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204. Что такое слой сценариев? </w:t>
      </w:r>
    </w:p>
    <w:p w14:paraId="6E9134C3" w14:textId="77777777" w:rsidR="00D20B77" w:rsidRDefault="00D20B77" w:rsidP="00D20B77">
      <w:pPr>
        <w:jc w:val="both"/>
        <w:rPr>
          <w:rFonts w:ascii="TimesNewRomanPSMT" w:hAnsi="TimesNewRomanPSMT"/>
          <w:szCs w:val="28"/>
        </w:rPr>
      </w:pPr>
      <w:r w:rsidRPr="00562CB6">
        <w:rPr>
          <w:rFonts w:ascii="TimesNewRomanPSMT" w:hAnsi="TimesNewRomanPSMT"/>
          <w:szCs w:val="28"/>
        </w:rPr>
        <w:t xml:space="preserve">В </w:t>
      </w:r>
      <w:r>
        <w:rPr>
          <w:rFonts w:ascii="TimesNewRomanPSMT" w:hAnsi="TimesNewRomanPSMT"/>
          <w:szCs w:val="28"/>
        </w:rPr>
        <w:t>данном</w:t>
      </w:r>
      <w:r w:rsidRPr="00562CB6">
        <w:rPr>
          <w:rFonts w:ascii="TimesNewRomanPSMT" w:hAnsi="TimesNewRomanPSMT"/>
          <w:szCs w:val="28"/>
        </w:rPr>
        <w:t xml:space="preserve"> слое реализуется специфика бизнес-правил. Он инкапсулирует и реализует все случаи использования системы. Эти сценарии реализуют поток данных в и из слоя </w:t>
      </w:r>
      <w:r>
        <w:rPr>
          <w:rFonts w:ascii="TimesNewRomanPSMT" w:hAnsi="TimesNewRomanPSMT"/>
          <w:szCs w:val="28"/>
        </w:rPr>
        <w:t>с</w:t>
      </w:r>
      <w:r w:rsidRPr="00562CB6">
        <w:rPr>
          <w:rFonts w:ascii="TimesNewRomanPSMT" w:hAnsi="TimesNewRomanPSMT"/>
          <w:szCs w:val="28"/>
        </w:rPr>
        <w:t>ущностей для реализации бизнес-правил.</w:t>
      </w:r>
    </w:p>
    <w:p w14:paraId="53A2092F" w14:textId="77777777" w:rsidR="00D20B77" w:rsidRDefault="00D20B77" w:rsidP="00D20B77">
      <w:pPr>
        <w:jc w:val="both"/>
        <w:rPr>
          <w:rFonts w:ascii="TimesNewRomanPSMT" w:hAnsi="TimesNewRomanPSMT"/>
          <w:szCs w:val="28"/>
        </w:rPr>
      </w:pPr>
      <w:r w:rsidRPr="00562CB6">
        <w:rPr>
          <w:rFonts w:ascii="TimesNewRomanPSMT" w:hAnsi="TimesNewRomanPSMT"/>
          <w:szCs w:val="28"/>
        </w:rPr>
        <w:t>Мы не ожидаем изменения в этом слое, влияющих на </w:t>
      </w:r>
      <w:r>
        <w:rPr>
          <w:rFonts w:ascii="TimesNewRomanPSMT" w:hAnsi="TimesNewRomanPSMT"/>
          <w:szCs w:val="28"/>
        </w:rPr>
        <w:t>с</w:t>
      </w:r>
      <w:r w:rsidRPr="00562CB6">
        <w:rPr>
          <w:rFonts w:ascii="TimesNewRomanPSMT" w:hAnsi="TimesNewRomanPSMT"/>
          <w:szCs w:val="28"/>
        </w:rPr>
        <w:t>ущности. Мы также не ожидаем, что это</w:t>
      </w:r>
      <w:r>
        <w:rPr>
          <w:rFonts w:ascii="TimesNewRomanPSMT" w:hAnsi="TimesNewRomanPSMT"/>
          <w:szCs w:val="28"/>
        </w:rPr>
        <w:t>т</w:t>
      </w:r>
      <w:r w:rsidRPr="00562CB6">
        <w:rPr>
          <w:rFonts w:ascii="TimesNewRomanPSMT" w:hAnsi="TimesNewRomanPSMT"/>
          <w:szCs w:val="28"/>
        </w:rPr>
        <w:t xml:space="preserve"> слой может быть затронут внешними изменениями, таких как базы данных, пользовательским интерфейсом или фреймворком. Этот слой изолирован от таких проблем.</w:t>
      </w:r>
    </w:p>
    <w:p w14:paraId="4A3BE1D8" w14:textId="0A474318" w:rsidR="00D20B77" w:rsidRDefault="00D20B77" w:rsidP="00D20B77">
      <w:pPr>
        <w:spacing w:line="360" w:lineRule="auto"/>
        <w:rPr>
          <w:rFonts w:ascii="Times New Roman" w:hAnsi="Times New Roman" w:cs="Times New Roman"/>
          <w:sz w:val="24"/>
          <w:szCs w:val="24"/>
        </w:rPr>
      </w:pPr>
      <w:r w:rsidRPr="00562CB6">
        <w:rPr>
          <w:rFonts w:ascii="TimesNewRomanPSMT" w:hAnsi="TimesNewRomanPSMT"/>
          <w:szCs w:val="28"/>
        </w:rPr>
        <w:t>Мы, однако, ожидаем, что изменения в работе приложения повлияет на </w:t>
      </w:r>
      <w:proofErr w:type="spellStart"/>
      <w:r w:rsidRPr="00562CB6">
        <w:rPr>
          <w:rFonts w:ascii="TimesNewRomanPSMT" w:hAnsi="TimesNewRomanPSMT"/>
          <w:szCs w:val="28"/>
        </w:rPr>
        <w:t>Cценарии</w:t>
      </w:r>
      <w:proofErr w:type="spellEnd"/>
      <w:r w:rsidRPr="00562CB6">
        <w:rPr>
          <w:rFonts w:ascii="TimesNewRomanPSMT" w:hAnsi="TimesNewRomanPSMT"/>
          <w:szCs w:val="28"/>
        </w:rPr>
        <w:t>. Если будут какие-либо изменения в поведении приложения, то они несомненно затронут код в данном слое.</w:t>
      </w:r>
    </w:p>
    <w:p w14:paraId="05A732DE" w14:textId="77777777" w:rsidR="00D20B77"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205. Что такое DTO? </w:t>
      </w:r>
    </w:p>
    <w:p w14:paraId="7BA83896" w14:textId="21EC8115" w:rsidR="00D20B77" w:rsidRDefault="00D20B77" w:rsidP="00D20B77">
      <w:pPr>
        <w:spacing w:line="360" w:lineRule="auto"/>
        <w:rPr>
          <w:rFonts w:ascii="Times New Roman" w:hAnsi="Times New Roman" w:cs="Times New Roman"/>
          <w:sz w:val="24"/>
          <w:szCs w:val="24"/>
        </w:rPr>
      </w:pPr>
      <w:r w:rsidRPr="00797EDF">
        <w:rPr>
          <w:rFonts w:ascii="TimesNewRomanPSMT" w:hAnsi="TimesNewRomanPSMT"/>
          <w:szCs w:val="28"/>
        </w:rPr>
        <w:t>Data Transfer Object (DTO) — один из шаблонов проектирования, используется для передачи данных между подсистемами приложения</w:t>
      </w:r>
    </w:p>
    <w:p w14:paraId="477295EB" w14:textId="77777777" w:rsidR="00D20B77"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206. Что является деталью в рамках чистой архитектуры? </w:t>
      </w:r>
    </w:p>
    <w:p w14:paraId="7C285AD8" w14:textId="7083C743" w:rsidR="00D20B77" w:rsidRDefault="00D20B77" w:rsidP="00D20B77">
      <w:pPr>
        <w:spacing w:line="360" w:lineRule="auto"/>
        <w:rPr>
          <w:rFonts w:ascii="Times New Roman" w:hAnsi="Times New Roman" w:cs="Times New Roman"/>
          <w:sz w:val="24"/>
          <w:szCs w:val="24"/>
        </w:rPr>
      </w:pPr>
      <w:r w:rsidRPr="4A57C969">
        <w:rPr>
          <w:rFonts w:ascii="TimesNewRomanPSMT" w:hAnsi="TimesNewRomanPSMT"/>
          <w:szCs w:val="28"/>
        </w:rPr>
        <w:t xml:space="preserve">Это части структуры, которые позволяют миру </w:t>
      </w:r>
      <w:r w:rsidRPr="0C1BD26D">
        <w:rPr>
          <w:rFonts w:ascii="TimesNewRomanPSMT" w:hAnsi="TimesNewRomanPSMT"/>
          <w:szCs w:val="28"/>
        </w:rPr>
        <w:t xml:space="preserve">взаимодействовать с </w:t>
      </w:r>
      <w:r w:rsidRPr="089FD234">
        <w:rPr>
          <w:rFonts w:ascii="TimesNewRomanPSMT" w:hAnsi="TimesNewRomanPSMT"/>
          <w:szCs w:val="28"/>
        </w:rPr>
        <w:t>бизнес-</w:t>
      </w:r>
      <w:r w:rsidRPr="6D228243">
        <w:rPr>
          <w:rFonts w:ascii="TimesNewRomanPSMT" w:hAnsi="TimesNewRomanPSMT"/>
          <w:szCs w:val="28"/>
        </w:rPr>
        <w:t>правилами.</w:t>
      </w:r>
      <w:r w:rsidRPr="42D86BCA">
        <w:rPr>
          <w:rFonts w:ascii="TimesNewRomanPSMT" w:hAnsi="TimesNewRomanPSMT"/>
          <w:szCs w:val="28"/>
        </w:rPr>
        <w:t xml:space="preserve"> </w:t>
      </w:r>
      <w:r w:rsidRPr="0E5F4B95">
        <w:rPr>
          <w:rFonts w:ascii="TimesNewRomanPSMT" w:hAnsi="TimesNewRomanPSMT"/>
          <w:szCs w:val="28"/>
        </w:rPr>
        <w:t xml:space="preserve">Например: </w:t>
      </w:r>
      <w:r w:rsidRPr="6415351B">
        <w:rPr>
          <w:rFonts w:ascii="TimesNewRomanPSMT" w:hAnsi="TimesNewRomanPSMT"/>
          <w:szCs w:val="28"/>
        </w:rPr>
        <w:t>веб</w:t>
      </w:r>
      <w:r w:rsidRPr="473131A8">
        <w:rPr>
          <w:rFonts w:ascii="TimesNewRomanPSMT" w:hAnsi="TimesNewRomanPSMT"/>
          <w:szCs w:val="28"/>
        </w:rPr>
        <w:t>,</w:t>
      </w:r>
      <w:r w:rsidRPr="15C7DEB7">
        <w:rPr>
          <w:rFonts w:ascii="TimesNewRomanPSMT" w:hAnsi="TimesNewRomanPSMT"/>
          <w:szCs w:val="28"/>
        </w:rPr>
        <w:t xml:space="preserve"> </w:t>
      </w:r>
      <w:r w:rsidRPr="3919F4BE">
        <w:rPr>
          <w:rFonts w:ascii="TimesNewRomanPSMT" w:hAnsi="TimesNewRomanPSMT"/>
          <w:szCs w:val="28"/>
        </w:rPr>
        <w:t>фреймворк</w:t>
      </w:r>
    </w:p>
    <w:p w14:paraId="77DA4D30" w14:textId="77777777" w:rsidR="00D20B77"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207. Опишите принципы организации компонентов. </w:t>
      </w:r>
    </w:p>
    <w:p w14:paraId="4EC5AB05" w14:textId="77777777" w:rsidR="00655804" w:rsidRPr="002C2D9B" w:rsidRDefault="00655804" w:rsidP="00655804">
      <w:pPr>
        <w:jc w:val="both"/>
        <w:rPr>
          <w:rFonts w:ascii="TimesNewRomanPSMT" w:hAnsi="TimesNewRomanPSMT"/>
          <w:szCs w:val="28"/>
        </w:rPr>
      </w:pPr>
      <w:r w:rsidRPr="002C2D9B">
        <w:rPr>
          <w:rFonts w:ascii="TimesNewRomanPSMT" w:hAnsi="TimesNewRomanPSMT"/>
          <w:szCs w:val="28"/>
        </w:rPr>
        <w:t xml:space="preserve">Под понятием компонентов принято понимать единицы развертывания. Например, это может быть библиотека или исполняемый файл, в Java таковым назвать можно </w:t>
      </w:r>
      <w:proofErr w:type="spellStart"/>
      <w:r w:rsidRPr="002C2D9B">
        <w:rPr>
          <w:rFonts w:ascii="TimesNewRomanPSMT" w:hAnsi="TimesNewRomanPSMT"/>
          <w:szCs w:val="28"/>
        </w:rPr>
        <w:t>jar</w:t>
      </w:r>
      <w:proofErr w:type="spellEnd"/>
      <w:r w:rsidRPr="002C2D9B">
        <w:rPr>
          <w:rFonts w:ascii="TimesNewRomanPSMT" w:hAnsi="TimesNewRomanPSMT"/>
          <w:szCs w:val="28"/>
        </w:rPr>
        <w:t>-файлы. Принципы организации компонентов в разработки ПО помогают сгруппировать классы в компоненты и сделать их более структурируемыми и управляемыми. Принципы разделяются на две группы: связность (</w:t>
      </w:r>
      <w:proofErr w:type="spellStart"/>
      <w:r w:rsidRPr="002C2D9B">
        <w:rPr>
          <w:rFonts w:ascii="TimesNewRomanPSMT" w:hAnsi="TimesNewRomanPSMT"/>
          <w:szCs w:val="28"/>
        </w:rPr>
        <w:t>component</w:t>
      </w:r>
      <w:proofErr w:type="spellEnd"/>
      <w:r w:rsidRPr="002C2D9B">
        <w:rPr>
          <w:rFonts w:ascii="TimesNewRomanPSMT" w:hAnsi="TimesNewRomanPSMT"/>
          <w:szCs w:val="28"/>
        </w:rPr>
        <w:t xml:space="preserve"> </w:t>
      </w:r>
      <w:proofErr w:type="spellStart"/>
      <w:r w:rsidRPr="002C2D9B">
        <w:rPr>
          <w:rFonts w:ascii="TimesNewRomanPSMT" w:hAnsi="TimesNewRomanPSMT"/>
          <w:szCs w:val="28"/>
        </w:rPr>
        <w:t>cohesion</w:t>
      </w:r>
      <w:proofErr w:type="spellEnd"/>
      <w:r w:rsidRPr="002C2D9B">
        <w:rPr>
          <w:rFonts w:ascii="TimesNewRomanPSMT" w:hAnsi="TimesNewRomanPSMT"/>
          <w:szCs w:val="28"/>
        </w:rPr>
        <w:t>) (какие классы стоит поместить?) и сочетаемость (</w:t>
      </w:r>
      <w:proofErr w:type="spellStart"/>
      <w:r w:rsidRPr="002C2D9B">
        <w:rPr>
          <w:rFonts w:ascii="TimesNewRomanPSMT" w:hAnsi="TimesNewRomanPSMT"/>
          <w:szCs w:val="28"/>
        </w:rPr>
        <w:t>component</w:t>
      </w:r>
      <w:proofErr w:type="spellEnd"/>
      <w:r w:rsidRPr="002C2D9B">
        <w:rPr>
          <w:rFonts w:ascii="TimesNewRomanPSMT" w:hAnsi="TimesNewRomanPSMT"/>
          <w:szCs w:val="28"/>
        </w:rPr>
        <w:t xml:space="preserve"> </w:t>
      </w:r>
      <w:proofErr w:type="spellStart"/>
      <w:r w:rsidRPr="002C2D9B">
        <w:rPr>
          <w:rFonts w:ascii="TimesNewRomanPSMT" w:hAnsi="TimesNewRomanPSMT"/>
          <w:szCs w:val="28"/>
        </w:rPr>
        <w:t>coupling</w:t>
      </w:r>
      <w:proofErr w:type="spellEnd"/>
      <w:r w:rsidRPr="002C2D9B">
        <w:rPr>
          <w:rFonts w:ascii="TimesNewRomanPSMT" w:hAnsi="TimesNewRomanPSMT"/>
          <w:szCs w:val="28"/>
        </w:rPr>
        <w:t>) компонентов (как должны взаимодействовать друг с другом?).</w:t>
      </w:r>
    </w:p>
    <w:p w14:paraId="103EC76B" w14:textId="77777777" w:rsidR="00655804" w:rsidRDefault="00655804" w:rsidP="00655804">
      <w:pPr>
        <w:ind w:firstLine="714"/>
        <w:jc w:val="both"/>
        <w:rPr>
          <w:szCs w:val="28"/>
        </w:rPr>
      </w:pPr>
      <w:r w:rsidRPr="28598DDF">
        <w:rPr>
          <w:szCs w:val="28"/>
        </w:rPr>
        <w:t>Три</w:t>
      </w:r>
      <w:r w:rsidRPr="524E3BE0">
        <w:rPr>
          <w:szCs w:val="28"/>
        </w:rPr>
        <w:t xml:space="preserve"> принципа связности компонентов:</w:t>
      </w:r>
    </w:p>
    <w:p w14:paraId="53751D3A"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lastRenderedPageBreak/>
        <w:t>Принцип эквивалентности повторного использования и выпусков. Единица повторного использования есть единица выпуска. Этот принцип требует, чтобы компоненты проходили процесс выпуска и получали версии. В один компонент должны объединяться классы c одной целью, которая будет выражена в очередном выпуске. По документации же пользователи и разработчики должны понимать, нужно ли им переходить на новую версию.</w:t>
      </w:r>
    </w:p>
    <w:p w14:paraId="4EEF0D3D"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согласованного изменения. В один компонент должны объединяться классы, изменяющиеся по одним причинам. Идея заключения вместе сущностей, которые могут изменяться в одно и то же время и по одним причинам, является одной из ключевых идей архитектуры ПО, поэтому она проходит красной нитью по всем структурным уровням.</w:t>
      </w:r>
    </w:p>
    <w:p w14:paraId="43DBCED4"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совместного повторного использования. Не вынуждайте пользователей компонента зависеть от того, чего им не требуется. Главная мысль этого принципа в объединении в компоненты тех классов, которые имеют множественные зависимости друг от друга. Кроме того, нужно избегать слабых зависимостей от других компонентов — даже зависимость от одного редко используемого класса наверняка потребует повторной компиляции и тестирования всего компонента в случае изменений в зависимом.</w:t>
      </w:r>
    </w:p>
    <w:p w14:paraId="629A638B" w14:textId="77777777" w:rsidR="00655804" w:rsidRDefault="00655804" w:rsidP="00655804">
      <w:pPr>
        <w:ind w:firstLine="714"/>
        <w:jc w:val="both"/>
        <w:rPr>
          <w:szCs w:val="28"/>
        </w:rPr>
      </w:pPr>
      <w:r w:rsidRPr="524E3BE0">
        <w:rPr>
          <w:szCs w:val="28"/>
        </w:rPr>
        <w:t>Теперь перейдем ко второй группе принципов. Сочетаемость компонентов:</w:t>
      </w:r>
    </w:p>
    <w:p w14:paraId="57E9C51B"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ацикличности зависимостей. Нельзя допускать циклов в графе зависимостей. Это позволяет разбить проект на компоненты, которые будут выпускаться независимо. При возникновении цикла между зависимостями для тестирования и выпуска новой версии придется отладить и подготовить все компоненты, входящие в цикл. Они превращаются в один большой компонент.</w:t>
      </w:r>
    </w:p>
    <w:p w14:paraId="3E3B6F15"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устойчивых зависимостей. Зависимости должны быть направлены в сторону устойчивых компонентов. Нужно использовать ссылки на компоненты, которые будут редко меняться и избегать зависимостей от изменчивых компонентов. Это добавит гибкость в разработке, так как всегда нужны компоненты, которые можно легко изменять. Если же создать большое число зависимостей от такого компонента, эта возможность легких изменений испарится.</w:t>
      </w:r>
    </w:p>
    <w:p w14:paraId="29A47FE1" w14:textId="48D077EB" w:rsidR="00655804" w:rsidRDefault="00655804" w:rsidP="00655804">
      <w:pPr>
        <w:spacing w:line="360" w:lineRule="auto"/>
        <w:rPr>
          <w:rFonts w:ascii="TimesNewRomanPSMT" w:hAnsi="TimesNewRomanPSMT"/>
          <w:szCs w:val="28"/>
        </w:rPr>
      </w:pPr>
      <w:r w:rsidRPr="00474D7C">
        <w:rPr>
          <w:rFonts w:ascii="TimesNewRomanPSMT" w:hAnsi="TimesNewRomanPSMT"/>
          <w:szCs w:val="28"/>
        </w:rPr>
        <w:t>Принцип устойчивости абстракций. Этот принцип проводит связь между устойчивыми и абстрактными компонентами. Компоненты, которые содержат интерфейс для высокоуровневой бизнес-логики, должны быть абстрактными и почти не меняться. Реализации же этого интерфейса должны быть неустойчивыми — избегайте множественных зависимостей от таких компонентов</w:t>
      </w:r>
    </w:p>
    <w:p w14:paraId="009540AD" w14:textId="77777777" w:rsidR="00655804" w:rsidRDefault="00655804">
      <w:pPr>
        <w:rPr>
          <w:rFonts w:ascii="TimesNewRomanPSMT" w:hAnsi="TimesNewRomanPSMT"/>
          <w:szCs w:val="28"/>
        </w:rPr>
      </w:pPr>
      <w:r>
        <w:rPr>
          <w:rFonts w:ascii="TimesNewRomanPSMT" w:hAnsi="TimesNewRomanPSMT"/>
          <w:szCs w:val="28"/>
        </w:rPr>
        <w:br w:type="page"/>
      </w:r>
    </w:p>
    <w:p w14:paraId="75E7FDF3" w14:textId="77777777"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 xml:space="preserve">208. Опишите принципы дизайна архитектуры. </w:t>
      </w:r>
    </w:p>
    <w:p w14:paraId="7B0B8804" w14:textId="77777777" w:rsidR="00655804" w:rsidRPr="00474D7C" w:rsidRDefault="00655804" w:rsidP="00655804">
      <w:pPr>
        <w:ind w:firstLine="714"/>
        <w:jc w:val="both"/>
        <w:rPr>
          <w:szCs w:val="28"/>
        </w:rPr>
      </w:pPr>
      <w:r w:rsidRPr="00474D7C">
        <w:rPr>
          <w:szCs w:val="28"/>
        </w:rPr>
        <w:t xml:space="preserve">Под принципами дизайна архитектуры понимаются SOLID принципы. Эта аббревиатура пяти основных принципов проектирования в объектно-ориентированном программировании — Single </w:t>
      </w:r>
      <w:proofErr w:type="spellStart"/>
      <w:r w:rsidRPr="00474D7C">
        <w:rPr>
          <w:szCs w:val="28"/>
        </w:rPr>
        <w:t>responsibility</w:t>
      </w:r>
      <w:proofErr w:type="spellEnd"/>
      <w:r w:rsidRPr="00474D7C">
        <w:rPr>
          <w:szCs w:val="28"/>
        </w:rPr>
        <w:t>, Open-</w:t>
      </w:r>
      <w:proofErr w:type="spellStart"/>
      <w:r w:rsidRPr="00474D7C">
        <w:rPr>
          <w:szCs w:val="28"/>
        </w:rPr>
        <w:t>closed</w:t>
      </w:r>
      <w:proofErr w:type="spellEnd"/>
      <w:r w:rsidRPr="00474D7C">
        <w:rPr>
          <w:szCs w:val="28"/>
        </w:rPr>
        <w:t xml:space="preserve">, </w:t>
      </w:r>
      <w:proofErr w:type="spellStart"/>
      <w:r w:rsidRPr="00474D7C">
        <w:rPr>
          <w:szCs w:val="28"/>
        </w:rPr>
        <w:t>Liskov</w:t>
      </w:r>
      <w:proofErr w:type="spellEnd"/>
      <w:r w:rsidRPr="00474D7C">
        <w:rPr>
          <w:szCs w:val="28"/>
        </w:rPr>
        <w:t xml:space="preserve"> </w:t>
      </w:r>
      <w:proofErr w:type="spellStart"/>
      <w:r w:rsidRPr="00474D7C">
        <w:rPr>
          <w:szCs w:val="28"/>
        </w:rPr>
        <w:t>substitution</w:t>
      </w:r>
      <w:proofErr w:type="spellEnd"/>
      <w:r w:rsidRPr="00474D7C">
        <w:rPr>
          <w:szCs w:val="28"/>
        </w:rPr>
        <w:t xml:space="preserve">, Interface </w:t>
      </w:r>
      <w:proofErr w:type="spellStart"/>
      <w:r w:rsidRPr="00474D7C">
        <w:rPr>
          <w:szCs w:val="28"/>
        </w:rPr>
        <w:t>segregation</w:t>
      </w:r>
      <w:proofErr w:type="spellEnd"/>
      <w:r w:rsidRPr="00474D7C">
        <w:rPr>
          <w:szCs w:val="28"/>
        </w:rPr>
        <w:t xml:space="preserve"> и </w:t>
      </w:r>
      <w:proofErr w:type="spellStart"/>
      <w:r w:rsidRPr="00474D7C">
        <w:rPr>
          <w:szCs w:val="28"/>
        </w:rPr>
        <w:t>Dependency</w:t>
      </w:r>
      <w:proofErr w:type="spellEnd"/>
      <w:r w:rsidRPr="00474D7C">
        <w:rPr>
          <w:szCs w:val="28"/>
        </w:rPr>
        <w:t xml:space="preserve"> </w:t>
      </w:r>
      <w:proofErr w:type="spellStart"/>
      <w:r w:rsidRPr="00474D7C">
        <w:rPr>
          <w:szCs w:val="28"/>
        </w:rPr>
        <w:t>inversion</w:t>
      </w:r>
      <w:proofErr w:type="spellEnd"/>
      <w:r w:rsidRPr="00474D7C">
        <w:rPr>
          <w:szCs w:val="28"/>
        </w:rPr>
        <w:t>. В переводе на русский: принципы единственной ответственности, открытости / закрытости, подстановки Барбары Лисков, разделения интерфейса и инверсии зависимостей)</w:t>
      </w:r>
      <w:r>
        <w:rPr>
          <w:szCs w:val="28"/>
        </w:rPr>
        <w:t>.</w:t>
      </w:r>
    </w:p>
    <w:p w14:paraId="046DF1C6"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единственной обязанности / ответственности (</w:t>
      </w:r>
      <w:proofErr w:type="spellStart"/>
      <w:r w:rsidRPr="00474D7C">
        <w:rPr>
          <w:rFonts w:ascii="TimesNewRomanPSMT" w:hAnsi="TimesNewRomanPSMT"/>
          <w:szCs w:val="28"/>
        </w:rPr>
        <w:t>single</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responsibility</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SRP) обозначает, что каждый объект должен иметь одну обязанность и эта обязанность должна быть полностью инкапсулирована в класс. Все его сервисы должны быть направлены исключительно на обеспечение этой обязанности.</w:t>
      </w:r>
    </w:p>
    <w:p w14:paraId="08E0F733"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открытости / закрытости (</w:t>
      </w:r>
      <w:proofErr w:type="spellStart"/>
      <w:r w:rsidRPr="00474D7C">
        <w:rPr>
          <w:rFonts w:ascii="TimesNewRomanPSMT" w:hAnsi="TimesNewRomanPSMT"/>
          <w:szCs w:val="28"/>
        </w:rPr>
        <w:t>open-closed</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OCP) декларирует, что программные сущности (классы, модули, функции и т. п.) должны быть открыты для расширения, но закрыты для изменения. Это означает, что эти сущности могут менять свое поведение без изменения их исходного кода.</w:t>
      </w:r>
    </w:p>
    <w:p w14:paraId="397810D5"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подстановки Барбары Лисков (</w:t>
      </w:r>
      <w:proofErr w:type="spellStart"/>
      <w:r w:rsidRPr="00474D7C">
        <w:rPr>
          <w:rFonts w:ascii="TimesNewRomanPSMT" w:hAnsi="TimesNewRomanPSMT"/>
          <w:szCs w:val="28"/>
        </w:rPr>
        <w:t>Liskov</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substitution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LSP) в формулировке Роберта Мартина: «функции, которые используют базовый тип, должны иметь возможность использовать подтипы базового типа, не зная об этом».</w:t>
      </w:r>
    </w:p>
    <w:p w14:paraId="4E2A82C9" w14:textId="77777777" w:rsidR="00655804" w:rsidRPr="00474D7C" w:rsidRDefault="00655804" w:rsidP="00655804">
      <w:pPr>
        <w:pStyle w:val="a5"/>
        <w:numPr>
          <w:ilvl w:val="0"/>
          <w:numId w:val="19"/>
        </w:numPr>
        <w:spacing w:line="360" w:lineRule="auto"/>
        <w:ind w:left="1134" w:hanging="425"/>
        <w:jc w:val="both"/>
        <w:rPr>
          <w:rFonts w:ascii="TimesNewRomanPSMT" w:hAnsi="TimesNewRomanPSMT"/>
          <w:szCs w:val="28"/>
        </w:rPr>
      </w:pPr>
      <w:r w:rsidRPr="00474D7C">
        <w:rPr>
          <w:rFonts w:ascii="TimesNewRomanPSMT" w:hAnsi="TimesNewRomanPSMT"/>
          <w:szCs w:val="28"/>
        </w:rPr>
        <w:t>Принцип разделения интерфейса (</w:t>
      </w:r>
      <w:proofErr w:type="spellStart"/>
      <w:r w:rsidRPr="00474D7C">
        <w:rPr>
          <w:rFonts w:ascii="TimesNewRomanPSMT" w:hAnsi="TimesNewRomanPSMT"/>
          <w:szCs w:val="28"/>
        </w:rPr>
        <w:t>interface</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segregation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ISP) в формулировке Роберта Мартина: «клиенты не должны зависеть от методов, которые они не используют». Принцип разделения интерфейсов говорит о том, что слишком «толстые» интерфейсы необходимо разделять на более маленькие и специфические, чтобы клиенты маленьких интерфейсов знали только о методах, которые необходимы им в работе. В итоге, при изменении метода интерфейса не должны меняться клиенты, которые этот метод не используют.</w:t>
      </w:r>
    </w:p>
    <w:p w14:paraId="6D16AEEE" w14:textId="4FE836D4" w:rsidR="00655804" w:rsidRDefault="00655804" w:rsidP="00655804">
      <w:pPr>
        <w:spacing w:line="360" w:lineRule="auto"/>
        <w:rPr>
          <w:rFonts w:ascii="Times New Roman" w:hAnsi="Times New Roman" w:cs="Times New Roman"/>
          <w:sz w:val="24"/>
          <w:szCs w:val="24"/>
        </w:rPr>
      </w:pPr>
      <w:r w:rsidRPr="00474D7C">
        <w:rPr>
          <w:rFonts w:ascii="TimesNewRomanPSMT" w:hAnsi="TimesNewRomanPSMT"/>
          <w:szCs w:val="28"/>
        </w:rPr>
        <w:t>Принцип инверсии зависимостей (</w:t>
      </w:r>
      <w:proofErr w:type="spellStart"/>
      <w:r w:rsidRPr="00474D7C">
        <w:rPr>
          <w:rFonts w:ascii="TimesNewRomanPSMT" w:hAnsi="TimesNewRomanPSMT"/>
          <w:szCs w:val="28"/>
        </w:rPr>
        <w:t>dependency</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inversion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DIP) — модули верхних уровней не должны зависеть от модулей нижних уровней, а оба типа модулей должны зависеть от абстракций; сами абстракции не должны зависеть от деталей, а вот детали должны зависеть от абстракций</w:t>
      </w:r>
    </w:p>
    <w:p w14:paraId="1368D3D1" w14:textId="77777777"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209. Опишите понятие DDD (Domain </w:t>
      </w:r>
      <w:proofErr w:type="spellStart"/>
      <w:r w:rsidRPr="00C115D8">
        <w:rPr>
          <w:rFonts w:ascii="Times New Roman" w:hAnsi="Times New Roman" w:cs="Times New Roman"/>
          <w:sz w:val="24"/>
          <w:szCs w:val="24"/>
        </w:rPr>
        <w:t>Driven</w:t>
      </w:r>
      <w:proofErr w:type="spellEnd"/>
      <w:r w:rsidRPr="00C115D8">
        <w:rPr>
          <w:rFonts w:ascii="Times New Roman" w:hAnsi="Times New Roman" w:cs="Times New Roman"/>
          <w:sz w:val="24"/>
          <w:szCs w:val="24"/>
        </w:rPr>
        <w:t xml:space="preserve"> Design, предметно-ориентированное проектирование). </w:t>
      </w:r>
    </w:p>
    <w:p w14:paraId="1228EEDE" w14:textId="43ED0A61" w:rsidR="00655804" w:rsidRDefault="00655804" w:rsidP="00D20B77">
      <w:pPr>
        <w:spacing w:line="360" w:lineRule="auto"/>
        <w:rPr>
          <w:rFonts w:ascii="Times New Roman" w:hAnsi="Times New Roman" w:cs="Times New Roman"/>
          <w:sz w:val="24"/>
          <w:szCs w:val="24"/>
        </w:rPr>
      </w:pPr>
      <w:r w:rsidRPr="00797EDF">
        <w:rPr>
          <w:rFonts w:ascii="TimesNewRomanPSMT" w:hAnsi="TimesNewRomanPSMT"/>
          <w:szCs w:val="28"/>
        </w:rPr>
        <w:t>Предметно-ориентированное проектирование — это набор принципов и схем, направленных на создание оптимальных систем объектов.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p>
    <w:p w14:paraId="627EF127" w14:textId="77777777" w:rsidR="00655804" w:rsidRDefault="00655804">
      <w:pPr>
        <w:rPr>
          <w:rFonts w:ascii="Times New Roman" w:hAnsi="Times New Roman" w:cs="Times New Roman"/>
          <w:sz w:val="24"/>
          <w:szCs w:val="24"/>
        </w:rPr>
      </w:pPr>
      <w:r>
        <w:rPr>
          <w:rFonts w:ascii="Times New Roman" w:hAnsi="Times New Roman" w:cs="Times New Roman"/>
          <w:sz w:val="24"/>
          <w:szCs w:val="24"/>
        </w:rPr>
        <w:br w:type="page"/>
      </w:r>
    </w:p>
    <w:p w14:paraId="1F686879" w14:textId="037CB6D6"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lastRenderedPageBreak/>
        <w:t>210. Что такое ограниченный контекст (</w:t>
      </w:r>
      <w:proofErr w:type="spellStart"/>
      <w:r w:rsidRPr="00C115D8">
        <w:rPr>
          <w:rFonts w:ascii="Times New Roman" w:hAnsi="Times New Roman" w:cs="Times New Roman"/>
          <w:sz w:val="24"/>
          <w:szCs w:val="24"/>
        </w:rPr>
        <w:t>Bounded</w:t>
      </w:r>
      <w:proofErr w:type="spellEnd"/>
      <w:r w:rsidRPr="00C115D8">
        <w:rPr>
          <w:rFonts w:ascii="Times New Roman" w:hAnsi="Times New Roman" w:cs="Times New Roman"/>
          <w:sz w:val="24"/>
          <w:szCs w:val="24"/>
        </w:rPr>
        <w:t xml:space="preserve"> </w:t>
      </w:r>
      <w:proofErr w:type="spellStart"/>
      <w:r w:rsidRPr="00C115D8">
        <w:rPr>
          <w:rFonts w:ascii="Times New Roman" w:hAnsi="Times New Roman" w:cs="Times New Roman"/>
          <w:sz w:val="24"/>
          <w:szCs w:val="24"/>
        </w:rPr>
        <w:t>Context</w:t>
      </w:r>
      <w:proofErr w:type="spellEnd"/>
      <w:r w:rsidRPr="00C115D8">
        <w:rPr>
          <w:rFonts w:ascii="Times New Roman" w:hAnsi="Times New Roman" w:cs="Times New Roman"/>
          <w:sz w:val="24"/>
          <w:szCs w:val="24"/>
        </w:rPr>
        <w:t xml:space="preserve">)? </w:t>
      </w:r>
    </w:p>
    <w:p w14:paraId="7E0E0C71" w14:textId="77777777" w:rsidR="00655804" w:rsidRDefault="00655804" w:rsidP="00D20B77">
      <w:pPr>
        <w:spacing w:line="360" w:lineRule="auto"/>
        <w:rPr>
          <w:rFonts w:ascii="TimesNewRomanPSMT" w:hAnsi="TimesNewRomanPSMT"/>
          <w:szCs w:val="28"/>
        </w:rPr>
      </w:pPr>
      <w:r w:rsidRPr="00797EDF">
        <w:rPr>
          <w:rFonts w:ascii="TimesNewRomanPSMT" w:hAnsi="TimesNewRomanPSMT"/>
          <w:szCs w:val="28"/>
        </w:rPr>
        <w:t>Ограниченный контекст (</w:t>
      </w:r>
      <w:proofErr w:type="spellStart"/>
      <w:r w:rsidRPr="00797EDF">
        <w:rPr>
          <w:rFonts w:ascii="TimesNewRomanPSMT" w:hAnsi="TimesNewRomanPSMT"/>
          <w:szCs w:val="28"/>
        </w:rPr>
        <w:t>bounded</w:t>
      </w:r>
      <w:proofErr w:type="spellEnd"/>
      <w:r w:rsidRPr="00797EDF">
        <w:rPr>
          <w:rFonts w:ascii="TimesNewRomanPSMT" w:hAnsi="TimesNewRomanPSMT"/>
          <w:szCs w:val="28"/>
        </w:rPr>
        <w:t xml:space="preserve"> </w:t>
      </w:r>
      <w:proofErr w:type="spellStart"/>
      <w:r w:rsidRPr="00797EDF">
        <w:rPr>
          <w:rFonts w:ascii="TimesNewRomanPSMT" w:hAnsi="TimesNewRomanPSMT"/>
          <w:szCs w:val="28"/>
        </w:rPr>
        <w:t>context</w:t>
      </w:r>
      <w:proofErr w:type="spellEnd"/>
      <w:r w:rsidRPr="00797EDF">
        <w:rPr>
          <w:rFonts w:ascii="TimesNewRomanPSMT" w:hAnsi="TimesNewRomanPSMT"/>
          <w:szCs w:val="28"/>
        </w:rPr>
        <w:t>)– это граница, которая окружает ту или иную модель. Это держит знания внутри соответствующей границы, в то же время игнорируя помехи от внешнего мира. Это выгодно по ряду причин. Во-первых, вы можете моделировать различные аспекты проблемы, не контактируя с другими частями бизнеса. Используя предыдущий пример, объект Product в рамках складской системы должен быть связан с помощью методов и свойств этой единой системы, а не какой-либо другой коммерческой фирмы, что случается, когда пытаются соответствовать объекту под названием Product. Во-вторых, терминология в ограниченном контексте (</w:t>
      </w:r>
      <w:proofErr w:type="spellStart"/>
      <w:r w:rsidRPr="00797EDF">
        <w:rPr>
          <w:rFonts w:ascii="TimesNewRomanPSMT" w:hAnsi="TimesNewRomanPSMT"/>
          <w:szCs w:val="28"/>
        </w:rPr>
        <w:t>Bounded</w:t>
      </w:r>
      <w:proofErr w:type="spellEnd"/>
      <w:r w:rsidRPr="00797EDF">
        <w:rPr>
          <w:rFonts w:ascii="TimesNewRomanPSMT" w:hAnsi="TimesNewRomanPSMT"/>
          <w:szCs w:val="28"/>
        </w:rPr>
        <w:t xml:space="preserve"> </w:t>
      </w:r>
      <w:proofErr w:type="spellStart"/>
      <w:r w:rsidRPr="00797EDF">
        <w:rPr>
          <w:rFonts w:ascii="TimesNewRomanPSMT" w:hAnsi="TimesNewRomanPSMT"/>
          <w:szCs w:val="28"/>
        </w:rPr>
        <w:t>Context</w:t>
      </w:r>
      <w:proofErr w:type="spellEnd"/>
      <w:r w:rsidRPr="00797EDF">
        <w:rPr>
          <w:rFonts w:ascii="TimesNewRomanPSMT" w:hAnsi="TimesNewRomanPSMT"/>
          <w:szCs w:val="28"/>
        </w:rPr>
        <w:t>) может иметь одно, четкое определение, что точно описывает конкретную проблему.  Различные отделы по всей компании, как правило, имеют немного разные идеи и определения аналогичных условий, это часто может сорвать проект из-за отсутствия ясности и понимания, если сроки являются неоднозначными</w:t>
      </w:r>
    </w:p>
    <w:p w14:paraId="33DABCC6" w14:textId="77777777"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211. Что такое </w:t>
      </w:r>
      <w:proofErr w:type="spellStart"/>
      <w:r w:rsidRPr="00C115D8">
        <w:rPr>
          <w:rFonts w:ascii="Times New Roman" w:hAnsi="Times New Roman" w:cs="Times New Roman"/>
          <w:sz w:val="24"/>
          <w:szCs w:val="24"/>
        </w:rPr>
        <w:t>Ubiquitous</w:t>
      </w:r>
      <w:proofErr w:type="spellEnd"/>
      <w:r w:rsidRPr="00C115D8">
        <w:rPr>
          <w:rFonts w:ascii="Times New Roman" w:hAnsi="Times New Roman" w:cs="Times New Roman"/>
          <w:sz w:val="24"/>
          <w:szCs w:val="24"/>
        </w:rPr>
        <w:t xml:space="preserve"> Language (Единый язык)? </w:t>
      </w:r>
    </w:p>
    <w:p w14:paraId="3E606135" w14:textId="1BD160E1" w:rsidR="00655804" w:rsidRDefault="00655804" w:rsidP="00D20B77">
      <w:pPr>
        <w:spacing w:line="360" w:lineRule="auto"/>
        <w:rPr>
          <w:rFonts w:ascii="Times New Roman" w:hAnsi="Times New Roman" w:cs="Times New Roman"/>
          <w:sz w:val="24"/>
          <w:szCs w:val="24"/>
        </w:rPr>
      </w:pPr>
      <w:r w:rsidRPr="79F0D12B">
        <w:rPr>
          <w:szCs w:val="28"/>
        </w:rPr>
        <w:t>Этот коллективный язык терминов называется - единый язык. (</w:t>
      </w:r>
      <w:proofErr w:type="spellStart"/>
      <w:r w:rsidRPr="79F0D12B">
        <w:rPr>
          <w:szCs w:val="28"/>
        </w:rPr>
        <w:t>Ubiquitous</w:t>
      </w:r>
      <w:proofErr w:type="spellEnd"/>
      <w:r w:rsidRPr="79F0D12B">
        <w:rPr>
          <w:szCs w:val="28"/>
        </w:rPr>
        <w:t xml:space="preserve"> Language). Это один из основных и самых важных шаблонов предметного-ориентированного проектирования. Это не бизнес-жаргон, навязанный разработчикам, а настоящий язык, созданный целостной командой – экспертами в предметной области, разработчиками, бизнес-аналитиками и всеми, кто вовлечен в создание системы. Роль в команде не столь существенна, поскольку каждый член команды использует для описания проекта единый язык.</w:t>
      </w:r>
    </w:p>
    <w:p w14:paraId="69D071E2" w14:textId="77777777"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212. Что такое Смысловое ядро (Core </w:t>
      </w:r>
      <w:proofErr w:type="spellStart"/>
      <w:r w:rsidRPr="00C115D8">
        <w:rPr>
          <w:rFonts w:ascii="Times New Roman" w:hAnsi="Times New Roman" w:cs="Times New Roman"/>
          <w:sz w:val="24"/>
          <w:szCs w:val="24"/>
        </w:rPr>
        <w:t>domain</w:t>
      </w:r>
      <w:proofErr w:type="spellEnd"/>
      <w:r w:rsidRPr="00C115D8">
        <w:rPr>
          <w:rFonts w:ascii="Times New Roman" w:hAnsi="Times New Roman" w:cs="Times New Roman"/>
          <w:sz w:val="24"/>
          <w:szCs w:val="24"/>
        </w:rPr>
        <w:t xml:space="preserve">)? </w:t>
      </w:r>
    </w:p>
    <w:p w14:paraId="3548D69B" w14:textId="6017B6A5" w:rsidR="00655804" w:rsidRDefault="00655804" w:rsidP="00D20B77">
      <w:pPr>
        <w:spacing w:line="360" w:lineRule="auto"/>
        <w:rPr>
          <w:rFonts w:ascii="Times New Roman" w:hAnsi="Times New Roman" w:cs="Times New Roman"/>
          <w:sz w:val="24"/>
          <w:szCs w:val="24"/>
        </w:rPr>
      </w:pPr>
      <w:r w:rsidRPr="4B017601">
        <w:rPr>
          <w:szCs w:val="28"/>
        </w:rPr>
        <w:t>Смысловое ядро – это подобласть, имеющая первостепенное значение для организации. Со стратегической точки зрения бизнес должен выделяться своим смысловым ядром. Большинство DDD проектов сосредоточены именно на смысловом ядре</w:t>
      </w:r>
      <w:r>
        <w:rPr>
          <w:szCs w:val="28"/>
        </w:rPr>
        <w:t>.</w:t>
      </w:r>
    </w:p>
    <w:p w14:paraId="4B9BE070" w14:textId="77777777" w:rsidR="00655804"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213. Что такое Предметная область (Domain)? </w:t>
      </w:r>
    </w:p>
    <w:p w14:paraId="6C8E6865" w14:textId="4DEDC01D" w:rsidR="00655804" w:rsidRDefault="00655804" w:rsidP="00D20B77">
      <w:pPr>
        <w:spacing w:line="360" w:lineRule="auto"/>
        <w:rPr>
          <w:rFonts w:ascii="Times New Roman" w:hAnsi="Times New Roman" w:cs="Times New Roman"/>
          <w:sz w:val="24"/>
          <w:szCs w:val="24"/>
        </w:rPr>
      </w:pPr>
      <w:r w:rsidRPr="58948689">
        <w:rPr>
          <w:szCs w:val="28"/>
        </w:rPr>
        <w:t xml:space="preserve">Множество понятий и объектов, рассматриваемых в пределах отдельного рассуждения, исследования или научной теории. Включает объекты, изучаемые теорией, а также свойства, отношения и функции, которые принимаются во внимание в теории. В анализе данных в качестве предметной области может выступать компания, в интересах которой реализуется аналитический проект, внешнее окружение, сегмент рынка и т. д. Это понятие играет большую роль в анализе данных, поскольку используемые там подходы и методы оперируют объектами и терминами </w:t>
      </w:r>
      <w:r w:rsidRPr="58948689">
        <w:rPr>
          <w:szCs w:val="28"/>
        </w:rPr>
        <w:lastRenderedPageBreak/>
        <w:t>предметной области и, следовательно, зависят от нее. В хранилищах данных, которые являются предметно ориентированными, под предметной областью понимают устойчивую связь между именами, понятиями и объектами внешнего мира, не зависящую от самой информационной системы и круга ее пользователей. Введение в рассмотрение понятия предметной области ограничивает и делает обозримым пространство информационного поиска в хранилище данных и позволяет выполнять за конечное время даже сложные нерегламентированные запросы</w:t>
      </w:r>
    </w:p>
    <w:p w14:paraId="62F07D67" w14:textId="34F00A34" w:rsidR="00C115D8" w:rsidRDefault="005D6D4C" w:rsidP="00D20B77">
      <w:pPr>
        <w:spacing w:line="360" w:lineRule="auto"/>
        <w:rPr>
          <w:rFonts w:ascii="Times New Roman" w:hAnsi="Times New Roman" w:cs="Times New Roman"/>
          <w:sz w:val="24"/>
          <w:szCs w:val="24"/>
        </w:rPr>
      </w:pPr>
      <w:r w:rsidRPr="00C115D8">
        <w:rPr>
          <w:rFonts w:ascii="Times New Roman" w:hAnsi="Times New Roman" w:cs="Times New Roman"/>
          <w:sz w:val="24"/>
          <w:szCs w:val="24"/>
        </w:rPr>
        <w:br/>
        <w:t xml:space="preserve">214. Что такое Пространство задач и пространство решений? </w:t>
      </w:r>
    </w:p>
    <w:p w14:paraId="32239808" w14:textId="1F22B4F1" w:rsidR="00655804" w:rsidRPr="00F74869" w:rsidRDefault="00655804" w:rsidP="00D20B77">
      <w:pPr>
        <w:spacing w:line="360" w:lineRule="auto"/>
        <w:rPr>
          <w:rFonts w:ascii="Times New Roman" w:hAnsi="Times New Roman" w:cs="Times New Roman"/>
          <w:sz w:val="28"/>
          <w:szCs w:val="28"/>
        </w:rPr>
      </w:pPr>
      <w:r>
        <w:rPr>
          <w:szCs w:val="28"/>
        </w:rPr>
        <w:t>Пространство задач и пространство решений в архитектуре подразумевает под собой набор определённых задач и их решений, в зависимости от которых будет зависеть построение целой архитектуры информационной системы/приложения</w:t>
      </w:r>
    </w:p>
    <w:p w14:paraId="25A1BBE6" w14:textId="77777777" w:rsidR="00C115D8" w:rsidRPr="005A49C6" w:rsidRDefault="00C115D8" w:rsidP="008B438E">
      <w:pPr>
        <w:rPr>
          <w:rFonts w:ascii="Times New Roman" w:hAnsi="Times New Roman" w:cs="Times New Roman"/>
          <w:sz w:val="32"/>
          <w:szCs w:val="32"/>
        </w:rPr>
      </w:pPr>
    </w:p>
    <w:p w14:paraId="2E1BB140" w14:textId="349A5163" w:rsidR="005A49C6" w:rsidRPr="00893944" w:rsidRDefault="005A49C6" w:rsidP="005A49C6">
      <w:pPr>
        <w:jc w:val="center"/>
        <w:rPr>
          <w:rFonts w:ascii="Times New Roman" w:hAnsi="Times New Roman" w:cs="Times New Roman"/>
          <w:b/>
          <w:bCs/>
          <w:sz w:val="32"/>
          <w:szCs w:val="32"/>
          <w:lang w:val="ru-RU"/>
        </w:rPr>
      </w:pPr>
      <w:r w:rsidRPr="00893944">
        <w:rPr>
          <w:rFonts w:ascii="Times New Roman" w:hAnsi="Times New Roman" w:cs="Times New Roman"/>
          <w:b/>
          <w:bCs/>
          <w:sz w:val="32"/>
          <w:szCs w:val="32"/>
          <w:lang w:val="ru-RU"/>
        </w:rPr>
        <w:t>\\\ОТСЮДА ИДЁТ ПИЗДЕЦ</w:t>
      </w:r>
      <w:r w:rsidR="00093B8B" w:rsidRPr="00893944">
        <w:rPr>
          <w:rFonts w:ascii="Times New Roman" w:hAnsi="Times New Roman" w:cs="Times New Roman"/>
          <w:b/>
          <w:bCs/>
          <w:sz w:val="32"/>
          <w:szCs w:val="32"/>
          <w:lang w:val="ru-RU"/>
        </w:rPr>
        <w:t xml:space="preserve"> (8 ПРАКТИКА)</w:t>
      </w:r>
      <w:r w:rsidRPr="00893944">
        <w:rPr>
          <w:rFonts w:ascii="Times New Roman" w:hAnsi="Times New Roman" w:cs="Times New Roman"/>
          <w:b/>
          <w:bCs/>
          <w:sz w:val="32"/>
          <w:szCs w:val="32"/>
          <w:lang w:val="ru-RU"/>
        </w:rPr>
        <w:t>///</w:t>
      </w:r>
    </w:p>
    <w:p w14:paraId="68E3839C"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215. Что такое фреймворк? </w:t>
      </w:r>
    </w:p>
    <w:p w14:paraId="68DF2D82" w14:textId="7340F86D" w:rsidR="005B1549" w:rsidRDefault="005B1549" w:rsidP="008B438E">
      <w:pPr>
        <w:rPr>
          <w:rFonts w:ascii="Times New Roman" w:hAnsi="Times New Roman" w:cs="Times New Roman"/>
          <w:sz w:val="24"/>
          <w:szCs w:val="24"/>
        </w:rPr>
      </w:pPr>
      <w:r>
        <w:rPr>
          <w:rFonts w:cs="Times New Roman"/>
          <w:bCs/>
          <w:sz w:val="28"/>
          <w:szCs w:val="28"/>
        </w:rPr>
        <w:t>П</w:t>
      </w:r>
      <w:r w:rsidRPr="00151D03">
        <w:rPr>
          <w:rFonts w:cs="Times New Roman"/>
          <w:bCs/>
          <w:sz w:val="28"/>
          <w:szCs w:val="28"/>
        </w:rPr>
        <w:t>рограммная</w:t>
      </w:r>
      <w:r w:rsidRPr="00820E05">
        <w:rPr>
          <w:rFonts w:cs="Times New Roman"/>
          <w:bCs/>
          <w:sz w:val="28"/>
          <w:szCs w:val="28"/>
        </w:rPr>
        <w:t xml:space="preserve"> </w:t>
      </w:r>
      <w:r w:rsidRPr="00151D03">
        <w:rPr>
          <w:rFonts w:cs="Times New Roman"/>
          <w:bCs/>
          <w:sz w:val="28"/>
          <w:szCs w:val="28"/>
        </w:rPr>
        <w:t>платформа</w:t>
      </w:r>
      <w:r w:rsidRPr="00820E05">
        <w:rPr>
          <w:rFonts w:cs="Times New Roman"/>
          <w:bCs/>
          <w:sz w:val="28"/>
          <w:szCs w:val="28"/>
        </w:rPr>
        <w:t xml:space="preserve">, </w:t>
      </w:r>
      <w:r w:rsidRPr="00151D03">
        <w:rPr>
          <w:rFonts w:cs="Times New Roman"/>
          <w:bCs/>
          <w:sz w:val="28"/>
          <w:szCs w:val="28"/>
        </w:rPr>
        <w:t>определяющая</w:t>
      </w:r>
      <w:r w:rsidRPr="00820E05">
        <w:rPr>
          <w:rFonts w:cs="Times New Roman"/>
          <w:bCs/>
          <w:sz w:val="28"/>
          <w:szCs w:val="28"/>
        </w:rPr>
        <w:t xml:space="preserve"> </w:t>
      </w:r>
      <w:r w:rsidRPr="00151D03">
        <w:rPr>
          <w:rFonts w:cs="Times New Roman"/>
          <w:bCs/>
          <w:sz w:val="28"/>
          <w:szCs w:val="28"/>
        </w:rPr>
        <w:t>структуру</w:t>
      </w:r>
      <w:r w:rsidRPr="00820E05">
        <w:rPr>
          <w:rFonts w:cs="Times New Roman"/>
          <w:bCs/>
          <w:sz w:val="28"/>
          <w:szCs w:val="28"/>
        </w:rPr>
        <w:t xml:space="preserve"> </w:t>
      </w:r>
      <w:r w:rsidRPr="00151D03">
        <w:rPr>
          <w:rFonts w:cs="Times New Roman"/>
          <w:bCs/>
          <w:sz w:val="28"/>
          <w:szCs w:val="28"/>
        </w:rPr>
        <w:t>программной</w:t>
      </w:r>
      <w:r w:rsidRPr="00820E05">
        <w:rPr>
          <w:rFonts w:cs="Times New Roman"/>
          <w:bCs/>
          <w:sz w:val="28"/>
          <w:szCs w:val="28"/>
        </w:rPr>
        <w:t xml:space="preserve"> </w:t>
      </w:r>
      <w:r w:rsidRPr="00151D03">
        <w:rPr>
          <w:rFonts w:cs="Times New Roman"/>
          <w:bCs/>
          <w:sz w:val="28"/>
          <w:szCs w:val="28"/>
        </w:rPr>
        <w:t>системы</w:t>
      </w:r>
      <w:r w:rsidRPr="00820E05">
        <w:rPr>
          <w:rFonts w:cs="Times New Roman"/>
          <w:bCs/>
          <w:sz w:val="28"/>
          <w:szCs w:val="28"/>
        </w:rPr>
        <w:t xml:space="preserve">; </w:t>
      </w:r>
      <w:r w:rsidRPr="00151D03">
        <w:rPr>
          <w:rFonts w:cs="Times New Roman"/>
          <w:bCs/>
          <w:sz w:val="28"/>
          <w:szCs w:val="28"/>
        </w:rPr>
        <w:t>программное</w:t>
      </w:r>
      <w:r w:rsidRPr="00820E05">
        <w:rPr>
          <w:rFonts w:cs="Times New Roman"/>
          <w:bCs/>
          <w:sz w:val="28"/>
          <w:szCs w:val="28"/>
        </w:rPr>
        <w:t xml:space="preserve"> </w:t>
      </w:r>
      <w:r w:rsidRPr="00151D03">
        <w:rPr>
          <w:rFonts w:cs="Times New Roman"/>
          <w:bCs/>
          <w:sz w:val="28"/>
          <w:szCs w:val="28"/>
        </w:rPr>
        <w:t>обеспечение</w:t>
      </w:r>
      <w:r w:rsidRPr="00820E05">
        <w:rPr>
          <w:rFonts w:cs="Times New Roman"/>
          <w:bCs/>
          <w:sz w:val="28"/>
          <w:szCs w:val="28"/>
        </w:rPr>
        <w:t xml:space="preserve">, </w:t>
      </w:r>
      <w:r w:rsidRPr="00151D03">
        <w:rPr>
          <w:rFonts w:cs="Times New Roman"/>
          <w:bCs/>
          <w:sz w:val="28"/>
          <w:szCs w:val="28"/>
        </w:rPr>
        <w:t>облегчающее</w:t>
      </w:r>
      <w:r w:rsidRPr="00820E05">
        <w:rPr>
          <w:rFonts w:cs="Times New Roman"/>
          <w:bCs/>
          <w:sz w:val="28"/>
          <w:szCs w:val="28"/>
        </w:rPr>
        <w:t xml:space="preserve"> </w:t>
      </w:r>
      <w:r w:rsidRPr="00151D03">
        <w:rPr>
          <w:rFonts w:cs="Times New Roman"/>
          <w:bCs/>
          <w:sz w:val="28"/>
          <w:szCs w:val="28"/>
        </w:rPr>
        <w:t>разработку</w:t>
      </w:r>
      <w:r w:rsidRPr="00820E05">
        <w:rPr>
          <w:rFonts w:cs="Times New Roman"/>
          <w:bCs/>
          <w:sz w:val="28"/>
          <w:szCs w:val="28"/>
        </w:rPr>
        <w:t xml:space="preserve"> </w:t>
      </w:r>
      <w:r w:rsidRPr="00151D03">
        <w:rPr>
          <w:rFonts w:cs="Times New Roman"/>
          <w:bCs/>
          <w:sz w:val="28"/>
          <w:szCs w:val="28"/>
        </w:rPr>
        <w:t>и</w:t>
      </w:r>
      <w:r w:rsidRPr="00820E05">
        <w:rPr>
          <w:rFonts w:cs="Times New Roman"/>
          <w:bCs/>
          <w:sz w:val="28"/>
          <w:szCs w:val="28"/>
        </w:rPr>
        <w:t xml:space="preserve"> </w:t>
      </w:r>
      <w:r w:rsidRPr="00151D03">
        <w:rPr>
          <w:rFonts w:cs="Times New Roman"/>
          <w:bCs/>
          <w:sz w:val="28"/>
          <w:szCs w:val="28"/>
        </w:rPr>
        <w:t>объединение</w:t>
      </w:r>
      <w:r w:rsidRPr="00820E05">
        <w:rPr>
          <w:rFonts w:cs="Times New Roman"/>
          <w:bCs/>
          <w:sz w:val="28"/>
          <w:szCs w:val="28"/>
        </w:rPr>
        <w:t xml:space="preserve"> </w:t>
      </w:r>
      <w:r w:rsidRPr="00151D03">
        <w:rPr>
          <w:rFonts w:cs="Times New Roman"/>
          <w:bCs/>
          <w:sz w:val="28"/>
          <w:szCs w:val="28"/>
        </w:rPr>
        <w:t>разных</w:t>
      </w:r>
      <w:r w:rsidRPr="00820E05">
        <w:rPr>
          <w:rFonts w:cs="Times New Roman"/>
          <w:bCs/>
          <w:sz w:val="28"/>
          <w:szCs w:val="28"/>
        </w:rPr>
        <w:t xml:space="preserve"> </w:t>
      </w:r>
      <w:r w:rsidRPr="00151D03">
        <w:rPr>
          <w:rFonts w:cs="Times New Roman"/>
          <w:bCs/>
          <w:sz w:val="28"/>
          <w:szCs w:val="28"/>
        </w:rPr>
        <w:t>компонентов</w:t>
      </w:r>
      <w:r w:rsidRPr="00820E05">
        <w:rPr>
          <w:rFonts w:cs="Times New Roman"/>
          <w:bCs/>
          <w:sz w:val="28"/>
          <w:szCs w:val="28"/>
        </w:rPr>
        <w:t xml:space="preserve"> </w:t>
      </w:r>
      <w:r w:rsidRPr="00151D03">
        <w:rPr>
          <w:rFonts w:cs="Times New Roman"/>
          <w:bCs/>
          <w:sz w:val="28"/>
          <w:szCs w:val="28"/>
        </w:rPr>
        <w:t>большого</w:t>
      </w:r>
      <w:r w:rsidRPr="00820E05">
        <w:rPr>
          <w:rFonts w:cs="Times New Roman"/>
          <w:bCs/>
          <w:sz w:val="28"/>
          <w:szCs w:val="28"/>
        </w:rPr>
        <w:t xml:space="preserve"> </w:t>
      </w:r>
      <w:r w:rsidRPr="00151D03">
        <w:rPr>
          <w:rFonts w:cs="Times New Roman"/>
          <w:bCs/>
          <w:sz w:val="28"/>
          <w:szCs w:val="28"/>
        </w:rPr>
        <w:t>программного</w:t>
      </w:r>
      <w:r w:rsidRPr="00820E05">
        <w:rPr>
          <w:rFonts w:cs="Times New Roman"/>
          <w:bCs/>
          <w:sz w:val="28"/>
          <w:szCs w:val="28"/>
        </w:rPr>
        <w:t xml:space="preserve"> </w:t>
      </w:r>
      <w:r w:rsidRPr="00151D03">
        <w:rPr>
          <w:rFonts w:cs="Times New Roman"/>
          <w:bCs/>
          <w:sz w:val="28"/>
          <w:szCs w:val="28"/>
        </w:rPr>
        <w:t>проекта</w:t>
      </w:r>
    </w:p>
    <w:p w14:paraId="4DC854FE"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216. Что такое фреймворк и чем он отличается от библиотеки? </w:t>
      </w:r>
    </w:p>
    <w:p w14:paraId="281B3509" w14:textId="77777777" w:rsidR="005B1549" w:rsidRPr="005B1549" w:rsidRDefault="005B1549" w:rsidP="005B1549">
      <w:pPr>
        <w:spacing w:line="360" w:lineRule="auto"/>
        <w:rPr>
          <w:rFonts w:cs="Times New Roman"/>
          <w:bCs/>
          <w:sz w:val="28"/>
          <w:szCs w:val="28"/>
        </w:rPr>
      </w:pPr>
      <w:r w:rsidRPr="005B1549">
        <w:rPr>
          <w:rFonts w:cs="Times New Roman"/>
          <w:bCs/>
          <w:sz w:val="28"/>
          <w:szCs w:val="28"/>
        </w:rPr>
        <w:t>«Фреймворк» отличается от понятия</w:t>
      </w:r>
      <w:r w:rsidRPr="005B1549">
        <w:rPr>
          <w:rFonts w:cs="Times New Roman"/>
          <w:bCs/>
          <w:sz w:val="28"/>
          <w:szCs w:val="28"/>
          <w:lang w:val="en-US"/>
        </w:rPr>
        <w:t> </w:t>
      </w:r>
      <w:r w:rsidRPr="005B1549">
        <w:rPr>
          <w:rFonts w:cs="Times New Roman"/>
          <w:bCs/>
          <w:sz w:val="28"/>
          <w:szCs w:val="28"/>
        </w:rPr>
        <w:t>библиотеки тем, что библиотека может быть использована в программном продукте просто как набор подпрограмм близкой функциональности, не влияя на архитектуру программного продукта и не накладывая на неё никаких ограничений. В то время как «фреймворк» диктует правила построения архитектуры приложения, задавая на начальном этапе разработки поведение по умолчанию — «каркас», который нужно будет расширять и изменять, согласно указанным требованиям.</w:t>
      </w:r>
    </w:p>
    <w:p w14:paraId="36CE6BDE" w14:textId="77777777" w:rsidR="005B1549" w:rsidRPr="005B1549" w:rsidRDefault="005B1549" w:rsidP="005B1549">
      <w:pPr>
        <w:spacing w:line="360" w:lineRule="auto"/>
        <w:rPr>
          <w:rFonts w:cs="Times New Roman"/>
          <w:bCs/>
          <w:sz w:val="28"/>
          <w:szCs w:val="28"/>
        </w:rPr>
      </w:pPr>
      <w:r w:rsidRPr="005B1549">
        <w:rPr>
          <w:rFonts w:cs="Times New Roman"/>
          <w:bCs/>
          <w:sz w:val="28"/>
          <w:szCs w:val="28"/>
        </w:rPr>
        <w:t>Также, в отличие от библиотеки, которая объединяет в себе набор близкой функциональности, — «фреймворк» может содержать в себе большое число разных по тематике библиотек.</w:t>
      </w:r>
    </w:p>
    <w:p w14:paraId="31A268CD" w14:textId="280CF612" w:rsidR="005B1549" w:rsidRDefault="005B1549" w:rsidP="005B1549">
      <w:pPr>
        <w:rPr>
          <w:rFonts w:ascii="Times New Roman" w:hAnsi="Times New Roman" w:cs="Times New Roman"/>
          <w:sz w:val="24"/>
          <w:szCs w:val="24"/>
        </w:rPr>
      </w:pPr>
      <w:r w:rsidRPr="00151D03">
        <w:rPr>
          <w:rFonts w:cs="Times New Roman"/>
          <w:bCs/>
          <w:sz w:val="28"/>
          <w:szCs w:val="28"/>
        </w:rPr>
        <w:t xml:space="preserve">Другим ключевым отличием «фреймворка» от библиотеки может быть инверсия управления: пользовательский код вызывает </w:t>
      </w:r>
      <w:r w:rsidRPr="00151D03">
        <w:rPr>
          <w:rFonts w:cs="Times New Roman"/>
          <w:bCs/>
          <w:sz w:val="28"/>
          <w:szCs w:val="28"/>
        </w:rPr>
        <w:lastRenderedPageBreak/>
        <w:t>функции библиотеки (или классы) и получает управление после вызова. Во «фреймворке» пользовательский код может реализовывать конкретное поведение, встраиваемое в более общий — «абстрактный» код фреймворка. При этом «фреймворк» вызывает функции (классы) пользовательского кода</w:t>
      </w:r>
    </w:p>
    <w:p w14:paraId="4B34E9D8"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217. Из каких этапов состоит разработка веб-приложения? </w:t>
      </w:r>
    </w:p>
    <w:p w14:paraId="22D94338" w14:textId="61AAAC45" w:rsidR="005B1549" w:rsidRDefault="005B1549" w:rsidP="008B438E">
      <w:pPr>
        <w:rPr>
          <w:rFonts w:ascii="Times New Roman" w:hAnsi="Times New Roman" w:cs="Times New Roman"/>
          <w:sz w:val="24"/>
          <w:szCs w:val="24"/>
        </w:rPr>
      </w:pPr>
      <w:r>
        <w:rPr>
          <w:rFonts w:cs="Times New Roman"/>
          <w:bCs/>
          <w:sz w:val="28"/>
          <w:szCs w:val="28"/>
        </w:rPr>
        <w:t>Планирование, проектирование, тестирование, запуск</w:t>
      </w:r>
    </w:p>
    <w:p w14:paraId="4B58DF5B"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218. Что такое “Гибкий” фреймворк? </w:t>
      </w:r>
    </w:p>
    <w:p w14:paraId="064D6700" w14:textId="43F11E17" w:rsidR="005B1549" w:rsidRDefault="005B1549" w:rsidP="008B438E">
      <w:pPr>
        <w:rPr>
          <w:rFonts w:ascii="Times New Roman" w:hAnsi="Times New Roman" w:cs="Times New Roman"/>
          <w:sz w:val="24"/>
          <w:szCs w:val="24"/>
        </w:rPr>
      </w:pPr>
      <w:r>
        <w:rPr>
          <w:rFonts w:cs="Times New Roman"/>
          <w:bCs/>
          <w:sz w:val="28"/>
          <w:szCs w:val="28"/>
        </w:rPr>
        <w:t>Фреймворк, следующий гибкой методологии разработки</w:t>
      </w:r>
    </w:p>
    <w:p w14:paraId="17B605BD"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219. Что такое “не гибкий” фреймворк? </w:t>
      </w:r>
    </w:p>
    <w:p w14:paraId="49BA73EC" w14:textId="3BE180EB" w:rsidR="005B1549" w:rsidRDefault="005B1549" w:rsidP="008B438E">
      <w:pPr>
        <w:rPr>
          <w:rFonts w:ascii="Times New Roman" w:hAnsi="Times New Roman" w:cs="Times New Roman"/>
          <w:sz w:val="24"/>
          <w:szCs w:val="24"/>
        </w:rPr>
      </w:pPr>
      <w:r>
        <w:rPr>
          <w:rFonts w:cs="Times New Roman"/>
          <w:bCs/>
          <w:sz w:val="28"/>
          <w:szCs w:val="28"/>
        </w:rPr>
        <w:t>Фреймворк, не следующий гибкой методологии разработки</w:t>
      </w:r>
    </w:p>
    <w:p w14:paraId="1E22D058"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220. Чем “гибкий” фреймворк отличается от “не гибкого” фреймворка? </w:t>
      </w:r>
    </w:p>
    <w:p w14:paraId="5861AAFB" w14:textId="78489D9F" w:rsidR="005B1549" w:rsidRDefault="005B1549" w:rsidP="008B438E">
      <w:pPr>
        <w:rPr>
          <w:rFonts w:ascii="Times New Roman" w:hAnsi="Times New Roman" w:cs="Times New Roman"/>
          <w:sz w:val="24"/>
          <w:szCs w:val="24"/>
        </w:rPr>
      </w:pPr>
      <w:r>
        <w:rPr>
          <w:rFonts w:cs="Times New Roman"/>
          <w:bCs/>
          <w:sz w:val="28"/>
          <w:szCs w:val="28"/>
        </w:rPr>
        <w:t xml:space="preserve">В основном – разные жизненные циклы приложения. Большая возможность соответствия декларируемым в </w:t>
      </w:r>
      <w:proofErr w:type="spellStart"/>
      <w:r>
        <w:rPr>
          <w:rFonts w:cs="Times New Roman"/>
          <w:bCs/>
          <w:sz w:val="28"/>
          <w:szCs w:val="28"/>
        </w:rPr>
        <w:t>agile</w:t>
      </w:r>
      <w:proofErr w:type="spellEnd"/>
      <w:r>
        <w:rPr>
          <w:rFonts w:cs="Times New Roman"/>
          <w:bCs/>
          <w:sz w:val="28"/>
          <w:szCs w:val="28"/>
        </w:rPr>
        <w:t>-манифесте принципам</w:t>
      </w:r>
    </w:p>
    <w:p w14:paraId="1D5DF23D"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221. Опишите фреймворк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299EEE0D" w14:textId="03B6FE42" w:rsidR="005B1549" w:rsidRDefault="005B1549" w:rsidP="008B438E">
      <w:pPr>
        <w:rPr>
          <w:rFonts w:ascii="Times New Roman" w:hAnsi="Times New Roman" w:cs="Times New Roman"/>
          <w:sz w:val="24"/>
          <w:szCs w:val="24"/>
        </w:rPr>
      </w:pPr>
      <w:r>
        <w:rPr>
          <w:rFonts w:cs="Times New Roman"/>
          <w:bCs/>
          <w:sz w:val="28"/>
          <w:szCs w:val="28"/>
        </w:rPr>
        <w:t>Б</w:t>
      </w:r>
      <w:r w:rsidRPr="00FD6C64">
        <w:rPr>
          <w:rFonts w:cs="Times New Roman"/>
          <w:bCs/>
          <w:sz w:val="28"/>
          <w:szCs w:val="28"/>
        </w:rPr>
        <w:t>есплатный веб-фреймворк с открытым кодом, предназначенный для разработки с использованием архитектурной модели MVC</w:t>
      </w:r>
    </w:p>
    <w:p w14:paraId="53E7B1B1"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222. Какие приложения можно создавать с помощью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4CC7204E" w14:textId="474449A3" w:rsidR="005B1549" w:rsidRDefault="005B1549" w:rsidP="008B438E">
      <w:pPr>
        <w:rPr>
          <w:rFonts w:ascii="Times New Roman" w:hAnsi="Times New Roman" w:cs="Times New Roman"/>
          <w:sz w:val="24"/>
          <w:szCs w:val="24"/>
        </w:rPr>
      </w:pPr>
      <w:r w:rsidRPr="00FD6C64">
        <w:rPr>
          <w:rFonts w:cs="Times New Roman"/>
          <w:bCs/>
          <w:sz w:val="28"/>
          <w:szCs w:val="28"/>
        </w:rPr>
        <w:t>С помощью </w:t>
      </w:r>
      <w:proofErr w:type="spellStart"/>
      <w:r w:rsidRPr="00FD6C64">
        <w:rPr>
          <w:rFonts w:cs="Times New Roman"/>
          <w:bCs/>
          <w:sz w:val="28"/>
          <w:szCs w:val="28"/>
        </w:rPr>
        <w:t>Laravel</w:t>
      </w:r>
      <w:proofErr w:type="spellEnd"/>
      <w:r w:rsidRPr="00FD6C64">
        <w:rPr>
          <w:rFonts w:cs="Times New Roman"/>
          <w:bCs/>
          <w:sz w:val="28"/>
          <w:szCs w:val="28"/>
        </w:rPr>
        <w:t xml:space="preserve">, как и на базе любого другого фреймворка, можно делать абсолютно разные типы сайтов, начиная с </w:t>
      </w:r>
      <w:proofErr w:type="spellStart"/>
      <w:r w:rsidRPr="00FD6C64">
        <w:rPr>
          <w:rFonts w:cs="Times New Roman"/>
          <w:bCs/>
          <w:sz w:val="28"/>
          <w:szCs w:val="28"/>
        </w:rPr>
        <w:t>лендингов</w:t>
      </w:r>
      <w:proofErr w:type="spellEnd"/>
      <w:r w:rsidRPr="00FD6C64">
        <w:rPr>
          <w:rFonts w:cs="Times New Roman"/>
          <w:bCs/>
          <w:sz w:val="28"/>
          <w:szCs w:val="28"/>
        </w:rPr>
        <w:t xml:space="preserve"> и заканчивая социальными сетями</w:t>
      </w:r>
    </w:p>
    <w:p w14:paraId="57FECBBA" w14:textId="77777777"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br/>
        <w:t xml:space="preserve">223. Что такое </w:t>
      </w:r>
      <w:proofErr w:type="spellStart"/>
      <w:r w:rsidRPr="00C115D8">
        <w:rPr>
          <w:rFonts w:ascii="Times New Roman" w:hAnsi="Times New Roman" w:cs="Times New Roman"/>
          <w:sz w:val="24"/>
          <w:szCs w:val="24"/>
        </w:rPr>
        <w:t>Eloquent</w:t>
      </w:r>
      <w:proofErr w:type="spellEnd"/>
      <w:r w:rsidRPr="00C115D8">
        <w:rPr>
          <w:rFonts w:ascii="Times New Roman" w:hAnsi="Times New Roman" w:cs="Times New Roman"/>
          <w:sz w:val="24"/>
          <w:szCs w:val="24"/>
        </w:rPr>
        <w:t xml:space="preserve"> ORM? </w:t>
      </w:r>
    </w:p>
    <w:p w14:paraId="2F60A241" w14:textId="158A35E6" w:rsidR="005B1549" w:rsidRDefault="005B1549" w:rsidP="008B438E">
      <w:pPr>
        <w:rPr>
          <w:rFonts w:ascii="Times New Roman" w:hAnsi="Times New Roman" w:cs="Times New Roman"/>
          <w:sz w:val="24"/>
          <w:szCs w:val="24"/>
        </w:rPr>
      </w:pPr>
      <w:r w:rsidRPr="009C3DFD">
        <w:rPr>
          <w:rFonts w:cs="Times New Roman"/>
          <w:bCs/>
          <w:sz w:val="28"/>
          <w:szCs w:val="28"/>
        </w:rPr>
        <w:t xml:space="preserve">Система объектно-реляционного отображения (ORM) </w:t>
      </w:r>
      <w:proofErr w:type="spellStart"/>
      <w:r w:rsidRPr="009C3DFD">
        <w:rPr>
          <w:rFonts w:cs="Times New Roman"/>
          <w:bCs/>
          <w:sz w:val="28"/>
          <w:szCs w:val="28"/>
        </w:rPr>
        <w:t>Eloquent</w:t>
      </w:r>
      <w:proofErr w:type="spellEnd"/>
      <w:r w:rsidRPr="009C3DFD">
        <w:rPr>
          <w:rFonts w:cs="Times New Roman"/>
          <w:bCs/>
          <w:sz w:val="28"/>
          <w:szCs w:val="28"/>
        </w:rPr>
        <w:t xml:space="preserve"> — красивая и простая реализация шаблона </w:t>
      </w:r>
      <w:proofErr w:type="spellStart"/>
      <w:r w:rsidRPr="009C3DFD">
        <w:rPr>
          <w:rFonts w:cs="Times New Roman"/>
          <w:bCs/>
          <w:sz w:val="28"/>
          <w:szCs w:val="28"/>
        </w:rPr>
        <w:t>ActiveRecord</w:t>
      </w:r>
      <w:proofErr w:type="spellEnd"/>
      <w:r w:rsidRPr="009C3DFD">
        <w:rPr>
          <w:rFonts w:cs="Times New Roman"/>
          <w:bCs/>
          <w:sz w:val="28"/>
          <w:szCs w:val="28"/>
        </w:rPr>
        <w:t xml:space="preserve"> в </w:t>
      </w:r>
      <w:proofErr w:type="spellStart"/>
      <w:r w:rsidRPr="009C3DFD">
        <w:rPr>
          <w:rFonts w:cs="Times New Roman"/>
          <w:bCs/>
          <w:sz w:val="28"/>
          <w:szCs w:val="28"/>
        </w:rPr>
        <w:t>Laravel</w:t>
      </w:r>
      <w:proofErr w:type="spellEnd"/>
      <w:r w:rsidRPr="009C3DFD">
        <w:rPr>
          <w:rFonts w:cs="Times New Roman"/>
          <w:bCs/>
          <w:sz w:val="28"/>
          <w:szCs w:val="2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w:t>
      </w:r>
    </w:p>
    <w:p w14:paraId="168655E3" w14:textId="77777777" w:rsidR="005B1549" w:rsidRDefault="005B1549">
      <w:pPr>
        <w:rPr>
          <w:rFonts w:ascii="Times New Roman" w:hAnsi="Times New Roman" w:cs="Times New Roman"/>
          <w:sz w:val="24"/>
          <w:szCs w:val="24"/>
        </w:rPr>
      </w:pPr>
      <w:r>
        <w:rPr>
          <w:rFonts w:ascii="Times New Roman" w:hAnsi="Times New Roman" w:cs="Times New Roman"/>
          <w:sz w:val="24"/>
          <w:szCs w:val="24"/>
        </w:rPr>
        <w:br w:type="page"/>
      </w:r>
    </w:p>
    <w:p w14:paraId="78D584F9" w14:textId="3A99B4E4" w:rsidR="005B1549" w:rsidRDefault="005D6D4C" w:rsidP="008B438E">
      <w:pPr>
        <w:rPr>
          <w:rFonts w:ascii="Times New Roman" w:hAnsi="Times New Roman" w:cs="Times New Roman"/>
          <w:sz w:val="24"/>
          <w:szCs w:val="24"/>
        </w:rPr>
      </w:pPr>
      <w:r w:rsidRPr="00C115D8">
        <w:rPr>
          <w:rFonts w:ascii="Times New Roman" w:hAnsi="Times New Roman" w:cs="Times New Roman"/>
          <w:sz w:val="24"/>
          <w:szCs w:val="24"/>
        </w:rPr>
        <w:lastRenderedPageBreak/>
        <w:t>224. Что такое сервис-провайдеры (</w:t>
      </w:r>
      <w:proofErr w:type="spellStart"/>
      <w:r w:rsidRPr="00C115D8">
        <w:rPr>
          <w:rFonts w:ascii="Times New Roman" w:hAnsi="Times New Roman" w:cs="Times New Roman"/>
          <w:sz w:val="24"/>
          <w:szCs w:val="24"/>
        </w:rPr>
        <w:t>service</w:t>
      </w:r>
      <w:proofErr w:type="spellEnd"/>
      <w:r w:rsidRPr="00C115D8">
        <w:rPr>
          <w:rFonts w:ascii="Times New Roman" w:hAnsi="Times New Roman" w:cs="Times New Roman"/>
          <w:sz w:val="24"/>
          <w:szCs w:val="24"/>
        </w:rPr>
        <w:t xml:space="preserve"> </w:t>
      </w:r>
      <w:proofErr w:type="spellStart"/>
      <w:r w:rsidRPr="00C115D8">
        <w:rPr>
          <w:rFonts w:ascii="Times New Roman" w:hAnsi="Times New Roman" w:cs="Times New Roman"/>
          <w:sz w:val="24"/>
          <w:szCs w:val="24"/>
        </w:rPr>
        <w:t>providers</w:t>
      </w:r>
      <w:proofErr w:type="spellEnd"/>
      <w:r w:rsidRPr="00C115D8">
        <w:rPr>
          <w:rFonts w:ascii="Times New Roman" w:hAnsi="Times New Roman" w:cs="Times New Roman"/>
          <w:sz w:val="24"/>
          <w:szCs w:val="24"/>
        </w:rPr>
        <w:t xml:space="preserve">)? </w:t>
      </w:r>
    </w:p>
    <w:p w14:paraId="6E67D3B7" w14:textId="77777777" w:rsidR="005B1549" w:rsidRPr="005B1549" w:rsidRDefault="005B1549" w:rsidP="005B1549">
      <w:pPr>
        <w:spacing w:line="360" w:lineRule="auto"/>
        <w:rPr>
          <w:rFonts w:cs="Times New Roman"/>
          <w:bCs/>
          <w:sz w:val="28"/>
          <w:szCs w:val="28"/>
        </w:rPr>
      </w:pPr>
      <w:r w:rsidRPr="005B1549">
        <w:rPr>
          <w:rFonts w:cs="Times New Roman"/>
          <w:bCs/>
          <w:sz w:val="28"/>
          <w:szCs w:val="28"/>
        </w:rPr>
        <w:t xml:space="preserve">Сервис-провайдеры лежат в основе первоначальной загрузки всех приложений на </w:t>
      </w:r>
      <w:proofErr w:type="spellStart"/>
      <w:r w:rsidRPr="005B1549">
        <w:rPr>
          <w:rFonts w:cs="Times New Roman"/>
          <w:bCs/>
          <w:sz w:val="28"/>
          <w:szCs w:val="28"/>
        </w:rPr>
        <w:t>Laravel</w:t>
      </w:r>
      <w:proofErr w:type="spellEnd"/>
      <w:r w:rsidRPr="005B1549">
        <w:rPr>
          <w:rFonts w:cs="Times New Roman"/>
          <w:bCs/>
          <w:sz w:val="28"/>
          <w:szCs w:val="28"/>
        </w:rPr>
        <w:t xml:space="preserve">. И ваше приложение, и все базовые сервисы </w:t>
      </w:r>
      <w:proofErr w:type="spellStart"/>
      <w:r w:rsidRPr="005B1549">
        <w:rPr>
          <w:rFonts w:cs="Times New Roman"/>
          <w:bCs/>
          <w:sz w:val="28"/>
          <w:szCs w:val="28"/>
        </w:rPr>
        <w:t>Laravel</w:t>
      </w:r>
      <w:proofErr w:type="spellEnd"/>
      <w:r w:rsidRPr="005B1549">
        <w:rPr>
          <w:rFonts w:cs="Times New Roman"/>
          <w:bCs/>
          <w:sz w:val="28"/>
          <w:szCs w:val="28"/>
        </w:rPr>
        <w:t xml:space="preserve"> загружаются </w:t>
      </w:r>
      <w:proofErr w:type="gramStart"/>
      <w:r w:rsidRPr="005B1549">
        <w:rPr>
          <w:rFonts w:cs="Times New Roman"/>
          <w:bCs/>
          <w:sz w:val="28"/>
          <w:szCs w:val="28"/>
        </w:rPr>
        <w:t>через сервис-провайдеры</w:t>
      </w:r>
      <w:proofErr w:type="gramEnd"/>
      <w:r w:rsidRPr="005B1549">
        <w:rPr>
          <w:rFonts w:cs="Times New Roman"/>
          <w:bCs/>
          <w:sz w:val="28"/>
          <w:szCs w:val="28"/>
        </w:rPr>
        <w:t>.</w:t>
      </w:r>
    </w:p>
    <w:p w14:paraId="2031FB42" w14:textId="77777777" w:rsidR="005B1549" w:rsidRPr="009C3DFD" w:rsidRDefault="005B1549" w:rsidP="005B1549">
      <w:pPr>
        <w:pStyle w:val="a5"/>
        <w:spacing w:line="360" w:lineRule="auto"/>
        <w:ind w:left="1069"/>
        <w:rPr>
          <w:rFonts w:cs="Times New Roman"/>
          <w:bCs/>
          <w:sz w:val="28"/>
          <w:szCs w:val="28"/>
        </w:rPr>
      </w:pPr>
    </w:p>
    <w:p w14:paraId="3880DC7B" w14:textId="77777777" w:rsidR="005B1549" w:rsidRPr="005B1549" w:rsidRDefault="005B1549" w:rsidP="005B1549">
      <w:pPr>
        <w:spacing w:line="360" w:lineRule="auto"/>
        <w:rPr>
          <w:rFonts w:cs="Times New Roman"/>
          <w:bCs/>
          <w:sz w:val="28"/>
          <w:szCs w:val="28"/>
        </w:rPr>
      </w:pPr>
      <w:r w:rsidRPr="005B1549">
        <w:rPr>
          <w:rFonts w:cs="Times New Roman"/>
          <w:bCs/>
          <w:sz w:val="28"/>
          <w:szCs w:val="28"/>
        </w:rPr>
        <w:t xml:space="preserve">Но что мы понимаем под "первоначальной загрузкой"? В общих чертах, мы имеем ввиду регистрацию таких вещей, как </w:t>
      </w:r>
      <w:proofErr w:type="spellStart"/>
      <w:r w:rsidRPr="005B1549">
        <w:rPr>
          <w:rFonts w:cs="Times New Roman"/>
          <w:bCs/>
          <w:sz w:val="28"/>
          <w:szCs w:val="28"/>
        </w:rPr>
        <w:t>биндингов</w:t>
      </w:r>
      <w:proofErr w:type="spellEnd"/>
      <w:r w:rsidRPr="005B1549">
        <w:rPr>
          <w:rFonts w:cs="Times New Roman"/>
          <w:bCs/>
          <w:sz w:val="28"/>
          <w:szCs w:val="28"/>
        </w:rPr>
        <w:t xml:space="preserve"> в </w:t>
      </w:r>
      <w:proofErr w:type="spellStart"/>
      <w:r w:rsidRPr="005B1549">
        <w:rPr>
          <w:rFonts w:cs="Times New Roman"/>
          <w:bCs/>
          <w:sz w:val="28"/>
          <w:szCs w:val="28"/>
        </w:rPr>
        <w:t>IoC</w:t>
      </w:r>
      <w:proofErr w:type="spellEnd"/>
      <w:r w:rsidRPr="005B1549">
        <w:rPr>
          <w:rFonts w:cs="Times New Roman"/>
          <w:bCs/>
          <w:sz w:val="28"/>
          <w:szCs w:val="28"/>
        </w:rPr>
        <w:t xml:space="preserve">-контейнер (фасадов и т.д.), слушателей событий, фильтров </w:t>
      </w:r>
      <w:proofErr w:type="spellStart"/>
      <w:r w:rsidRPr="005B1549">
        <w:rPr>
          <w:rFonts w:cs="Times New Roman"/>
          <w:bCs/>
          <w:sz w:val="28"/>
          <w:szCs w:val="28"/>
        </w:rPr>
        <w:t>роутов</w:t>
      </w:r>
      <w:proofErr w:type="spellEnd"/>
      <w:r w:rsidRPr="005B1549">
        <w:rPr>
          <w:rFonts w:cs="Times New Roman"/>
          <w:bCs/>
          <w:sz w:val="28"/>
          <w:szCs w:val="28"/>
        </w:rPr>
        <w:t xml:space="preserve"> и даже самих </w:t>
      </w:r>
      <w:proofErr w:type="spellStart"/>
      <w:r w:rsidRPr="005B1549">
        <w:rPr>
          <w:rFonts w:cs="Times New Roman"/>
          <w:bCs/>
          <w:sz w:val="28"/>
          <w:szCs w:val="28"/>
        </w:rPr>
        <w:t>роутов</w:t>
      </w:r>
      <w:proofErr w:type="spellEnd"/>
      <w:r w:rsidRPr="005B1549">
        <w:rPr>
          <w:rFonts w:cs="Times New Roman"/>
          <w:bCs/>
          <w:sz w:val="28"/>
          <w:szCs w:val="28"/>
        </w:rPr>
        <w:t>. Сервис-провайдеры - центральное место для конфигурирования вашего приложения.</w:t>
      </w:r>
    </w:p>
    <w:p w14:paraId="42973BCA" w14:textId="77777777" w:rsidR="005B1549" w:rsidRPr="009C3DFD" w:rsidRDefault="005B1549" w:rsidP="005B1549">
      <w:pPr>
        <w:pStyle w:val="a5"/>
        <w:spacing w:line="360" w:lineRule="auto"/>
        <w:ind w:left="1069"/>
        <w:rPr>
          <w:rFonts w:cs="Times New Roman"/>
          <w:bCs/>
          <w:sz w:val="28"/>
          <w:szCs w:val="28"/>
        </w:rPr>
      </w:pPr>
    </w:p>
    <w:p w14:paraId="48B8FE31" w14:textId="77777777" w:rsidR="005B1549" w:rsidRDefault="005B1549" w:rsidP="005B1549">
      <w:pPr>
        <w:rPr>
          <w:rFonts w:cs="Times New Roman"/>
          <w:bCs/>
          <w:sz w:val="28"/>
          <w:szCs w:val="28"/>
        </w:rPr>
      </w:pPr>
      <w:r w:rsidRPr="009C3DFD">
        <w:rPr>
          <w:rFonts w:cs="Times New Roman"/>
          <w:bCs/>
          <w:sz w:val="28"/>
          <w:szCs w:val="28"/>
        </w:rPr>
        <w:t xml:space="preserve">Если вы откроете файл </w:t>
      </w:r>
      <w:proofErr w:type="spellStart"/>
      <w:r w:rsidRPr="009C3DFD">
        <w:rPr>
          <w:rFonts w:cs="Times New Roman"/>
          <w:bCs/>
          <w:sz w:val="28"/>
          <w:szCs w:val="28"/>
        </w:rPr>
        <w:t>config</w:t>
      </w:r>
      <w:proofErr w:type="spellEnd"/>
      <w:r w:rsidRPr="009C3DFD">
        <w:rPr>
          <w:rFonts w:cs="Times New Roman"/>
          <w:bCs/>
          <w:sz w:val="28"/>
          <w:szCs w:val="28"/>
        </w:rPr>
        <w:t>/</w:t>
      </w:r>
      <w:proofErr w:type="spellStart"/>
      <w:r w:rsidRPr="009C3DFD">
        <w:rPr>
          <w:rFonts w:cs="Times New Roman"/>
          <w:bCs/>
          <w:sz w:val="28"/>
          <w:szCs w:val="28"/>
        </w:rPr>
        <w:t>app.php</w:t>
      </w:r>
      <w:proofErr w:type="spellEnd"/>
      <w:r w:rsidRPr="009C3DFD">
        <w:rPr>
          <w:rFonts w:cs="Times New Roman"/>
          <w:bCs/>
          <w:sz w:val="28"/>
          <w:szCs w:val="28"/>
        </w:rPr>
        <w:t xml:space="preserve">, поставляемый с </w:t>
      </w:r>
      <w:proofErr w:type="spellStart"/>
      <w:r w:rsidRPr="009C3DFD">
        <w:rPr>
          <w:rFonts w:cs="Times New Roman"/>
          <w:bCs/>
          <w:sz w:val="28"/>
          <w:szCs w:val="28"/>
        </w:rPr>
        <w:t>Laravel</w:t>
      </w:r>
      <w:proofErr w:type="spellEnd"/>
      <w:r w:rsidRPr="009C3DFD">
        <w:rPr>
          <w:rFonts w:cs="Times New Roman"/>
          <w:bCs/>
          <w:sz w:val="28"/>
          <w:szCs w:val="28"/>
        </w:rPr>
        <w:t xml:space="preserve">, то увидите массив </w:t>
      </w:r>
      <w:proofErr w:type="spellStart"/>
      <w:r w:rsidRPr="009C3DFD">
        <w:rPr>
          <w:rFonts w:cs="Times New Roman"/>
          <w:bCs/>
          <w:sz w:val="28"/>
          <w:szCs w:val="28"/>
        </w:rPr>
        <w:t>providers</w:t>
      </w:r>
      <w:proofErr w:type="spellEnd"/>
      <w:r w:rsidRPr="009C3DFD">
        <w:rPr>
          <w:rFonts w:cs="Times New Roman"/>
          <w:bCs/>
          <w:sz w:val="28"/>
          <w:szCs w:val="28"/>
        </w:rPr>
        <w:t>. В нём перечислены все классы сервис-провайдеров, которые загружаются для вашего приложения. Конечно, многие из них являются "отложенными" провайдерами, т.е. они не загружаются при каждом запросе, а только при необходимости.</w:t>
      </w:r>
    </w:p>
    <w:p w14:paraId="1DBAB4F2" w14:textId="77777777" w:rsidR="005B154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225. Что такое Сервис-контейнер в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3C13511A" w14:textId="612D8D49" w:rsidR="005B1549" w:rsidRDefault="005B1549" w:rsidP="005B1549">
      <w:pPr>
        <w:rPr>
          <w:rFonts w:ascii="Times New Roman" w:hAnsi="Times New Roman" w:cs="Times New Roman"/>
          <w:sz w:val="24"/>
          <w:szCs w:val="24"/>
        </w:rPr>
      </w:pPr>
      <w:r w:rsidRPr="009C3DFD">
        <w:rPr>
          <w:rFonts w:cs="Times New Roman"/>
          <w:bCs/>
          <w:sz w:val="28"/>
          <w:szCs w:val="28"/>
        </w:rPr>
        <w:t xml:space="preserve">Сервис-контейнер в </w:t>
      </w:r>
      <w:proofErr w:type="spellStart"/>
      <w:r w:rsidRPr="009C3DFD">
        <w:rPr>
          <w:rFonts w:cs="Times New Roman"/>
          <w:bCs/>
          <w:sz w:val="28"/>
          <w:szCs w:val="28"/>
        </w:rPr>
        <w:t>Laravel</w:t>
      </w:r>
      <w:proofErr w:type="spellEnd"/>
      <w:r w:rsidRPr="009C3DFD">
        <w:rPr>
          <w:rFonts w:cs="Times New Roman"/>
          <w:bCs/>
          <w:sz w:val="28"/>
          <w:szCs w:val="28"/>
        </w:rPr>
        <w:t xml:space="preserve"> — это мощное средство для управления зависимостями классов и внедрения зависимостей. Внедрение зависимостей — это распространенный термин, который означает добавление других классов в этот класс </w:t>
      </w:r>
      <w:proofErr w:type="gramStart"/>
      <w:r w:rsidRPr="009C3DFD">
        <w:rPr>
          <w:rFonts w:cs="Times New Roman"/>
          <w:bCs/>
          <w:sz w:val="28"/>
          <w:szCs w:val="28"/>
        </w:rPr>
        <w:t>через конструктор</w:t>
      </w:r>
      <w:proofErr w:type="gramEnd"/>
      <w:r w:rsidRPr="009C3DFD">
        <w:rPr>
          <w:rFonts w:cs="Times New Roman"/>
          <w:bCs/>
          <w:sz w:val="28"/>
          <w:szCs w:val="28"/>
        </w:rPr>
        <w:t xml:space="preserve"> или, в некоторых случаях, метод-сеттер.</w:t>
      </w:r>
    </w:p>
    <w:p w14:paraId="1CE24339" w14:textId="77777777" w:rsidR="005B154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226. Что такое Контракты в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52C333B7" w14:textId="68EE6DFE" w:rsidR="005B1549" w:rsidRDefault="005B1549" w:rsidP="005B1549">
      <w:pPr>
        <w:rPr>
          <w:rFonts w:ascii="Times New Roman" w:hAnsi="Times New Roman" w:cs="Times New Roman"/>
          <w:sz w:val="24"/>
          <w:szCs w:val="24"/>
        </w:rPr>
      </w:pPr>
      <w:r w:rsidRPr="009C3DFD">
        <w:rPr>
          <w:rFonts w:cs="Times New Roman"/>
          <w:bCs/>
          <w:sz w:val="28"/>
          <w:szCs w:val="28"/>
        </w:rPr>
        <w:t xml:space="preserve">Контракты в </w:t>
      </w:r>
      <w:proofErr w:type="spellStart"/>
      <w:r w:rsidRPr="009C3DFD">
        <w:rPr>
          <w:rFonts w:cs="Times New Roman"/>
          <w:bCs/>
          <w:sz w:val="28"/>
          <w:szCs w:val="28"/>
        </w:rPr>
        <w:t>Laravel</w:t>
      </w:r>
      <w:proofErr w:type="spellEnd"/>
      <w:r w:rsidRPr="009C3DFD">
        <w:rPr>
          <w:rFonts w:cs="Times New Roman"/>
          <w:bCs/>
          <w:sz w:val="28"/>
          <w:szCs w:val="28"/>
        </w:rPr>
        <w:t xml:space="preserve"> — это набор интерфейсов, которые описывают основной функционал, предоставляемый фреймворком. Например, контракт </w:t>
      </w:r>
      <w:proofErr w:type="spellStart"/>
      <w:r w:rsidRPr="009C3DFD">
        <w:rPr>
          <w:rFonts w:cs="Times New Roman"/>
          <w:bCs/>
          <w:sz w:val="28"/>
          <w:szCs w:val="28"/>
        </w:rPr>
        <w:t>Illuminate</w:t>
      </w:r>
      <w:proofErr w:type="spellEnd"/>
      <w:r w:rsidRPr="009C3DFD">
        <w:rPr>
          <w:rFonts w:cs="Times New Roman"/>
          <w:bCs/>
          <w:sz w:val="28"/>
          <w:szCs w:val="28"/>
        </w:rPr>
        <w:t>\</w:t>
      </w:r>
      <w:proofErr w:type="spellStart"/>
      <w:r w:rsidRPr="009C3DFD">
        <w:rPr>
          <w:rFonts w:cs="Times New Roman"/>
          <w:bCs/>
          <w:sz w:val="28"/>
          <w:szCs w:val="28"/>
        </w:rPr>
        <w:t>Contracts</w:t>
      </w:r>
      <w:proofErr w:type="spellEnd"/>
      <w:r w:rsidRPr="009C3DFD">
        <w:rPr>
          <w:rFonts w:cs="Times New Roman"/>
          <w:bCs/>
          <w:sz w:val="28"/>
          <w:szCs w:val="28"/>
        </w:rPr>
        <w:t>\</w:t>
      </w:r>
      <w:proofErr w:type="spellStart"/>
      <w:r w:rsidRPr="009C3DFD">
        <w:rPr>
          <w:rFonts w:cs="Times New Roman"/>
          <w:bCs/>
          <w:sz w:val="28"/>
          <w:szCs w:val="28"/>
        </w:rPr>
        <w:t>Queue</w:t>
      </w:r>
      <w:proofErr w:type="spellEnd"/>
      <w:r w:rsidRPr="009C3DFD">
        <w:rPr>
          <w:rFonts w:cs="Times New Roman"/>
          <w:bCs/>
          <w:sz w:val="28"/>
          <w:szCs w:val="28"/>
        </w:rPr>
        <w:t>\</w:t>
      </w:r>
      <w:proofErr w:type="spellStart"/>
      <w:r w:rsidRPr="009C3DFD">
        <w:rPr>
          <w:rFonts w:cs="Times New Roman"/>
          <w:bCs/>
          <w:sz w:val="28"/>
          <w:szCs w:val="28"/>
        </w:rPr>
        <w:t>Queue</w:t>
      </w:r>
      <w:proofErr w:type="spellEnd"/>
      <w:r w:rsidRPr="009C3DFD">
        <w:rPr>
          <w:rFonts w:cs="Times New Roman"/>
          <w:bCs/>
          <w:sz w:val="28"/>
          <w:szCs w:val="28"/>
        </w:rPr>
        <w:t> определяет методы, необходимые для организации очередей, в то время как контракт </w:t>
      </w:r>
      <w:proofErr w:type="spellStart"/>
      <w:r w:rsidRPr="009C3DFD">
        <w:rPr>
          <w:rFonts w:cs="Times New Roman"/>
          <w:bCs/>
          <w:sz w:val="28"/>
          <w:szCs w:val="28"/>
        </w:rPr>
        <w:t>Illuminate</w:t>
      </w:r>
      <w:proofErr w:type="spellEnd"/>
      <w:r w:rsidRPr="009C3DFD">
        <w:rPr>
          <w:rFonts w:cs="Times New Roman"/>
          <w:bCs/>
          <w:sz w:val="28"/>
          <w:szCs w:val="28"/>
        </w:rPr>
        <w:t>\</w:t>
      </w:r>
      <w:proofErr w:type="spellStart"/>
      <w:r w:rsidRPr="009C3DFD">
        <w:rPr>
          <w:rFonts w:cs="Times New Roman"/>
          <w:bCs/>
          <w:sz w:val="28"/>
          <w:szCs w:val="28"/>
        </w:rPr>
        <w:t>Contracts</w:t>
      </w:r>
      <w:proofErr w:type="spellEnd"/>
      <w:r w:rsidRPr="009C3DFD">
        <w:rPr>
          <w:rFonts w:cs="Times New Roman"/>
          <w:bCs/>
          <w:sz w:val="28"/>
          <w:szCs w:val="28"/>
        </w:rPr>
        <w:t>\Mail\</w:t>
      </w:r>
      <w:proofErr w:type="spellStart"/>
      <w:r w:rsidRPr="009C3DFD">
        <w:rPr>
          <w:rFonts w:cs="Times New Roman"/>
          <w:bCs/>
          <w:sz w:val="28"/>
          <w:szCs w:val="28"/>
        </w:rPr>
        <w:t>Mailer</w:t>
      </w:r>
      <w:proofErr w:type="spellEnd"/>
      <w:r w:rsidRPr="009C3DFD">
        <w:rPr>
          <w:rFonts w:cs="Times New Roman"/>
          <w:bCs/>
          <w:sz w:val="28"/>
          <w:szCs w:val="28"/>
        </w:rPr>
        <w:t> определяет методы, необходимые для отправки электронной почты.</w:t>
      </w:r>
    </w:p>
    <w:p w14:paraId="54F5171C" w14:textId="77777777" w:rsidR="005B1549" w:rsidRDefault="005B1549">
      <w:pPr>
        <w:rPr>
          <w:rFonts w:ascii="Times New Roman" w:hAnsi="Times New Roman" w:cs="Times New Roman"/>
          <w:sz w:val="24"/>
          <w:szCs w:val="24"/>
        </w:rPr>
      </w:pPr>
      <w:r>
        <w:rPr>
          <w:rFonts w:ascii="Times New Roman" w:hAnsi="Times New Roman" w:cs="Times New Roman"/>
          <w:sz w:val="24"/>
          <w:szCs w:val="24"/>
        </w:rPr>
        <w:br w:type="page"/>
      </w:r>
    </w:p>
    <w:p w14:paraId="486BBC09" w14:textId="59846C41" w:rsidR="005B154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227. Что такое Фасады в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3367FB47" w14:textId="789484D9" w:rsidR="005B1549" w:rsidRDefault="005B1549" w:rsidP="005B1549">
      <w:pPr>
        <w:rPr>
          <w:rFonts w:ascii="Times New Roman" w:hAnsi="Times New Roman" w:cs="Times New Roman"/>
          <w:sz w:val="24"/>
          <w:szCs w:val="24"/>
        </w:rPr>
      </w:pPr>
      <w:r w:rsidRPr="001B60CF">
        <w:rPr>
          <w:rFonts w:cs="Times New Roman"/>
          <w:bCs/>
          <w:sz w:val="28"/>
          <w:szCs w:val="28"/>
        </w:rPr>
        <w:t xml:space="preserve">Фасады предоставляют "статический" интерфейс к классам, доступным в сервис-контейнере. </w:t>
      </w:r>
      <w:proofErr w:type="spellStart"/>
      <w:r w:rsidRPr="001B60CF">
        <w:rPr>
          <w:rFonts w:cs="Times New Roman"/>
          <w:bCs/>
          <w:sz w:val="28"/>
          <w:szCs w:val="28"/>
        </w:rPr>
        <w:t>Laravel</w:t>
      </w:r>
      <w:proofErr w:type="spellEnd"/>
      <w:r w:rsidRPr="001B60CF">
        <w:rPr>
          <w:rFonts w:cs="Times New Roman"/>
          <w:bCs/>
          <w:sz w:val="28"/>
          <w:szCs w:val="28"/>
        </w:rPr>
        <w:t xml:space="preserve"> поставляется со множеством фасадов, которые предоставляют доступ практически ко всем функциям </w:t>
      </w:r>
      <w:proofErr w:type="spellStart"/>
      <w:r w:rsidRPr="001B60CF">
        <w:rPr>
          <w:rFonts w:cs="Times New Roman"/>
          <w:bCs/>
          <w:sz w:val="28"/>
          <w:szCs w:val="28"/>
        </w:rPr>
        <w:t>Laravel</w:t>
      </w:r>
      <w:proofErr w:type="spellEnd"/>
      <w:r w:rsidRPr="001B60CF">
        <w:rPr>
          <w:rFonts w:cs="Times New Roman"/>
          <w:bCs/>
          <w:sz w:val="28"/>
          <w:szCs w:val="28"/>
        </w:rPr>
        <w:t xml:space="preserve">. Фасады </w:t>
      </w:r>
      <w:proofErr w:type="spellStart"/>
      <w:r w:rsidRPr="001B60CF">
        <w:rPr>
          <w:rFonts w:cs="Times New Roman"/>
          <w:bCs/>
          <w:sz w:val="28"/>
          <w:szCs w:val="28"/>
        </w:rPr>
        <w:t>Laravel</w:t>
      </w:r>
      <w:proofErr w:type="spellEnd"/>
      <w:r w:rsidRPr="001B60CF">
        <w:rPr>
          <w:rFonts w:cs="Times New Roman"/>
          <w:bCs/>
          <w:sz w:val="28"/>
          <w:szCs w:val="28"/>
        </w:rPr>
        <w:t xml:space="preserve"> служат "статическими прокси" для основополагающих классов в сервис-контейнере, предоставляя преимущество лаконичного, выразительного синтаксиса, сохраняя при этом большую тестируемость и гибкость по сравнению с обычными статическими методами.</w:t>
      </w:r>
    </w:p>
    <w:p w14:paraId="0B9B920D" w14:textId="77777777" w:rsidR="005B154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228. Опишите структуру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-приложения по умолчанию. </w:t>
      </w:r>
    </w:p>
    <w:p w14:paraId="404F69AE" w14:textId="77777777" w:rsidR="005B1549" w:rsidRPr="001B60CF" w:rsidRDefault="005B1549" w:rsidP="005B1549">
      <w:pPr>
        <w:pStyle w:val="a5"/>
        <w:numPr>
          <w:ilvl w:val="0"/>
          <w:numId w:val="20"/>
        </w:numPr>
        <w:spacing w:after="160" w:line="360" w:lineRule="auto"/>
        <w:ind w:left="0" w:firstLine="0"/>
        <w:jc w:val="both"/>
        <w:rPr>
          <w:rFonts w:cs="Times New Roman"/>
          <w:bCs/>
          <w:sz w:val="28"/>
          <w:szCs w:val="28"/>
        </w:rPr>
      </w:pPr>
      <w:r w:rsidRPr="001B60CF">
        <w:rPr>
          <w:rFonts w:cs="Times New Roman"/>
          <w:bCs/>
          <w:sz w:val="28"/>
          <w:szCs w:val="28"/>
        </w:rPr>
        <w:t>Корневой каталог</w:t>
      </w:r>
    </w:p>
    <w:p w14:paraId="41961F3D"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app</w:t>
      </w:r>
      <w:proofErr w:type="spellEnd"/>
    </w:p>
    <w:p w14:paraId="373937A2"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bootstrap</w:t>
      </w:r>
      <w:proofErr w:type="spellEnd"/>
    </w:p>
    <w:p w14:paraId="29181ED7"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config</w:t>
      </w:r>
      <w:proofErr w:type="spellEnd"/>
    </w:p>
    <w:p w14:paraId="1D63E18B"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database</w:t>
      </w:r>
      <w:proofErr w:type="spellEnd"/>
    </w:p>
    <w:p w14:paraId="1BD05742"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public</w:t>
      </w:r>
      <w:proofErr w:type="spellEnd"/>
    </w:p>
    <w:p w14:paraId="22B03693"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resources</w:t>
      </w:r>
      <w:proofErr w:type="spellEnd"/>
    </w:p>
    <w:p w14:paraId="5D2A76B3"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routes</w:t>
      </w:r>
      <w:proofErr w:type="spellEnd"/>
    </w:p>
    <w:p w14:paraId="41188DF0"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storage</w:t>
      </w:r>
      <w:proofErr w:type="spellEnd"/>
    </w:p>
    <w:p w14:paraId="660A1304"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tests</w:t>
      </w:r>
      <w:proofErr w:type="spellEnd"/>
    </w:p>
    <w:p w14:paraId="2B8870B3"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w:t>
      </w:r>
      <w:proofErr w:type="spellStart"/>
      <w:r w:rsidRPr="001B60CF">
        <w:rPr>
          <w:rFonts w:cs="Times New Roman"/>
          <w:bCs/>
          <w:sz w:val="28"/>
          <w:szCs w:val="28"/>
        </w:rPr>
        <w:t>vendor</w:t>
      </w:r>
      <w:proofErr w:type="spellEnd"/>
    </w:p>
    <w:p w14:paraId="2C583A40" w14:textId="77777777" w:rsidR="005B1549" w:rsidRPr="001B60CF" w:rsidRDefault="005B1549" w:rsidP="005B1549">
      <w:pPr>
        <w:pStyle w:val="a5"/>
        <w:numPr>
          <w:ilvl w:val="0"/>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App</w:t>
      </w:r>
      <w:proofErr w:type="spellEnd"/>
    </w:p>
    <w:p w14:paraId="4FBF7E11"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Каталог пространства Broadcasting</w:t>
      </w:r>
    </w:p>
    <w:p w14:paraId="005443B2"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Console</w:t>
      </w:r>
      <w:proofErr w:type="spellEnd"/>
    </w:p>
    <w:p w14:paraId="3BB5BE42"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Events</w:t>
      </w:r>
      <w:proofErr w:type="spellEnd"/>
    </w:p>
    <w:p w14:paraId="4650C577"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Exceptions</w:t>
      </w:r>
      <w:proofErr w:type="spellEnd"/>
    </w:p>
    <w:p w14:paraId="23B44624"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Http</w:t>
      </w:r>
      <w:proofErr w:type="spellEnd"/>
    </w:p>
    <w:p w14:paraId="55F399BC"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Jobs</w:t>
      </w:r>
      <w:proofErr w:type="spellEnd"/>
    </w:p>
    <w:p w14:paraId="7D5DA626"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Listeners</w:t>
      </w:r>
      <w:proofErr w:type="spellEnd"/>
    </w:p>
    <w:p w14:paraId="0CBBEC61"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Каталог пространства Mail</w:t>
      </w:r>
    </w:p>
    <w:p w14:paraId="2068005C"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Models</w:t>
      </w:r>
      <w:proofErr w:type="spellEnd"/>
    </w:p>
    <w:p w14:paraId="50E288F6"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lastRenderedPageBreak/>
        <w:t xml:space="preserve">Каталог пространства </w:t>
      </w:r>
      <w:proofErr w:type="spellStart"/>
      <w:r w:rsidRPr="001B60CF">
        <w:rPr>
          <w:rFonts w:cs="Times New Roman"/>
          <w:bCs/>
          <w:sz w:val="28"/>
          <w:szCs w:val="28"/>
        </w:rPr>
        <w:t>Notifications</w:t>
      </w:r>
      <w:proofErr w:type="spellEnd"/>
    </w:p>
    <w:p w14:paraId="1DAD2068"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Policies</w:t>
      </w:r>
      <w:proofErr w:type="spellEnd"/>
    </w:p>
    <w:p w14:paraId="15C103DC" w14:textId="77777777" w:rsidR="005B1549" w:rsidRPr="001B60CF" w:rsidRDefault="005B1549" w:rsidP="005B1549">
      <w:pPr>
        <w:pStyle w:val="a5"/>
        <w:numPr>
          <w:ilvl w:val="1"/>
          <w:numId w:val="20"/>
        </w:numPr>
        <w:spacing w:after="160" w:line="360" w:lineRule="auto"/>
        <w:ind w:left="0" w:firstLine="0"/>
        <w:jc w:val="both"/>
        <w:rPr>
          <w:rFonts w:cs="Times New Roman"/>
          <w:bCs/>
          <w:sz w:val="28"/>
          <w:szCs w:val="28"/>
        </w:rPr>
      </w:pPr>
      <w:r w:rsidRPr="001B60CF">
        <w:rPr>
          <w:rFonts w:cs="Times New Roman"/>
          <w:bCs/>
          <w:sz w:val="28"/>
          <w:szCs w:val="28"/>
        </w:rPr>
        <w:t xml:space="preserve">Каталог пространства </w:t>
      </w:r>
      <w:proofErr w:type="spellStart"/>
      <w:r w:rsidRPr="001B60CF">
        <w:rPr>
          <w:rFonts w:cs="Times New Roman"/>
          <w:bCs/>
          <w:sz w:val="28"/>
          <w:szCs w:val="28"/>
        </w:rPr>
        <w:t>Providers</w:t>
      </w:r>
      <w:proofErr w:type="spellEnd"/>
    </w:p>
    <w:p w14:paraId="0541C071" w14:textId="28BDCCBD" w:rsidR="005B1549" w:rsidRDefault="005B1549" w:rsidP="005B1549">
      <w:pPr>
        <w:rPr>
          <w:rFonts w:ascii="Times New Roman" w:hAnsi="Times New Roman" w:cs="Times New Roman"/>
          <w:sz w:val="24"/>
          <w:szCs w:val="24"/>
        </w:rPr>
      </w:pPr>
      <w:r w:rsidRPr="001B60CF">
        <w:rPr>
          <w:rFonts w:cs="Times New Roman"/>
          <w:bCs/>
          <w:sz w:val="28"/>
          <w:szCs w:val="28"/>
        </w:rPr>
        <w:t xml:space="preserve">Каталог пространства </w:t>
      </w:r>
      <w:proofErr w:type="spellStart"/>
      <w:r w:rsidRPr="001B60CF">
        <w:rPr>
          <w:rFonts w:cs="Times New Roman"/>
          <w:bCs/>
          <w:sz w:val="28"/>
          <w:szCs w:val="28"/>
        </w:rPr>
        <w:t>Rules</w:t>
      </w:r>
      <w:proofErr w:type="spellEnd"/>
    </w:p>
    <w:p w14:paraId="0F8D93A1" w14:textId="77777777" w:rsidR="005B154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229. Опишите преимущества фреймворка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708423CE"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Достаточно неплохая и понятная документация.</w:t>
      </w:r>
    </w:p>
    <w:p w14:paraId="185E984A"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Вокруг фреймворка создана мощная экосистема. Различные курсы, конференции, обучающие материалы позволяют собрать вокруг фреймворка большое количество разработчиков и спонсоров, которые заинтересованы в развитии инструмента и принимают в этом участие. Да, здесь чувствуется запах маркетинга, и неплохой.</w:t>
      </w:r>
    </w:p>
    <w:p w14:paraId="00050B81"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 xml:space="preserve">Одним из самых очевидных плюсов </w:t>
      </w:r>
      <w:proofErr w:type="spellStart"/>
      <w:r w:rsidRPr="008E1539">
        <w:rPr>
          <w:rFonts w:cs="Times New Roman"/>
          <w:bCs/>
          <w:sz w:val="28"/>
          <w:szCs w:val="28"/>
        </w:rPr>
        <w:t>Laravel</w:t>
      </w:r>
      <w:proofErr w:type="spellEnd"/>
      <w:r w:rsidRPr="008E1539">
        <w:rPr>
          <w:rFonts w:cs="Times New Roman"/>
          <w:bCs/>
          <w:sz w:val="28"/>
          <w:szCs w:val="28"/>
        </w:rPr>
        <w:t xml:space="preserve">, является гибкая система маршрутизации, позволяющая составить самые разные проверки маршрута веб-приложения. Вы можете выделить маршруты в специальные группы, использовать пространство имен, указать параметры маршрута, использовать регулярные выражения, настроить </w:t>
      </w:r>
      <w:proofErr w:type="spellStart"/>
      <w:r w:rsidRPr="008E1539">
        <w:rPr>
          <w:rFonts w:cs="Times New Roman"/>
          <w:bCs/>
          <w:sz w:val="28"/>
          <w:szCs w:val="28"/>
        </w:rPr>
        <w:t>поддоменную</w:t>
      </w:r>
      <w:proofErr w:type="spellEnd"/>
      <w:r w:rsidRPr="008E1539">
        <w:rPr>
          <w:rFonts w:cs="Times New Roman"/>
          <w:bCs/>
          <w:sz w:val="28"/>
          <w:szCs w:val="28"/>
        </w:rPr>
        <w:t xml:space="preserve"> маршрутизацию и многое другое.</w:t>
      </w:r>
    </w:p>
    <w:p w14:paraId="5C970551"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 xml:space="preserve">В </w:t>
      </w:r>
      <w:proofErr w:type="spellStart"/>
      <w:r w:rsidRPr="008E1539">
        <w:rPr>
          <w:rFonts w:cs="Times New Roman"/>
          <w:bCs/>
          <w:sz w:val="28"/>
          <w:szCs w:val="28"/>
        </w:rPr>
        <w:t>Laravel</w:t>
      </w:r>
      <w:proofErr w:type="spellEnd"/>
      <w:r w:rsidRPr="008E1539">
        <w:rPr>
          <w:rFonts w:cs="Times New Roman"/>
          <w:bCs/>
          <w:sz w:val="28"/>
          <w:szCs w:val="28"/>
        </w:rPr>
        <w:t xml:space="preserve"> много синтаксического сахара. Синтаксис API фреймворка достаточно простой и понятный. Здесь нет длинных и сложных конструкций, а только краткие и продуманные названия функций.</w:t>
      </w:r>
    </w:p>
    <w:p w14:paraId="28B3C9C6" w14:textId="77777777" w:rsidR="008E1539" w:rsidRPr="008E1539" w:rsidRDefault="008E1539" w:rsidP="008E1539">
      <w:pPr>
        <w:spacing w:line="360" w:lineRule="auto"/>
        <w:rPr>
          <w:rFonts w:cs="Times New Roman"/>
          <w:bCs/>
          <w:sz w:val="28"/>
          <w:szCs w:val="28"/>
        </w:rPr>
      </w:pPr>
      <w:proofErr w:type="spellStart"/>
      <w:r w:rsidRPr="008E1539">
        <w:rPr>
          <w:rFonts w:cs="Times New Roman"/>
          <w:bCs/>
          <w:sz w:val="28"/>
          <w:szCs w:val="28"/>
        </w:rPr>
        <w:t>Laravel</w:t>
      </w:r>
      <w:proofErr w:type="spellEnd"/>
      <w:r w:rsidRPr="008E1539">
        <w:rPr>
          <w:rFonts w:cs="Times New Roman"/>
          <w:bCs/>
          <w:sz w:val="28"/>
          <w:szCs w:val="28"/>
        </w:rPr>
        <w:t xml:space="preserve"> содержит удобный механизм обработки ошибок и исключений.</w:t>
      </w:r>
    </w:p>
    <w:p w14:paraId="14506E00"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Фреймворк включает в себя встроенные механизмы аутентификации и авторизации пользователей, которую можно перенастроить под свои потребности.</w:t>
      </w:r>
    </w:p>
    <w:p w14:paraId="6C98AAE6" w14:textId="77777777" w:rsidR="008E1539" w:rsidRPr="008E1539" w:rsidRDefault="008E1539" w:rsidP="008E1539">
      <w:pPr>
        <w:spacing w:line="360" w:lineRule="auto"/>
        <w:rPr>
          <w:rFonts w:cs="Times New Roman"/>
          <w:bCs/>
          <w:sz w:val="28"/>
          <w:szCs w:val="28"/>
        </w:rPr>
      </w:pPr>
      <w:proofErr w:type="spellStart"/>
      <w:r w:rsidRPr="008E1539">
        <w:rPr>
          <w:rFonts w:cs="Times New Roman"/>
          <w:bCs/>
          <w:sz w:val="28"/>
          <w:szCs w:val="28"/>
        </w:rPr>
        <w:t>Laravel</w:t>
      </w:r>
      <w:proofErr w:type="spellEnd"/>
      <w:r w:rsidRPr="008E1539">
        <w:rPr>
          <w:rFonts w:cs="Times New Roman"/>
          <w:bCs/>
          <w:sz w:val="28"/>
          <w:szCs w:val="28"/>
        </w:rPr>
        <w:t xml:space="preserve"> предоставляет из коробки механизмы для кэширования веб-приложения с помощью </w:t>
      </w:r>
      <w:proofErr w:type="spellStart"/>
      <w:r w:rsidRPr="008E1539">
        <w:rPr>
          <w:rFonts w:cs="Times New Roman"/>
          <w:bCs/>
          <w:sz w:val="28"/>
          <w:szCs w:val="28"/>
        </w:rPr>
        <w:t>Memcached</w:t>
      </w:r>
      <w:proofErr w:type="spellEnd"/>
      <w:r w:rsidRPr="008E1539">
        <w:rPr>
          <w:rFonts w:cs="Times New Roman"/>
          <w:bCs/>
          <w:sz w:val="28"/>
          <w:szCs w:val="28"/>
        </w:rPr>
        <w:t xml:space="preserve"> и </w:t>
      </w:r>
      <w:proofErr w:type="spellStart"/>
      <w:r w:rsidRPr="008E1539">
        <w:rPr>
          <w:rFonts w:cs="Times New Roman"/>
          <w:bCs/>
          <w:sz w:val="28"/>
          <w:szCs w:val="28"/>
        </w:rPr>
        <w:t>Redis</w:t>
      </w:r>
      <w:proofErr w:type="spellEnd"/>
      <w:r w:rsidRPr="008E1539">
        <w:rPr>
          <w:rFonts w:cs="Times New Roman"/>
          <w:bCs/>
          <w:sz w:val="28"/>
          <w:szCs w:val="28"/>
        </w:rPr>
        <w:t xml:space="preserve">. </w:t>
      </w:r>
      <w:proofErr w:type="gramStart"/>
      <w:r w:rsidRPr="008E1539">
        <w:rPr>
          <w:rFonts w:cs="Times New Roman"/>
          <w:bCs/>
          <w:sz w:val="28"/>
          <w:szCs w:val="28"/>
        </w:rPr>
        <w:t>Кроме этого</w:t>
      </w:r>
      <w:proofErr w:type="gramEnd"/>
      <w:r w:rsidRPr="008E1539">
        <w:rPr>
          <w:rFonts w:cs="Times New Roman"/>
          <w:bCs/>
          <w:sz w:val="28"/>
          <w:szCs w:val="28"/>
        </w:rPr>
        <w:t xml:space="preserve"> есть </w:t>
      </w:r>
      <w:r w:rsidRPr="008E1539">
        <w:rPr>
          <w:rFonts w:cs="Times New Roman"/>
          <w:bCs/>
          <w:sz w:val="28"/>
          <w:szCs w:val="28"/>
        </w:rPr>
        <w:lastRenderedPageBreak/>
        <w:t>удобные функции для использования простого файлового кэширования данных.</w:t>
      </w:r>
    </w:p>
    <w:p w14:paraId="37E11C89" w14:textId="77777777" w:rsidR="008E1539" w:rsidRPr="008E1539" w:rsidRDefault="008E1539" w:rsidP="008E1539">
      <w:pPr>
        <w:spacing w:line="360" w:lineRule="auto"/>
        <w:rPr>
          <w:rFonts w:cs="Times New Roman"/>
          <w:bCs/>
          <w:sz w:val="28"/>
          <w:szCs w:val="28"/>
        </w:rPr>
      </w:pPr>
      <w:proofErr w:type="spellStart"/>
      <w:r w:rsidRPr="008E1539">
        <w:rPr>
          <w:rFonts w:cs="Times New Roman"/>
          <w:bCs/>
          <w:sz w:val="28"/>
          <w:szCs w:val="28"/>
        </w:rPr>
        <w:t>Laravel</w:t>
      </w:r>
      <w:proofErr w:type="spellEnd"/>
      <w:r w:rsidRPr="008E1539">
        <w:rPr>
          <w:rFonts w:cs="Times New Roman"/>
          <w:bCs/>
          <w:sz w:val="28"/>
          <w:szCs w:val="28"/>
        </w:rPr>
        <w:t xml:space="preserve"> предоставляет чистый и простой API поверх популярной библиотеки </w:t>
      </w:r>
      <w:proofErr w:type="spellStart"/>
      <w:r w:rsidRPr="008E1539">
        <w:rPr>
          <w:rFonts w:cs="Times New Roman"/>
          <w:bCs/>
          <w:sz w:val="28"/>
          <w:szCs w:val="28"/>
        </w:rPr>
        <w:t>SwiftMailer</w:t>
      </w:r>
      <w:proofErr w:type="spellEnd"/>
      <w:r w:rsidRPr="008E1539">
        <w:rPr>
          <w:rFonts w:cs="Times New Roman"/>
          <w:bCs/>
          <w:sz w:val="28"/>
          <w:szCs w:val="28"/>
        </w:rPr>
        <w:t xml:space="preserve"> с драйверами для SMTP, </w:t>
      </w:r>
      <w:proofErr w:type="spellStart"/>
      <w:r w:rsidRPr="008E1539">
        <w:rPr>
          <w:rFonts w:cs="Times New Roman"/>
          <w:bCs/>
          <w:sz w:val="28"/>
          <w:szCs w:val="28"/>
        </w:rPr>
        <w:t>Mailgun</w:t>
      </w:r>
      <w:proofErr w:type="spellEnd"/>
      <w:r w:rsidRPr="008E1539">
        <w:rPr>
          <w:rFonts w:cs="Times New Roman"/>
          <w:bCs/>
          <w:sz w:val="28"/>
          <w:szCs w:val="28"/>
        </w:rPr>
        <w:t xml:space="preserve">, </w:t>
      </w:r>
      <w:proofErr w:type="spellStart"/>
      <w:r w:rsidRPr="008E1539">
        <w:rPr>
          <w:rFonts w:cs="Times New Roman"/>
          <w:bCs/>
          <w:sz w:val="28"/>
          <w:szCs w:val="28"/>
        </w:rPr>
        <w:t>SparkPost</w:t>
      </w:r>
      <w:proofErr w:type="spellEnd"/>
      <w:r w:rsidRPr="008E1539">
        <w:rPr>
          <w:rFonts w:cs="Times New Roman"/>
          <w:bCs/>
          <w:sz w:val="28"/>
          <w:szCs w:val="28"/>
        </w:rPr>
        <w:t xml:space="preserve">, Amazon SES и </w:t>
      </w:r>
      <w:proofErr w:type="spellStart"/>
      <w:r w:rsidRPr="008E1539">
        <w:rPr>
          <w:rFonts w:cs="Times New Roman"/>
          <w:bCs/>
          <w:sz w:val="28"/>
          <w:szCs w:val="28"/>
        </w:rPr>
        <w:t>sendmail</w:t>
      </w:r>
      <w:proofErr w:type="spellEnd"/>
      <w:r w:rsidRPr="008E1539">
        <w:rPr>
          <w:rFonts w:cs="Times New Roman"/>
          <w:bCs/>
          <w:sz w:val="28"/>
          <w:szCs w:val="28"/>
        </w:rPr>
        <w:t>, чтобы сделать отправку почты через локальную или облачную службу по выбору. В том числе есть механизм для построения очередей отправки почты.</w:t>
      </w:r>
    </w:p>
    <w:p w14:paraId="5976D1AD" w14:textId="52108BA9" w:rsidR="005B1549" w:rsidRDefault="008E1539" w:rsidP="008E1539">
      <w:pPr>
        <w:rPr>
          <w:rFonts w:ascii="Times New Roman" w:hAnsi="Times New Roman" w:cs="Times New Roman"/>
          <w:sz w:val="24"/>
          <w:szCs w:val="24"/>
        </w:rPr>
      </w:pPr>
      <w:proofErr w:type="spellStart"/>
      <w:r w:rsidRPr="001B60CF">
        <w:rPr>
          <w:rFonts w:cs="Times New Roman"/>
          <w:bCs/>
          <w:sz w:val="28"/>
          <w:szCs w:val="28"/>
        </w:rPr>
        <w:t>Laravel</w:t>
      </w:r>
      <w:proofErr w:type="spellEnd"/>
      <w:r w:rsidRPr="001B60CF">
        <w:rPr>
          <w:rFonts w:cs="Times New Roman"/>
          <w:bCs/>
          <w:sz w:val="28"/>
          <w:szCs w:val="28"/>
        </w:rPr>
        <w:t xml:space="preserve"> </w:t>
      </w:r>
      <w:proofErr w:type="spellStart"/>
      <w:r w:rsidRPr="001B60CF">
        <w:rPr>
          <w:rFonts w:cs="Times New Roman"/>
          <w:bCs/>
          <w:sz w:val="28"/>
          <w:szCs w:val="28"/>
        </w:rPr>
        <w:t>Cashier</w:t>
      </w:r>
      <w:proofErr w:type="spellEnd"/>
      <w:r w:rsidRPr="001B60CF">
        <w:rPr>
          <w:rFonts w:cs="Times New Roman"/>
          <w:bCs/>
          <w:sz w:val="28"/>
          <w:szCs w:val="28"/>
        </w:rPr>
        <w:t xml:space="preserve"> обеспечивает выразительный, свободный интерфейс к сервисам биллинга по подписке </w:t>
      </w:r>
      <w:proofErr w:type="spellStart"/>
      <w:r w:rsidRPr="001B60CF">
        <w:rPr>
          <w:rFonts w:cs="Times New Roman"/>
          <w:bCs/>
          <w:sz w:val="28"/>
          <w:szCs w:val="28"/>
        </w:rPr>
        <w:t>Stripe</w:t>
      </w:r>
      <w:proofErr w:type="spellEnd"/>
      <w:r w:rsidRPr="001B60CF">
        <w:rPr>
          <w:rFonts w:cs="Times New Roman"/>
          <w:bCs/>
          <w:sz w:val="28"/>
          <w:szCs w:val="28"/>
        </w:rPr>
        <w:t xml:space="preserve"> и </w:t>
      </w:r>
      <w:proofErr w:type="spellStart"/>
      <w:r w:rsidRPr="001B60CF">
        <w:rPr>
          <w:rFonts w:cs="Times New Roman"/>
          <w:bCs/>
          <w:sz w:val="28"/>
          <w:szCs w:val="28"/>
        </w:rPr>
        <w:t>Braintree</w:t>
      </w:r>
      <w:proofErr w:type="spellEnd"/>
      <w:r w:rsidRPr="001B60CF">
        <w:rPr>
          <w:rFonts w:cs="Times New Roman"/>
          <w:bCs/>
          <w:sz w:val="28"/>
          <w:szCs w:val="28"/>
        </w:rPr>
        <w:t>.</w:t>
      </w:r>
    </w:p>
    <w:p w14:paraId="11BDDFFB"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230. Опишите недостатки фреймворка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2709C16B" w14:textId="77777777" w:rsidR="008E1539" w:rsidRPr="008E1539" w:rsidRDefault="008E1539" w:rsidP="008E1539">
      <w:pPr>
        <w:tabs>
          <w:tab w:val="left" w:pos="6915"/>
        </w:tabs>
        <w:spacing w:line="360" w:lineRule="auto"/>
        <w:rPr>
          <w:rFonts w:cs="Times New Roman"/>
          <w:bCs/>
          <w:sz w:val="28"/>
          <w:szCs w:val="28"/>
        </w:rPr>
      </w:pPr>
      <w:r w:rsidRPr="008E1539">
        <w:rPr>
          <w:rFonts w:cs="Times New Roman"/>
          <w:bCs/>
          <w:sz w:val="28"/>
          <w:szCs w:val="28"/>
        </w:rPr>
        <w:t xml:space="preserve">Синтаксический сахар в </w:t>
      </w:r>
      <w:proofErr w:type="spellStart"/>
      <w:r w:rsidRPr="008E1539">
        <w:rPr>
          <w:rFonts w:cs="Times New Roman"/>
          <w:bCs/>
          <w:sz w:val="28"/>
          <w:szCs w:val="28"/>
        </w:rPr>
        <w:t>Laravel</w:t>
      </w:r>
      <w:proofErr w:type="spellEnd"/>
      <w:r w:rsidRPr="008E1539">
        <w:rPr>
          <w:rFonts w:cs="Times New Roman"/>
          <w:bCs/>
          <w:sz w:val="28"/>
          <w:szCs w:val="28"/>
        </w:rPr>
        <w:t xml:space="preserve"> как плюс, так может быть и минусом. Очень легко привыкнуть к нему и позабыть, как пишутся чистые запросы и функции.</w:t>
      </w:r>
    </w:p>
    <w:p w14:paraId="3C4DF9DE" w14:textId="77777777" w:rsidR="008E1539" w:rsidRPr="008E1539" w:rsidRDefault="008E1539" w:rsidP="008E1539">
      <w:pPr>
        <w:tabs>
          <w:tab w:val="left" w:pos="6915"/>
        </w:tabs>
        <w:spacing w:line="360" w:lineRule="auto"/>
        <w:rPr>
          <w:rFonts w:cs="Times New Roman"/>
          <w:bCs/>
          <w:sz w:val="28"/>
          <w:szCs w:val="28"/>
        </w:rPr>
      </w:pPr>
      <w:r w:rsidRPr="008E1539">
        <w:rPr>
          <w:rFonts w:cs="Times New Roman"/>
          <w:bCs/>
          <w:sz w:val="28"/>
          <w:szCs w:val="28"/>
        </w:rPr>
        <w:t>Нарушение обратная совместимости между версиями фреймворка.</w:t>
      </w:r>
    </w:p>
    <w:p w14:paraId="6FAB5B95" w14:textId="167784E1" w:rsidR="008E1539" w:rsidRDefault="008E1539" w:rsidP="008E1539">
      <w:pPr>
        <w:rPr>
          <w:rFonts w:ascii="Times New Roman" w:hAnsi="Times New Roman" w:cs="Times New Roman"/>
          <w:sz w:val="24"/>
          <w:szCs w:val="24"/>
        </w:rPr>
      </w:pPr>
      <w:r w:rsidRPr="001B60CF">
        <w:rPr>
          <w:rFonts w:cs="Times New Roman"/>
          <w:bCs/>
          <w:sz w:val="28"/>
          <w:szCs w:val="28"/>
        </w:rPr>
        <w:t>Не логичное расположение каталогов и файлов. Например, по умолчанию в прямо в каталоге /</w:t>
      </w:r>
      <w:proofErr w:type="spellStart"/>
      <w:r w:rsidRPr="001B60CF">
        <w:rPr>
          <w:rFonts w:cs="Times New Roman"/>
          <w:bCs/>
          <w:sz w:val="28"/>
          <w:szCs w:val="28"/>
        </w:rPr>
        <w:t>app</w:t>
      </w:r>
      <w:proofErr w:type="spellEnd"/>
      <w:r w:rsidRPr="001B60CF">
        <w:rPr>
          <w:rFonts w:cs="Times New Roman"/>
          <w:bCs/>
          <w:sz w:val="28"/>
          <w:szCs w:val="28"/>
        </w:rPr>
        <w:t xml:space="preserve"> расположена модель </w:t>
      </w:r>
      <w:proofErr w:type="spellStart"/>
      <w:r w:rsidRPr="001B60CF">
        <w:rPr>
          <w:rFonts w:cs="Times New Roman"/>
          <w:bCs/>
          <w:sz w:val="28"/>
          <w:szCs w:val="28"/>
        </w:rPr>
        <w:t>User.php</w:t>
      </w:r>
      <w:proofErr w:type="spellEnd"/>
      <w:r w:rsidRPr="001B60CF">
        <w:rPr>
          <w:rFonts w:cs="Times New Roman"/>
          <w:bCs/>
          <w:sz w:val="28"/>
          <w:szCs w:val="28"/>
        </w:rPr>
        <w:t>, которую логичней было бы расположить в каталоге /</w:t>
      </w:r>
      <w:proofErr w:type="spellStart"/>
      <w:r w:rsidRPr="001B60CF">
        <w:rPr>
          <w:rFonts w:cs="Times New Roman"/>
          <w:bCs/>
          <w:sz w:val="28"/>
          <w:szCs w:val="28"/>
        </w:rPr>
        <w:t>app</w:t>
      </w:r>
      <w:proofErr w:type="spellEnd"/>
      <w:r w:rsidRPr="001B60CF">
        <w:rPr>
          <w:rFonts w:cs="Times New Roman"/>
          <w:bCs/>
          <w:sz w:val="28"/>
          <w:szCs w:val="28"/>
        </w:rPr>
        <w:t>/</w:t>
      </w:r>
      <w:proofErr w:type="spellStart"/>
      <w:r w:rsidRPr="001B60CF">
        <w:rPr>
          <w:rFonts w:cs="Times New Roman"/>
          <w:bCs/>
          <w:sz w:val="28"/>
          <w:szCs w:val="28"/>
        </w:rPr>
        <w:t>Models</w:t>
      </w:r>
      <w:proofErr w:type="spellEnd"/>
      <w:r w:rsidRPr="001B60CF">
        <w:rPr>
          <w:rFonts w:cs="Times New Roman"/>
          <w:bCs/>
          <w:sz w:val="28"/>
          <w:szCs w:val="28"/>
        </w:rPr>
        <w:t xml:space="preserve">. Каталог </w:t>
      </w:r>
      <w:proofErr w:type="spellStart"/>
      <w:r w:rsidRPr="001B60CF">
        <w:rPr>
          <w:rFonts w:cs="Times New Roman"/>
          <w:bCs/>
          <w:sz w:val="28"/>
          <w:szCs w:val="28"/>
        </w:rPr>
        <w:t>resources</w:t>
      </w:r>
      <w:proofErr w:type="spellEnd"/>
      <w:r w:rsidRPr="001B60CF">
        <w:rPr>
          <w:rFonts w:cs="Times New Roman"/>
          <w:bCs/>
          <w:sz w:val="28"/>
          <w:szCs w:val="28"/>
        </w:rPr>
        <w:t xml:space="preserve"> с файлами предст</w:t>
      </w:r>
      <w:r>
        <w:rPr>
          <w:rFonts w:cs="Times New Roman"/>
          <w:bCs/>
          <w:sz w:val="28"/>
          <w:szCs w:val="28"/>
        </w:rPr>
        <w:t xml:space="preserve">авления размещен в корне </w:t>
      </w:r>
      <w:r w:rsidRPr="001B60CF">
        <w:rPr>
          <w:rFonts w:cs="Times New Roman"/>
          <w:bCs/>
          <w:sz w:val="28"/>
          <w:szCs w:val="28"/>
        </w:rPr>
        <w:t>приложения, хотя логичней будет его разместить в /</w:t>
      </w:r>
      <w:proofErr w:type="spellStart"/>
      <w:r w:rsidRPr="001B60CF">
        <w:rPr>
          <w:rFonts w:cs="Times New Roman"/>
          <w:bCs/>
          <w:sz w:val="28"/>
          <w:szCs w:val="28"/>
        </w:rPr>
        <w:t>app</w:t>
      </w:r>
      <w:proofErr w:type="spellEnd"/>
      <w:r w:rsidRPr="001B60CF">
        <w:rPr>
          <w:rFonts w:cs="Times New Roman"/>
          <w:bCs/>
          <w:sz w:val="28"/>
          <w:szCs w:val="28"/>
        </w:rPr>
        <w:t>/</w:t>
      </w:r>
      <w:proofErr w:type="spellStart"/>
      <w:r w:rsidRPr="001B60CF">
        <w:rPr>
          <w:rFonts w:cs="Times New Roman"/>
          <w:bCs/>
          <w:sz w:val="28"/>
          <w:szCs w:val="28"/>
        </w:rPr>
        <w:t>resources</w:t>
      </w:r>
      <w:proofErr w:type="spellEnd"/>
      <w:r w:rsidRPr="001B60CF">
        <w:rPr>
          <w:rFonts w:cs="Times New Roman"/>
          <w:bCs/>
          <w:sz w:val="28"/>
          <w:szCs w:val="28"/>
        </w:rPr>
        <w:t>.</w:t>
      </w:r>
    </w:p>
    <w:p w14:paraId="6343E70F"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231. Что включает в себя фреймворк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193F0FE2" w14:textId="58280746" w:rsidR="008E1539" w:rsidRDefault="008E1539" w:rsidP="005B1549">
      <w:pPr>
        <w:rPr>
          <w:rFonts w:ascii="Times New Roman" w:hAnsi="Times New Roman" w:cs="Times New Roman"/>
          <w:sz w:val="24"/>
          <w:szCs w:val="24"/>
        </w:rPr>
      </w:pPr>
      <w:r>
        <w:rPr>
          <w:rFonts w:cs="Times New Roman"/>
          <w:bCs/>
          <w:sz w:val="28"/>
          <w:szCs w:val="28"/>
        </w:rPr>
        <w:t> </w:t>
      </w:r>
      <w:proofErr w:type="spellStart"/>
      <w:r>
        <w:rPr>
          <w:rFonts w:cs="Times New Roman"/>
          <w:bCs/>
          <w:sz w:val="28"/>
          <w:szCs w:val="28"/>
        </w:rPr>
        <w:t>Laravel</w:t>
      </w:r>
      <w:proofErr w:type="spellEnd"/>
      <w:r w:rsidRPr="001B60CF">
        <w:rPr>
          <w:rFonts w:cs="Times New Roman"/>
          <w:bCs/>
          <w:sz w:val="28"/>
          <w:szCs w:val="28"/>
        </w:rPr>
        <w:t xml:space="preserve"> включает в себя встроенную поддержку для аутентификации, локализации, модели, представления, сессий, ма</w:t>
      </w:r>
      <w:r>
        <w:rPr>
          <w:rFonts w:cs="Times New Roman"/>
          <w:bCs/>
          <w:sz w:val="28"/>
          <w:szCs w:val="28"/>
        </w:rPr>
        <w:t xml:space="preserve">ршрутизации и других механизмов, </w:t>
      </w:r>
      <w:r w:rsidRPr="001B60CF">
        <w:rPr>
          <w:rFonts w:cs="Times New Roman"/>
          <w:bCs/>
          <w:sz w:val="28"/>
          <w:szCs w:val="28"/>
        </w:rPr>
        <w:t>поддержку контроллеров, которые сделали фреймворк полностью MVC-совместимым, встроенную поддержку для инверсии управления и </w:t>
      </w:r>
      <w:proofErr w:type="spellStart"/>
      <w:r w:rsidRPr="001B60CF">
        <w:rPr>
          <w:rFonts w:cs="Times New Roman"/>
          <w:bCs/>
          <w:sz w:val="28"/>
          <w:szCs w:val="28"/>
        </w:rPr>
        <w:t>шаблонизатор</w:t>
      </w:r>
      <w:proofErr w:type="spellEnd"/>
      <w:r w:rsidRPr="001B60CF">
        <w:rPr>
          <w:rFonts w:cs="Times New Roman"/>
          <w:bCs/>
          <w:sz w:val="28"/>
          <w:szCs w:val="28"/>
        </w:rPr>
        <w:t> </w:t>
      </w:r>
      <w:proofErr w:type="spellStart"/>
      <w:r w:rsidRPr="001B60CF">
        <w:rPr>
          <w:rFonts w:cs="Times New Roman"/>
          <w:bCs/>
          <w:sz w:val="28"/>
          <w:szCs w:val="28"/>
        </w:rPr>
        <w:t>Blade</w:t>
      </w:r>
      <w:proofErr w:type="spellEnd"/>
      <w:r>
        <w:rPr>
          <w:rFonts w:cs="Times New Roman"/>
          <w:bCs/>
          <w:sz w:val="28"/>
          <w:szCs w:val="28"/>
        </w:rPr>
        <w:t xml:space="preserve">, </w:t>
      </w:r>
      <w:r w:rsidRPr="001B60CF">
        <w:rPr>
          <w:rFonts w:cs="Times New Roman"/>
          <w:bCs/>
          <w:sz w:val="28"/>
          <w:szCs w:val="28"/>
        </w:rPr>
        <w:t>интерфейс командной строки (CLI) под именем «</w:t>
      </w:r>
      <w:proofErr w:type="spellStart"/>
      <w:r w:rsidRPr="001B60CF">
        <w:rPr>
          <w:rFonts w:cs="Times New Roman"/>
          <w:bCs/>
          <w:sz w:val="28"/>
          <w:szCs w:val="28"/>
        </w:rPr>
        <w:t>Artisan</w:t>
      </w:r>
      <w:proofErr w:type="spellEnd"/>
      <w:r w:rsidRPr="001B60CF">
        <w:rPr>
          <w:rFonts w:cs="Times New Roman"/>
          <w:bCs/>
          <w:sz w:val="28"/>
          <w:szCs w:val="28"/>
        </w:rPr>
        <w:t>», встроенную поддержку нескольких систем управления базами данных, миграции баз данных в виде контроля версий, обработку событий</w:t>
      </w:r>
      <w:r>
        <w:rPr>
          <w:rFonts w:cs="Times New Roman"/>
          <w:bCs/>
          <w:sz w:val="28"/>
          <w:szCs w:val="28"/>
        </w:rPr>
        <w:t>, в</w:t>
      </w:r>
      <w:r w:rsidRPr="001B60CF">
        <w:rPr>
          <w:rFonts w:cs="Times New Roman"/>
          <w:bCs/>
          <w:sz w:val="28"/>
          <w:szCs w:val="28"/>
        </w:rPr>
        <w:t>ыгрузка таблиц базы данных для первоначальной популяции, поддержку очередей сообщений, встроенную поддержку отправки различных типов электронной почты и поддержку «мягкого» удаления записей базы данных</w:t>
      </w:r>
      <w:r>
        <w:rPr>
          <w:rFonts w:cs="Times New Roman"/>
          <w:bCs/>
          <w:sz w:val="28"/>
          <w:szCs w:val="28"/>
        </w:rPr>
        <w:t xml:space="preserve">, </w:t>
      </w:r>
      <w:r w:rsidRPr="001B60CF">
        <w:rPr>
          <w:rFonts w:cs="Times New Roman"/>
          <w:bCs/>
          <w:sz w:val="28"/>
          <w:szCs w:val="28"/>
        </w:rPr>
        <w:t xml:space="preserve">поддержку планирования периодически выполняемых </w:t>
      </w:r>
      <w:r w:rsidRPr="001B60CF">
        <w:rPr>
          <w:rFonts w:cs="Times New Roman"/>
          <w:bCs/>
          <w:sz w:val="28"/>
          <w:szCs w:val="28"/>
        </w:rPr>
        <w:lastRenderedPageBreak/>
        <w:t xml:space="preserve">задач через пакет </w:t>
      </w:r>
      <w:proofErr w:type="spellStart"/>
      <w:r w:rsidRPr="001B60CF">
        <w:rPr>
          <w:rFonts w:cs="Times New Roman"/>
          <w:bCs/>
          <w:sz w:val="28"/>
          <w:szCs w:val="28"/>
        </w:rPr>
        <w:t>Scheduler</w:t>
      </w:r>
      <w:proofErr w:type="spellEnd"/>
      <w:r w:rsidRPr="001B60CF">
        <w:rPr>
          <w:rFonts w:cs="Times New Roman"/>
          <w:bCs/>
          <w:sz w:val="28"/>
          <w:szCs w:val="28"/>
        </w:rPr>
        <w:t xml:space="preserve">, слой абстракции </w:t>
      </w:r>
      <w:proofErr w:type="spellStart"/>
      <w:r w:rsidRPr="001B60CF">
        <w:rPr>
          <w:rFonts w:cs="Times New Roman"/>
          <w:bCs/>
          <w:sz w:val="28"/>
          <w:szCs w:val="28"/>
        </w:rPr>
        <w:t>Flysystem</w:t>
      </w:r>
      <w:proofErr w:type="spellEnd"/>
      <w:r w:rsidRPr="001B60CF">
        <w:rPr>
          <w:rFonts w:cs="Times New Roman"/>
          <w:bCs/>
          <w:sz w:val="28"/>
          <w:szCs w:val="28"/>
        </w:rPr>
        <w:t xml:space="preserve">, который позволяет использовать удаленное хранилище так же, как и локальные файловые системы, улучшенную обработку активов пакета через </w:t>
      </w:r>
      <w:proofErr w:type="spellStart"/>
      <w:r w:rsidRPr="001B60CF">
        <w:rPr>
          <w:rFonts w:cs="Times New Roman"/>
          <w:bCs/>
          <w:sz w:val="28"/>
          <w:szCs w:val="28"/>
        </w:rPr>
        <w:t>Elixir</w:t>
      </w:r>
      <w:proofErr w:type="spellEnd"/>
      <w:r w:rsidRPr="001B60CF">
        <w:rPr>
          <w:rFonts w:cs="Times New Roman"/>
          <w:bCs/>
          <w:sz w:val="28"/>
          <w:szCs w:val="28"/>
        </w:rPr>
        <w:t xml:space="preserve"> и упрощенная аутентификация с внешней стороны через дополнительный пакет </w:t>
      </w:r>
      <w:proofErr w:type="spellStart"/>
      <w:r w:rsidRPr="001B60CF">
        <w:rPr>
          <w:rFonts w:cs="Times New Roman"/>
          <w:bCs/>
          <w:sz w:val="28"/>
          <w:szCs w:val="28"/>
        </w:rPr>
        <w:t>Socialite</w:t>
      </w:r>
      <w:proofErr w:type="spellEnd"/>
      <w:r>
        <w:rPr>
          <w:rFonts w:cs="Times New Roman"/>
          <w:bCs/>
          <w:sz w:val="28"/>
          <w:szCs w:val="28"/>
        </w:rPr>
        <w:t xml:space="preserve">, </w:t>
      </w:r>
      <w:proofErr w:type="spellStart"/>
      <w:r w:rsidRPr="001B60CF">
        <w:rPr>
          <w:rFonts w:cs="Times New Roman"/>
          <w:bCs/>
          <w:sz w:val="28"/>
          <w:szCs w:val="28"/>
        </w:rPr>
        <w:t>Laravel</w:t>
      </w:r>
      <w:proofErr w:type="spellEnd"/>
      <w:r w:rsidRPr="001B60CF">
        <w:rPr>
          <w:rFonts w:cs="Times New Roman"/>
          <w:bCs/>
          <w:sz w:val="28"/>
          <w:szCs w:val="28"/>
        </w:rPr>
        <w:t xml:space="preserve"> </w:t>
      </w:r>
      <w:proofErr w:type="spellStart"/>
      <w:r w:rsidRPr="001B60CF">
        <w:rPr>
          <w:rFonts w:cs="Times New Roman"/>
          <w:bCs/>
          <w:sz w:val="28"/>
          <w:szCs w:val="28"/>
        </w:rPr>
        <w:t>Dusk</w:t>
      </w:r>
      <w:proofErr w:type="spellEnd"/>
      <w:r w:rsidRPr="001B60CF">
        <w:rPr>
          <w:rFonts w:cs="Times New Roman"/>
          <w:bCs/>
          <w:sz w:val="28"/>
          <w:szCs w:val="28"/>
        </w:rPr>
        <w:t xml:space="preserve">, </w:t>
      </w:r>
      <w:proofErr w:type="spellStart"/>
      <w:r w:rsidRPr="001B60CF">
        <w:rPr>
          <w:rFonts w:cs="Times New Roman"/>
          <w:bCs/>
          <w:sz w:val="28"/>
          <w:szCs w:val="28"/>
        </w:rPr>
        <w:t>Laravel</w:t>
      </w:r>
      <w:proofErr w:type="spellEnd"/>
      <w:r w:rsidRPr="001B60CF">
        <w:rPr>
          <w:rFonts w:cs="Times New Roman"/>
          <w:bCs/>
          <w:sz w:val="28"/>
          <w:szCs w:val="28"/>
        </w:rPr>
        <w:t xml:space="preserve"> </w:t>
      </w:r>
      <w:proofErr w:type="spellStart"/>
      <w:r w:rsidRPr="001B60CF">
        <w:rPr>
          <w:rFonts w:cs="Times New Roman"/>
          <w:bCs/>
          <w:sz w:val="28"/>
          <w:szCs w:val="28"/>
        </w:rPr>
        <w:t>Mix</w:t>
      </w:r>
      <w:proofErr w:type="spellEnd"/>
      <w:r w:rsidRPr="001B60CF">
        <w:rPr>
          <w:rFonts w:cs="Times New Roman"/>
          <w:bCs/>
          <w:sz w:val="28"/>
          <w:szCs w:val="28"/>
        </w:rPr>
        <w:t xml:space="preserve">, </w:t>
      </w:r>
      <w:proofErr w:type="spellStart"/>
      <w:r w:rsidRPr="001B60CF">
        <w:rPr>
          <w:rFonts w:cs="Times New Roman"/>
          <w:bCs/>
          <w:sz w:val="28"/>
          <w:szCs w:val="28"/>
        </w:rPr>
        <w:t>Blade</w:t>
      </w:r>
      <w:proofErr w:type="spellEnd"/>
      <w:r w:rsidRPr="001B60CF">
        <w:rPr>
          <w:rFonts w:cs="Times New Roman"/>
          <w:bCs/>
          <w:sz w:val="28"/>
          <w:szCs w:val="28"/>
        </w:rPr>
        <w:t xml:space="preserve"> </w:t>
      </w:r>
      <w:proofErr w:type="spellStart"/>
      <w:r w:rsidRPr="001B60CF">
        <w:rPr>
          <w:rFonts w:cs="Times New Roman"/>
          <w:bCs/>
          <w:sz w:val="28"/>
          <w:szCs w:val="28"/>
        </w:rPr>
        <w:t>Components</w:t>
      </w:r>
      <w:proofErr w:type="spellEnd"/>
      <w:r w:rsidRPr="001B60CF">
        <w:rPr>
          <w:rFonts w:cs="Times New Roman"/>
          <w:bCs/>
          <w:sz w:val="28"/>
          <w:szCs w:val="28"/>
        </w:rPr>
        <w:t xml:space="preserve"> и </w:t>
      </w:r>
      <w:proofErr w:type="spellStart"/>
      <w:r w:rsidRPr="001B60CF">
        <w:rPr>
          <w:rFonts w:cs="Times New Roman"/>
          <w:bCs/>
          <w:sz w:val="28"/>
          <w:szCs w:val="28"/>
        </w:rPr>
        <w:t>Slots</w:t>
      </w:r>
      <w:proofErr w:type="spellEnd"/>
      <w:r w:rsidRPr="001B60CF">
        <w:rPr>
          <w:rFonts w:cs="Times New Roman"/>
          <w:bCs/>
          <w:sz w:val="28"/>
          <w:szCs w:val="28"/>
        </w:rPr>
        <w:t xml:space="preserve">, </w:t>
      </w:r>
      <w:proofErr w:type="spellStart"/>
      <w:r w:rsidRPr="001B60CF">
        <w:rPr>
          <w:rFonts w:cs="Times New Roman"/>
          <w:bCs/>
          <w:sz w:val="28"/>
          <w:szCs w:val="28"/>
        </w:rPr>
        <w:t>Markdown</w:t>
      </w:r>
      <w:proofErr w:type="spellEnd"/>
      <w:r w:rsidRPr="001B60CF">
        <w:rPr>
          <w:rFonts w:cs="Times New Roman"/>
          <w:bCs/>
          <w:sz w:val="28"/>
          <w:szCs w:val="28"/>
        </w:rPr>
        <w:t xml:space="preserve"> </w:t>
      </w:r>
      <w:proofErr w:type="spellStart"/>
      <w:r w:rsidRPr="001B60CF">
        <w:rPr>
          <w:rFonts w:cs="Times New Roman"/>
          <w:bCs/>
          <w:sz w:val="28"/>
          <w:szCs w:val="28"/>
        </w:rPr>
        <w:t>Emails</w:t>
      </w:r>
      <w:proofErr w:type="spellEnd"/>
      <w:r w:rsidRPr="001B60CF">
        <w:rPr>
          <w:rFonts w:cs="Times New Roman"/>
          <w:bCs/>
          <w:sz w:val="28"/>
          <w:szCs w:val="28"/>
        </w:rPr>
        <w:t>, автоматические фасады, улучшения маршрута</w:t>
      </w:r>
      <w:r>
        <w:rPr>
          <w:rFonts w:cs="Times New Roman"/>
          <w:bCs/>
          <w:sz w:val="28"/>
          <w:szCs w:val="28"/>
        </w:rPr>
        <w:t>.</w:t>
      </w:r>
    </w:p>
    <w:p w14:paraId="671A027A"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232. Опишите из чего состоит экосистема </w:t>
      </w:r>
      <w:proofErr w:type="spellStart"/>
      <w:r w:rsidRPr="00C115D8">
        <w:rPr>
          <w:rFonts w:ascii="Times New Roman" w:hAnsi="Times New Roman" w:cs="Times New Roman"/>
          <w:sz w:val="24"/>
          <w:szCs w:val="24"/>
        </w:rPr>
        <w:t>Laravel</w:t>
      </w:r>
      <w:proofErr w:type="spellEnd"/>
      <w:r w:rsidRPr="00C115D8">
        <w:rPr>
          <w:rFonts w:ascii="Times New Roman" w:hAnsi="Times New Roman" w:cs="Times New Roman"/>
          <w:sz w:val="24"/>
          <w:szCs w:val="24"/>
        </w:rPr>
        <w:t xml:space="preserve">. </w:t>
      </w:r>
    </w:p>
    <w:p w14:paraId="0303853A" w14:textId="77777777" w:rsidR="008E1539" w:rsidRPr="008E1539" w:rsidRDefault="008E1539" w:rsidP="008E1539">
      <w:pPr>
        <w:spacing w:line="360" w:lineRule="auto"/>
        <w:rPr>
          <w:rFonts w:cs="Times New Roman"/>
          <w:bCs/>
          <w:sz w:val="28"/>
          <w:szCs w:val="28"/>
          <w:lang w:val="en-US"/>
        </w:rPr>
      </w:pPr>
      <w:r w:rsidRPr="008E1539">
        <w:rPr>
          <w:rFonts w:cs="Times New Roman"/>
          <w:bCs/>
          <w:sz w:val="28"/>
          <w:szCs w:val="28"/>
          <w:lang w:val="en-US"/>
        </w:rPr>
        <w:t xml:space="preserve">PHP, Composer, </w:t>
      </w:r>
      <w:proofErr w:type="spellStart"/>
      <w:r w:rsidRPr="008E1539">
        <w:rPr>
          <w:rFonts w:cs="Times New Roman"/>
          <w:bCs/>
          <w:sz w:val="28"/>
          <w:szCs w:val="28"/>
          <w:lang w:val="en-US"/>
        </w:rPr>
        <w:t>Dotenv</w:t>
      </w:r>
      <w:proofErr w:type="spellEnd"/>
      <w:r w:rsidRPr="008E1539">
        <w:rPr>
          <w:rFonts w:cs="Times New Roman"/>
          <w:bCs/>
          <w:sz w:val="28"/>
          <w:szCs w:val="28"/>
          <w:lang w:val="en-US"/>
        </w:rPr>
        <w:t xml:space="preserve">, PSR-4, Eloquent ORM, </w:t>
      </w:r>
      <w:proofErr w:type="spellStart"/>
      <w:r w:rsidRPr="008E1539">
        <w:rPr>
          <w:rFonts w:cs="Times New Roman"/>
          <w:bCs/>
          <w:sz w:val="28"/>
          <w:szCs w:val="28"/>
          <w:lang w:val="en-US"/>
        </w:rPr>
        <w:t>Flysystem</w:t>
      </w:r>
      <w:proofErr w:type="spellEnd"/>
      <w:r w:rsidRPr="008E1539">
        <w:rPr>
          <w:rFonts w:cs="Times New Roman"/>
          <w:bCs/>
          <w:sz w:val="28"/>
          <w:szCs w:val="28"/>
          <w:lang w:val="en-US"/>
        </w:rPr>
        <w:t>, Elixir, HHVM, Homestead, Rocketeer</w:t>
      </w:r>
    </w:p>
    <w:p w14:paraId="158A9B4B" w14:textId="77777777" w:rsidR="008E1539" w:rsidRDefault="005D6D4C" w:rsidP="005B1549">
      <w:pPr>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233. Опишите фреймворк </w:t>
      </w:r>
      <w:proofErr w:type="spellStart"/>
      <w:r w:rsidRPr="00C115D8">
        <w:rPr>
          <w:rFonts w:ascii="Times New Roman" w:hAnsi="Times New Roman" w:cs="Times New Roman"/>
          <w:sz w:val="24"/>
          <w:szCs w:val="24"/>
        </w:rPr>
        <w:t>Symfony</w:t>
      </w:r>
      <w:proofErr w:type="spellEnd"/>
      <w:r w:rsidRPr="00C115D8">
        <w:rPr>
          <w:rFonts w:ascii="Times New Roman" w:hAnsi="Times New Roman" w:cs="Times New Roman"/>
          <w:sz w:val="24"/>
          <w:szCs w:val="24"/>
        </w:rPr>
        <w:t xml:space="preserve">. </w:t>
      </w:r>
    </w:p>
    <w:p w14:paraId="58EDB550" w14:textId="77777777" w:rsidR="008E1539" w:rsidRPr="008E1539" w:rsidRDefault="008E1539" w:rsidP="008E1539">
      <w:pPr>
        <w:tabs>
          <w:tab w:val="left" w:pos="5743"/>
        </w:tabs>
        <w:spacing w:line="360" w:lineRule="auto"/>
        <w:rPr>
          <w:rFonts w:cs="Times New Roman"/>
          <w:bCs/>
          <w:sz w:val="28"/>
          <w:szCs w:val="28"/>
        </w:rPr>
      </w:pPr>
      <w:r w:rsidRPr="008E1539">
        <w:rPr>
          <w:rFonts w:cs="Times New Roman"/>
          <w:bCs/>
          <w:sz w:val="28"/>
          <w:szCs w:val="28"/>
        </w:rPr>
        <w:t xml:space="preserve">Свободный PHP фреймворк для быстрой разработки веб-приложений и решения рутинных задач веб-программистов. Разработка и поддержка фреймворка спонсируется французской компанией </w:t>
      </w:r>
      <w:proofErr w:type="spellStart"/>
      <w:r w:rsidRPr="008E1539">
        <w:rPr>
          <w:rFonts w:cs="Times New Roman"/>
          <w:bCs/>
          <w:sz w:val="28"/>
          <w:szCs w:val="28"/>
        </w:rPr>
        <w:t>Sensio</w:t>
      </w:r>
      <w:proofErr w:type="spellEnd"/>
      <w:r w:rsidRPr="008E1539">
        <w:rPr>
          <w:rFonts w:cs="Times New Roman"/>
          <w:bCs/>
          <w:sz w:val="28"/>
          <w:szCs w:val="28"/>
        </w:rPr>
        <w:t>.</w:t>
      </w:r>
    </w:p>
    <w:p w14:paraId="32519309" w14:textId="77777777" w:rsidR="008E1539" w:rsidRPr="008E1539" w:rsidRDefault="008E1539" w:rsidP="008E1539">
      <w:pPr>
        <w:tabs>
          <w:tab w:val="left" w:pos="5743"/>
        </w:tabs>
        <w:spacing w:line="360" w:lineRule="auto"/>
        <w:rPr>
          <w:rFonts w:cs="Times New Roman"/>
          <w:bCs/>
          <w:sz w:val="28"/>
          <w:szCs w:val="28"/>
        </w:rPr>
      </w:pPr>
      <w:proofErr w:type="spellStart"/>
      <w:r w:rsidRPr="008E1539">
        <w:rPr>
          <w:rFonts w:cs="Times New Roman"/>
          <w:bCs/>
          <w:sz w:val="28"/>
          <w:szCs w:val="28"/>
        </w:rPr>
        <w:t>Symfony</w:t>
      </w:r>
      <w:proofErr w:type="spellEnd"/>
      <w:r w:rsidRPr="008E1539">
        <w:rPr>
          <w:rFonts w:cs="Times New Roman"/>
          <w:bCs/>
          <w:sz w:val="28"/>
          <w:szCs w:val="28"/>
        </w:rPr>
        <w:t xml:space="preserve"> состоит из набора не связанных между собой компонентов, которые можно использовать повторно в проектах.</w:t>
      </w:r>
    </w:p>
    <w:p w14:paraId="7E827E75" w14:textId="77777777" w:rsidR="008E1539" w:rsidRPr="008E1539" w:rsidRDefault="008E1539" w:rsidP="008E1539">
      <w:pPr>
        <w:tabs>
          <w:tab w:val="left" w:pos="5743"/>
        </w:tabs>
        <w:spacing w:line="360" w:lineRule="auto"/>
        <w:rPr>
          <w:rFonts w:cs="Times New Roman"/>
          <w:bCs/>
          <w:sz w:val="28"/>
          <w:szCs w:val="28"/>
        </w:rPr>
      </w:pPr>
      <w:proofErr w:type="spellStart"/>
      <w:r w:rsidRPr="008E1539">
        <w:rPr>
          <w:rFonts w:cs="Times New Roman"/>
          <w:bCs/>
          <w:sz w:val="28"/>
          <w:szCs w:val="28"/>
        </w:rPr>
        <w:t>Symfony</w:t>
      </w:r>
      <w:proofErr w:type="spellEnd"/>
      <w:r w:rsidRPr="008E1539">
        <w:rPr>
          <w:rFonts w:cs="Times New Roman"/>
          <w:bCs/>
          <w:sz w:val="28"/>
          <w:szCs w:val="28"/>
        </w:rPr>
        <w:t xml:space="preserve"> позволяет устанавливать сторонние пакеты, библиотеки, компоненты и настраивать их с помощью конфигурации в форматах YAML, XML, PHP, а </w:t>
      </w:r>
      <w:proofErr w:type="gramStart"/>
      <w:r w:rsidRPr="008E1539">
        <w:rPr>
          <w:rFonts w:cs="Times New Roman"/>
          <w:bCs/>
          <w:sz w:val="28"/>
          <w:szCs w:val="28"/>
        </w:rPr>
        <w:t>также .</w:t>
      </w:r>
      <w:proofErr w:type="spellStart"/>
      <w:r w:rsidRPr="008E1539">
        <w:rPr>
          <w:rFonts w:cs="Times New Roman"/>
          <w:bCs/>
          <w:sz w:val="28"/>
          <w:szCs w:val="28"/>
        </w:rPr>
        <w:t>env</w:t>
      </w:r>
      <w:proofErr w:type="spellEnd"/>
      <w:proofErr w:type="gramEnd"/>
      <w:r w:rsidRPr="008E1539">
        <w:rPr>
          <w:rFonts w:cs="Times New Roman"/>
          <w:bCs/>
          <w:sz w:val="28"/>
          <w:szCs w:val="28"/>
        </w:rPr>
        <w:t xml:space="preserve"> файлах.</w:t>
      </w:r>
    </w:p>
    <w:p w14:paraId="6F3A4590" w14:textId="77777777" w:rsidR="008E1539" w:rsidRPr="008E1539" w:rsidRDefault="008E1539" w:rsidP="008E1539">
      <w:pPr>
        <w:tabs>
          <w:tab w:val="left" w:pos="5743"/>
        </w:tabs>
        <w:spacing w:line="360" w:lineRule="auto"/>
        <w:rPr>
          <w:rFonts w:cs="Times New Roman"/>
          <w:bCs/>
          <w:sz w:val="28"/>
          <w:szCs w:val="28"/>
        </w:rPr>
      </w:pPr>
      <w:proofErr w:type="spellStart"/>
      <w:r w:rsidRPr="008E1539">
        <w:rPr>
          <w:rFonts w:cs="Times New Roman"/>
          <w:bCs/>
          <w:sz w:val="28"/>
          <w:szCs w:val="28"/>
        </w:rPr>
        <w:t>Symfony</w:t>
      </w:r>
      <w:proofErr w:type="spellEnd"/>
      <w:r w:rsidRPr="008E1539">
        <w:rPr>
          <w:rFonts w:cs="Times New Roman"/>
          <w:bCs/>
          <w:sz w:val="28"/>
          <w:szCs w:val="28"/>
        </w:rPr>
        <w:t xml:space="preserve"> не обеспечивает компонент для работы с базой данных, но обеспечивает тесную интеграцию с библиотекой </w:t>
      </w:r>
      <w:proofErr w:type="spellStart"/>
      <w:r w:rsidRPr="008E1539">
        <w:rPr>
          <w:rFonts w:cs="Times New Roman"/>
          <w:bCs/>
          <w:sz w:val="28"/>
          <w:szCs w:val="28"/>
        </w:rPr>
        <w:t>Doctrine</w:t>
      </w:r>
      <w:proofErr w:type="spellEnd"/>
      <w:r w:rsidRPr="008E1539">
        <w:rPr>
          <w:rFonts w:cs="Times New Roman"/>
          <w:bCs/>
          <w:sz w:val="28"/>
          <w:szCs w:val="28"/>
        </w:rPr>
        <w:t>.</w:t>
      </w:r>
    </w:p>
    <w:p w14:paraId="298B9748" w14:textId="77777777" w:rsidR="008E1539" w:rsidRPr="008E1539" w:rsidRDefault="008E1539" w:rsidP="008E1539">
      <w:pPr>
        <w:tabs>
          <w:tab w:val="left" w:pos="5743"/>
        </w:tabs>
        <w:spacing w:line="360" w:lineRule="auto"/>
        <w:rPr>
          <w:rFonts w:cs="Times New Roman"/>
          <w:bCs/>
          <w:sz w:val="28"/>
          <w:szCs w:val="28"/>
        </w:rPr>
      </w:pPr>
      <w:proofErr w:type="spellStart"/>
      <w:r w:rsidRPr="008E1539">
        <w:rPr>
          <w:rFonts w:cs="Times New Roman"/>
          <w:bCs/>
          <w:sz w:val="28"/>
          <w:szCs w:val="28"/>
        </w:rPr>
        <w:t>Symfony</w:t>
      </w:r>
      <w:proofErr w:type="spellEnd"/>
      <w:r w:rsidRPr="008E1539">
        <w:rPr>
          <w:rFonts w:cs="Times New Roman"/>
          <w:bCs/>
          <w:sz w:val="28"/>
          <w:szCs w:val="28"/>
        </w:rPr>
        <w:t xml:space="preserve"> предоставляет функцию почтовой программы на основе популярной библиотеки Swift </w:t>
      </w:r>
      <w:proofErr w:type="spellStart"/>
      <w:r w:rsidRPr="008E1539">
        <w:rPr>
          <w:rFonts w:cs="Times New Roman"/>
          <w:bCs/>
          <w:sz w:val="28"/>
          <w:szCs w:val="28"/>
        </w:rPr>
        <w:t>Mailer</w:t>
      </w:r>
      <w:proofErr w:type="spellEnd"/>
      <w:r w:rsidRPr="008E1539">
        <w:rPr>
          <w:rFonts w:cs="Times New Roman"/>
          <w:bCs/>
          <w:sz w:val="28"/>
          <w:szCs w:val="28"/>
        </w:rPr>
        <w:t xml:space="preserve">. Эта почтовая программа поддерживает отправку сообщений с ваших собственных почтовых серверов, а также с использованием популярных почтовых провайдеров, таких как </w:t>
      </w:r>
      <w:proofErr w:type="spellStart"/>
      <w:r w:rsidRPr="008E1539">
        <w:rPr>
          <w:rFonts w:cs="Times New Roman"/>
          <w:bCs/>
          <w:sz w:val="28"/>
          <w:szCs w:val="28"/>
        </w:rPr>
        <w:t>Mandrill</w:t>
      </w:r>
      <w:proofErr w:type="spellEnd"/>
      <w:r w:rsidRPr="008E1539">
        <w:rPr>
          <w:rFonts w:cs="Times New Roman"/>
          <w:bCs/>
          <w:sz w:val="28"/>
          <w:szCs w:val="28"/>
        </w:rPr>
        <w:t xml:space="preserve">, </w:t>
      </w:r>
      <w:proofErr w:type="spellStart"/>
      <w:r w:rsidRPr="008E1539">
        <w:rPr>
          <w:rFonts w:cs="Times New Roman"/>
          <w:bCs/>
          <w:sz w:val="28"/>
          <w:szCs w:val="28"/>
        </w:rPr>
        <w:t>SendGrid</w:t>
      </w:r>
      <w:proofErr w:type="spellEnd"/>
      <w:r w:rsidRPr="008E1539">
        <w:rPr>
          <w:rFonts w:cs="Times New Roman"/>
          <w:bCs/>
          <w:sz w:val="28"/>
          <w:szCs w:val="28"/>
        </w:rPr>
        <w:t xml:space="preserve"> и Amazon SES.</w:t>
      </w:r>
    </w:p>
    <w:p w14:paraId="6B376345" w14:textId="77777777" w:rsidR="008E1539" w:rsidRPr="008E1539" w:rsidRDefault="008E1539" w:rsidP="008E1539">
      <w:pPr>
        <w:tabs>
          <w:tab w:val="left" w:pos="5743"/>
        </w:tabs>
        <w:spacing w:line="360" w:lineRule="auto"/>
        <w:rPr>
          <w:rFonts w:cs="Times New Roman"/>
          <w:bCs/>
          <w:sz w:val="28"/>
          <w:szCs w:val="28"/>
        </w:rPr>
      </w:pPr>
      <w:r w:rsidRPr="008E1539">
        <w:rPr>
          <w:rFonts w:cs="Times New Roman"/>
          <w:bCs/>
          <w:sz w:val="28"/>
          <w:szCs w:val="28"/>
        </w:rPr>
        <w:t>Механизм интернационализации позволяет установить и произвести перевод сообщений веб-приложения на основе выбранного языка или страны.</w:t>
      </w:r>
    </w:p>
    <w:p w14:paraId="65B7571E" w14:textId="46E83E29" w:rsidR="008E1539" w:rsidRDefault="008E1539" w:rsidP="008E1539">
      <w:pPr>
        <w:rPr>
          <w:rFonts w:ascii="Times New Roman" w:hAnsi="Times New Roman" w:cs="Times New Roman"/>
          <w:sz w:val="24"/>
          <w:szCs w:val="24"/>
        </w:rPr>
      </w:pPr>
      <w:proofErr w:type="spellStart"/>
      <w:r w:rsidRPr="00967032">
        <w:rPr>
          <w:rFonts w:cs="Times New Roman"/>
          <w:bCs/>
          <w:sz w:val="28"/>
          <w:szCs w:val="28"/>
        </w:rPr>
        <w:lastRenderedPageBreak/>
        <w:t>Symfony</w:t>
      </w:r>
      <w:proofErr w:type="spellEnd"/>
      <w:r w:rsidRPr="00967032">
        <w:rPr>
          <w:rFonts w:cs="Times New Roman"/>
          <w:bCs/>
          <w:sz w:val="28"/>
          <w:szCs w:val="28"/>
        </w:rPr>
        <w:t xml:space="preserve"> предлагает систему логирования ошибок приложения, а также подключить библиотеку логирования </w:t>
      </w:r>
      <w:proofErr w:type="spellStart"/>
      <w:r w:rsidRPr="00967032">
        <w:rPr>
          <w:rFonts w:cs="Times New Roman"/>
          <w:bCs/>
          <w:sz w:val="28"/>
          <w:szCs w:val="28"/>
        </w:rPr>
        <w:t>Monolog</w:t>
      </w:r>
      <w:proofErr w:type="spellEnd"/>
      <w:r w:rsidRPr="00967032">
        <w:rPr>
          <w:rFonts w:cs="Times New Roman"/>
          <w:bCs/>
          <w:sz w:val="28"/>
          <w:szCs w:val="28"/>
        </w:rPr>
        <w:t>.</w:t>
      </w:r>
    </w:p>
    <w:p w14:paraId="08ACC663"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234. Опишите преимущества фреймворка </w:t>
      </w:r>
      <w:proofErr w:type="spellStart"/>
      <w:r w:rsidRPr="00C115D8">
        <w:rPr>
          <w:rFonts w:ascii="Times New Roman" w:hAnsi="Times New Roman" w:cs="Times New Roman"/>
          <w:sz w:val="24"/>
          <w:szCs w:val="24"/>
        </w:rPr>
        <w:t>Symfony</w:t>
      </w:r>
      <w:proofErr w:type="spellEnd"/>
      <w:r w:rsidRPr="00C115D8">
        <w:rPr>
          <w:rFonts w:ascii="Times New Roman" w:hAnsi="Times New Roman" w:cs="Times New Roman"/>
          <w:sz w:val="24"/>
          <w:szCs w:val="24"/>
        </w:rPr>
        <w:t xml:space="preserve">. </w:t>
      </w:r>
    </w:p>
    <w:p w14:paraId="5AE78F97"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Мощная экосистема вокруг фреймворка, с хорошим сообществом и множеством разработчиков.</w:t>
      </w:r>
    </w:p>
    <w:p w14:paraId="007C8CCB"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Хорошая и постоянно обновляемая документация для всех версий фреймворка.</w:t>
      </w:r>
    </w:p>
    <w:p w14:paraId="453201AA"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Множество различных не связанных компонентов для повторного использования.</w:t>
      </w:r>
    </w:p>
    <w:p w14:paraId="2A76C042"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Предлагает механизм функциональных и модульных тестов для нахождения ошибок в веб-приложении.</w:t>
      </w:r>
    </w:p>
    <w:p w14:paraId="2391ACFB" w14:textId="28BA7FB1" w:rsidR="008E1539" w:rsidRDefault="008E1539" w:rsidP="008E1539">
      <w:pPr>
        <w:rPr>
          <w:rFonts w:ascii="Times New Roman" w:hAnsi="Times New Roman" w:cs="Times New Roman"/>
          <w:sz w:val="24"/>
          <w:szCs w:val="24"/>
        </w:rPr>
      </w:pPr>
      <w:r w:rsidRPr="00967032">
        <w:rPr>
          <w:rFonts w:cs="Times New Roman"/>
          <w:bCs/>
          <w:sz w:val="28"/>
          <w:szCs w:val="28"/>
        </w:rPr>
        <w:t>Подходит для сложных и нагруженных веб-</w:t>
      </w:r>
      <w:proofErr w:type="spellStart"/>
      <w:proofErr w:type="gramStart"/>
      <w:r w:rsidRPr="00967032">
        <w:rPr>
          <w:rFonts w:cs="Times New Roman"/>
          <w:bCs/>
          <w:sz w:val="28"/>
          <w:szCs w:val="28"/>
        </w:rPr>
        <w:t>проектов.электронной</w:t>
      </w:r>
      <w:proofErr w:type="spellEnd"/>
      <w:proofErr w:type="gramEnd"/>
      <w:r w:rsidRPr="00967032">
        <w:rPr>
          <w:rFonts w:cs="Times New Roman"/>
          <w:bCs/>
          <w:sz w:val="28"/>
          <w:szCs w:val="28"/>
        </w:rPr>
        <w:t xml:space="preserve"> коммерции</w:t>
      </w:r>
    </w:p>
    <w:p w14:paraId="5493EEE6"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235. Опишите недостатки фреймворка </w:t>
      </w:r>
      <w:proofErr w:type="spellStart"/>
      <w:r w:rsidRPr="00C115D8">
        <w:rPr>
          <w:rFonts w:ascii="Times New Roman" w:hAnsi="Times New Roman" w:cs="Times New Roman"/>
          <w:sz w:val="24"/>
          <w:szCs w:val="24"/>
        </w:rPr>
        <w:t>Symfony</w:t>
      </w:r>
      <w:proofErr w:type="spellEnd"/>
      <w:r w:rsidRPr="00C115D8">
        <w:rPr>
          <w:rFonts w:ascii="Times New Roman" w:hAnsi="Times New Roman" w:cs="Times New Roman"/>
          <w:sz w:val="24"/>
          <w:szCs w:val="24"/>
        </w:rPr>
        <w:t xml:space="preserve">. </w:t>
      </w:r>
    </w:p>
    <w:p w14:paraId="33A10EAE" w14:textId="3D9D41C1" w:rsidR="008E1539" w:rsidRDefault="008E1539" w:rsidP="005B1549">
      <w:pPr>
        <w:rPr>
          <w:rFonts w:ascii="Times New Roman" w:hAnsi="Times New Roman" w:cs="Times New Roman"/>
          <w:sz w:val="24"/>
          <w:szCs w:val="24"/>
        </w:rPr>
      </w:pPr>
      <w:r w:rsidRPr="00967032">
        <w:rPr>
          <w:rFonts w:cs="Times New Roman"/>
          <w:bCs/>
          <w:sz w:val="28"/>
          <w:szCs w:val="28"/>
        </w:rPr>
        <w:t>Несмотря на хорошую документацию, фреймворк является сложным для изучения</w:t>
      </w:r>
    </w:p>
    <w:p w14:paraId="27166509"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236. Опишите фреймворк Code </w:t>
      </w:r>
      <w:proofErr w:type="spellStart"/>
      <w:r w:rsidRPr="00C115D8">
        <w:rPr>
          <w:rFonts w:ascii="Times New Roman" w:hAnsi="Times New Roman" w:cs="Times New Roman"/>
          <w:sz w:val="24"/>
          <w:szCs w:val="24"/>
        </w:rPr>
        <w:t>Igniter</w:t>
      </w:r>
      <w:proofErr w:type="spellEnd"/>
      <w:r w:rsidRPr="00C115D8">
        <w:rPr>
          <w:rFonts w:ascii="Times New Roman" w:hAnsi="Times New Roman" w:cs="Times New Roman"/>
          <w:sz w:val="24"/>
          <w:szCs w:val="24"/>
        </w:rPr>
        <w:t xml:space="preserve">. </w:t>
      </w:r>
    </w:p>
    <w:p w14:paraId="1E241206"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 xml:space="preserve">Это популярный PHP микро-фреймворк с открытым исходным кодом, для разработки веб-систем и приложений. </w:t>
      </w:r>
    </w:p>
    <w:p w14:paraId="68D429B9" w14:textId="6BFFE542" w:rsidR="008E1539" w:rsidRPr="008E1539" w:rsidRDefault="008E1539" w:rsidP="008E1539">
      <w:pPr>
        <w:spacing w:line="360" w:lineRule="auto"/>
        <w:rPr>
          <w:rFonts w:cs="Times New Roman"/>
          <w:bCs/>
          <w:sz w:val="28"/>
          <w:szCs w:val="28"/>
        </w:rPr>
      </w:pPr>
      <w:r w:rsidRPr="008E1539">
        <w:rPr>
          <w:rFonts w:cs="Times New Roman"/>
          <w:bCs/>
          <w:sz w:val="28"/>
          <w:szCs w:val="28"/>
        </w:rPr>
        <w:t xml:space="preserve">В </w:t>
      </w:r>
      <w:proofErr w:type="spellStart"/>
      <w:r w:rsidRPr="008E1539">
        <w:rPr>
          <w:rFonts w:cs="Times New Roman"/>
          <w:bCs/>
          <w:sz w:val="28"/>
          <w:szCs w:val="28"/>
        </w:rPr>
        <w:t>CodeIgniter</w:t>
      </w:r>
      <w:proofErr w:type="spellEnd"/>
      <w:r w:rsidRPr="008E1539">
        <w:rPr>
          <w:rFonts w:cs="Times New Roman"/>
          <w:bCs/>
          <w:sz w:val="28"/>
          <w:szCs w:val="28"/>
        </w:rPr>
        <w:t xml:space="preserve"> компоненты загружаются и процедуры выполняются только по запросу, а не глобально. Система не делает никаких предположений относительно того, что может потребоваться помимо минимальных основных ресурсов, поэтому система по умолчанию очень легкая.</w:t>
      </w:r>
    </w:p>
    <w:p w14:paraId="2E518B3B"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Компоненты фреймворка слабо связаны между собой и не зависят друг от друга. Чем меньше компонентов зависит друг от друга, тем более гибкой и многоразовой становится система.</w:t>
      </w:r>
    </w:p>
    <w:p w14:paraId="095714ED" w14:textId="77777777" w:rsidR="008E1539" w:rsidRPr="008E1539" w:rsidRDefault="008E1539" w:rsidP="008E1539">
      <w:pPr>
        <w:spacing w:line="360" w:lineRule="auto"/>
        <w:rPr>
          <w:rFonts w:cs="Times New Roman"/>
          <w:bCs/>
          <w:sz w:val="28"/>
          <w:szCs w:val="28"/>
        </w:rPr>
      </w:pPr>
      <w:r w:rsidRPr="008E1539">
        <w:rPr>
          <w:rFonts w:cs="Times New Roman"/>
          <w:bCs/>
          <w:sz w:val="28"/>
          <w:szCs w:val="28"/>
        </w:rPr>
        <w:t xml:space="preserve">Хотя </w:t>
      </w:r>
      <w:proofErr w:type="spellStart"/>
      <w:r w:rsidRPr="008E1539">
        <w:rPr>
          <w:rFonts w:cs="Times New Roman"/>
          <w:bCs/>
          <w:sz w:val="28"/>
          <w:szCs w:val="28"/>
        </w:rPr>
        <w:t>CodeIgniter</w:t>
      </w:r>
      <w:proofErr w:type="spellEnd"/>
      <w:r w:rsidRPr="008E1539">
        <w:rPr>
          <w:rFonts w:cs="Times New Roman"/>
          <w:bCs/>
          <w:sz w:val="28"/>
          <w:szCs w:val="28"/>
        </w:rPr>
        <w:t xml:space="preserve"> работает довольно быстро, объем динамической информации, отображаемой на страницах, будет напрямую </w:t>
      </w:r>
      <w:r w:rsidRPr="008E1539">
        <w:rPr>
          <w:rFonts w:cs="Times New Roman"/>
          <w:bCs/>
          <w:sz w:val="28"/>
          <w:szCs w:val="28"/>
        </w:rPr>
        <w:lastRenderedPageBreak/>
        <w:t>зависеть от используемых ресурсов сервера, памяти и циклов обработки, которые влияют на скорость загрузки страниц.</w:t>
      </w:r>
    </w:p>
    <w:p w14:paraId="1CF22EDE" w14:textId="6CCA8E4E" w:rsidR="008E1539" w:rsidRDefault="008E1539" w:rsidP="008E1539">
      <w:pPr>
        <w:rPr>
          <w:rFonts w:ascii="Times New Roman" w:hAnsi="Times New Roman" w:cs="Times New Roman"/>
          <w:sz w:val="24"/>
          <w:szCs w:val="24"/>
        </w:rPr>
      </w:pPr>
      <w:r w:rsidRPr="00967032">
        <w:rPr>
          <w:rFonts w:cs="Times New Roman"/>
          <w:bCs/>
          <w:sz w:val="28"/>
          <w:szCs w:val="28"/>
        </w:rPr>
        <w:t xml:space="preserve">Поэтому </w:t>
      </w:r>
      <w:proofErr w:type="spellStart"/>
      <w:r w:rsidRPr="00967032">
        <w:rPr>
          <w:rFonts w:cs="Times New Roman"/>
          <w:bCs/>
          <w:sz w:val="28"/>
          <w:szCs w:val="28"/>
        </w:rPr>
        <w:t>CodeIgniter</w:t>
      </w:r>
      <w:proofErr w:type="spellEnd"/>
      <w:r w:rsidRPr="00967032">
        <w:rPr>
          <w:rFonts w:cs="Times New Roman"/>
          <w:bCs/>
          <w:sz w:val="28"/>
          <w:szCs w:val="28"/>
        </w:rPr>
        <w:t xml:space="preserve"> позволяет кэшировать страницы для достижения максимальной производительности. с помощью встроенного компонента кэширования</w:t>
      </w:r>
    </w:p>
    <w:p w14:paraId="672B50D2"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237. Опишите преимущества фреймворка Code </w:t>
      </w:r>
      <w:proofErr w:type="spellStart"/>
      <w:r w:rsidRPr="00C115D8">
        <w:rPr>
          <w:rFonts w:ascii="Times New Roman" w:hAnsi="Times New Roman" w:cs="Times New Roman"/>
          <w:sz w:val="24"/>
          <w:szCs w:val="24"/>
        </w:rPr>
        <w:t>Igniter</w:t>
      </w:r>
      <w:proofErr w:type="spellEnd"/>
      <w:r w:rsidRPr="00C115D8">
        <w:rPr>
          <w:rFonts w:ascii="Times New Roman" w:hAnsi="Times New Roman" w:cs="Times New Roman"/>
          <w:sz w:val="24"/>
          <w:szCs w:val="24"/>
        </w:rPr>
        <w:t xml:space="preserve">. </w:t>
      </w:r>
    </w:p>
    <w:p w14:paraId="60B61B83"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Отличная документация и англоязычное сообщество.</w:t>
      </w:r>
    </w:p>
    <w:p w14:paraId="454A5E96"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Высокая производительность фреймворка.</w:t>
      </w:r>
    </w:p>
    <w:p w14:paraId="511B6CD8"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Небольшой размер фреймворка.</w:t>
      </w:r>
    </w:p>
    <w:p w14:paraId="242B77D5"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Предоставляет легкие и простые решения для разработки.</w:t>
      </w:r>
    </w:p>
    <w:p w14:paraId="32A0E64B"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Подходит для быстрой разработки небольших сайтов и веб-приложений.</w:t>
      </w:r>
    </w:p>
    <w:p w14:paraId="61AFA2C3"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Структура фреймворка не требует строгих правил кодирования.</w:t>
      </w:r>
    </w:p>
    <w:p w14:paraId="2A03F2AD"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Не требует сложной настройки, почти нулевая конфигурация.</w:t>
      </w:r>
    </w:p>
    <w:p w14:paraId="74819689"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MVC-архитектура веб-приложения.</w:t>
      </w:r>
    </w:p>
    <w:p w14:paraId="2A78EEBF" w14:textId="77777777" w:rsidR="008E1539" w:rsidRPr="00967032" w:rsidRDefault="008E1539" w:rsidP="008E1539">
      <w:pPr>
        <w:pStyle w:val="a5"/>
        <w:tabs>
          <w:tab w:val="left" w:pos="8623"/>
        </w:tabs>
        <w:spacing w:line="360" w:lineRule="auto"/>
        <w:ind w:left="1069"/>
        <w:rPr>
          <w:rFonts w:cs="Times New Roman"/>
          <w:bCs/>
          <w:sz w:val="28"/>
          <w:szCs w:val="28"/>
        </w:rPr>
      </w:pPr>
      <w:r w:rsidRPr="00967032">
        <w:rPr>
          <w:rFonts w:cs="Times New Roman"/>
          <w:bCs/>
          <w:sz w:val="28"/>
          <w:szCs w:val="28"/>
        </w:rPr>
        <w:t>Слабая связанность компонентов.</w:t>
      </w:r>
    </w:p>
    <w:p w14:paraId="3BEA60D2" w14:textId="7C6BDB4B" w:rsidR="008E1539" w:rsidRDefault="008E1539" w:rsidP="008E1539">
      <w:pPr>
        <w:rPr>
          <w:rFonts w:ascii="Times New Roman" w:hAnsi="Times New Roman" w:cs="Times New Roman"/>
          <w:sz w:val="24"/>
          <w:szCs w:val="24"/>
        </w:rPr>
      </w:pPr>
      <w:r w:rsidRPr="00967032">
        <w:rPr>
          <w:rFonts w:cs="Times New Roman"/>
          <w:bCs/>
          <w:sz w:val="28"/>
          <w:szCs w:val="28"/>
        </w:rPr>
        <w:t>Множество подключаемых библиотек и помощников</w:t>
      </w:r>
    </w:p>
    <w:p w14:paraId="3F4D2C7F"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238. Опишите недостатки фреймворка Code </w:t>
      </w:r>
      <w:proofErr w:type="spellStart"/>
      <w:r w:rsidRPr="00C115D8">
        <w:rPr>
          <w:rFonts w:ascii="Times New Roman" w:hAnsi="Times New Roman" w:cs="Times New Roman"/>
          <w:sz w:val="24"/>
          <w:szCs w:val="24"/>
        </w:rPr>
        <w:t>Igniter</w:t>
      </w:r>
      <w:proofErr w:type="spellEnd"/>
      <w:r w:rsidRPr="00C115D8">
        <w:rPr>
          <w:rFonts w:ascii="Times New Roman" w:hAnsi="Times New Roman" w:cs="Times New Roman"/>
          <w:sz w:val="24"/>
          <w:szCs w:val="24"/>
        </w:rPr>
        <w:t xml:space="preserve">. </w:t>
      </w:r>
    </w:p>
    <w:p w14:paraId="32D32AE6" w14:textId="4654059E" w:rsidR="008E1539" w:rsidRDefault="008E1539" w:rsidP="005B1549">
      <w:pPr>
        <w:rPr>
          <w:rFonts w:ascii="Times New Roman" w:hAnsi="Times New Roman" w:cs="Times New Roman"/>
          <w:sz w:val="24"/>
          <w:szCs w:val="24"/>
        </w:rPr>
      </w:pPr>
      <w:r>
        <w:rPr>
          <w:rFonts w:cs="Times New Roman"/>
          <w:bCs/>
          <w:sz w:val="28"/>
          <w:szCs w:val="28"/>
        </w:rPr>
        <w:t>Задержка в развитии и переходе на новые технологии</w:t>
      </w:r>
    </w:p>
    <w:p w14:paraId="5F781D89"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239. Опишите фреймворк Yii2. </w:t>
      </w:r>
    </w:p>
    <w:p w14:paraId="32FD1657" w14:textId="259CC9AB" w:rsidR="008E1539" w:rsidRDefault="008E1539" w:rsidP="005B1549">
      <w:pPr>
        <w:rPr>
          <w:rFonts w:ascii="Times New Roman" w:hAnsi="Times New Roman" w:cs="Times New Roman"/>
          <w:sz w:val="24"/>
          <w:szCs w:val="24"/>
        </w:rPr>
      </w:pPr>
      <w:r>
        <w:rPr>
          <w:rFonts w:cs="Times New Roman"/>
          <w:bCs/>
          <w:sz w:val="28"/>
          <w:szCs w:val="28"/>
        </w:rPr>
        <w:t>О</w:t>
      </w:r>
      <w:r w:rsidRPr="001B2C0F">
        <w:rPr>
          <w:rFonts w:cs="Times New Roman"/>
          <w:bCs/>
          <w:sz w:val="28"/>
          <w:szCs w:val="28"/>
        </w:rPr>
        <w:t xml:space="preserve">бъектно-ориентированный компонентный фреймворк для </w:t>
      </w:r>
      <w:r w:rsidRPr="001B2C0F">
        <w:rPr>
          <w:rFonts w:cs="Times New Roman"/>
          <w:bCs/>
          <w:sz w:val="28"/>
          <w:szCs w:val="28"/>
          <w:lang w:val="en-US"/>
        </w:rPr>
        <w:t>PHP</w:t>
      </w:r>
      <w:r w:rsidRPr="001B2C0F">
        <w:rPr>
          <w:rFonts w:cs="Times New Roman"/>
          <w:bCs/>
          <w:sz w:val="28"/>
          <w:szCs w:val="28"/>
        </w:rPr>
        <w:t xml:space="preserve">, реализующий парадигму </w:t>
      </w:r>
      <w:r w:rsidRPr="001B2C0F">
        <w:rPr>
          <w:rFonts w:cs="Times New Roman"/>
          <w:bCs/>
          <w:sz w:val="28"/>
          <w:szCs w:val="28"/>
          <w:lang w:val="en-US"/>
        </w:rPr>
        <w:t>MVC</w:t>
      </w:r>
      <w:r w:rsidRPr="001B2C0F">
        <w:rPr>
          <w:rFonts w:cs="Times New Roman"/>
          <w:bCs/>
          <w:sz w:val="28"/>
          <w:szCs w:val="28"/>
        </w:rPr>
        <w:t xml:space="preserve"> (</w:t>
      </w:r>
      <w:r w:rsidRPr="001B2C0F">
        <w:rPr>
          <w:rFonts w:cs="Times New Roman"/>
          <w:bCs/>
          <w:sz w:val="28"/>
          <w:szCs w:val="28"/>
          <w:lang w:val="en-US"/>
        </w:rPr>
        <w:t>Model</w:t>
      </w:r>
      <w:r w:rsidRPr="001B2C0F">
        <w:rPr>
          <w:rFonts w:cs="Times New Roman"/>
          <w:bCs/>
          <w:sz w:val="28"/>
          <w:szCs w:val="28"/>
        </w:rPr>
        <w:t>-</w:t>
      </w:r>
      <w:r w:rsidRPr="001B2C0F">
        <w:rPr>
          <w:rFonts w:cs="Times New Roman"/>
          <w:bCs/>
          <w:sz w:val="28"/>
          <w:szCs w:val="28"/>
          <w:lang w:val="en-US"/>
        </w:rPr>
        <w:t>View</w:t>
      </w:r>
      <w:r w:rsidRPr="001B2C0F">
        <w:rPr>
          <w:rFonts w:cs="Times New Roman"/>
          <w:bCs/>
          <w:sz w:val="28"/>
          <w:szCs w:val="28"/>
        </w:rPr>
        <w:t>-</w:t>
      </w:r>
      <w:r w:rsidRPr="001B2C0F">
        <w:rPr>
          <w:rFonts w:cs="Times New Roman"/>
          <w:bCs/>
          <w:sz w:val="28"/>
          <w:szCs w:val="28"/>
          <w:lang w:val="en-US"/>
        </w:rPr>
        <w:t>Controller</w:t>
      </w:r>
      <w:r w:rsidRPr="001B2C0F">
        <w:rPr>
          <w:rFonts w:cs="Times New Roman"/>
          <w:bCs/>
          <w:sz w:val="28"/>
          <w:szCs w:val="28"/>
        </w:rPr>
        <w:t xml:space="preserve">). </w:t>
      </w:r>
      <w:proofErr w:type="spellStart"/>
      <w:r w:rsidRPr="001B2C0F">
        <w:rPr>
          <w:rFonts w:cs="Times New Roman"/>
          <w:bCs/>
          <w:sz w:val="28"/>
          <w:szCs w:val="28"/>
          <w:lang w:val="en-US"/>
        </w:rPr>
        <w:t>Yii</w:t>
      </w:r>
      <w:proofErr w:type="spellEnd"/>
      <w:r w:rsidRPr="001B2C0F">
        <w:rPr>
          <w:rFonts w:cs="Times New Roman"/>
          <w:bCs/>
          <w:sz w:val="28"/>
          <w:szCs w:val="28"/>
        </w:rPr>
        <w:t xml:space="preserve"> является акронимом от “</w:t>
      </w:r>
      <w:proofErr w:type="gramStart"/>
      <w:r w:rsidRPr="001B2C0F">
        <w:rPr>
          <w:rFonts w:cs="Times New Roman"/>
          <w:bCs/>
          <w:sz w:val="28"/>
          <w:szCs w:val="28"/>
          <w:lang w:val="en-US"/>
        </w:rPr>
        <w:t>Yes</w:t>
      </w:r>
      <w:r w:rsidRPr="001B2C0F">
        <w:rPr>
          <w:rFonts w:cs="Times New Roman"/>
          <w:bCs/>
          <w:sz w:val="28"/>
          <w:szCs w:val="28"/>
        </w:rPr>
        <w:t xml:space="preserve"> </w:t>
      </w:r>
      <w:r w:rsidRPr="001B2C0F">
        <w:rPr>
          <w:rFonts w:cs="Times New Roman"/>
          <w:bCs/>
          <w:sz w:val="28"/>
          <w:szCs w:val="28"/>
          <w:lang w:val="en-US"/>
        </w:rPr>
        <w:t>It</w:t>
      </w:r>
      <w:r w:rsidRPr="001B2C0F">
        <w:rPr>
          <w:rFonts w:cs="Times New Roman"/>
          <w:bCs/>
          <w:sz w:val="28"/>
          <w:szCs w:val="28"/>
        </w:rPr>
        <w:t xml:space="preserve"> </w:t>
      </w:r>
      <w:r w:rsidRPr="001B2C0F">
        <w:rPr>
          <w:rFonts w:cs="Times New Roman"/>
          <w:bCs/>
          <w:sz w:val="28"/>
          <w:szCs w:val="28"/>
          <w:lang w:val="en-US"/>
        </w:rPr>
        <w:t>is</w:t>
      </w:r>
      <w:proofErr w:type="gramEnd"/>
      <w:r w:rsidRPr="001B2C0F">
        <w:rPr>
          <w:rFonts w:cs="Times New Roman"/>
          <w:bCs/>
          <w:sz w:val="28"/>
          <w:szCs w:val="28"/>
        </w:rPr>
        <w:t>”, на русском пишется и читается как “</w:t>
      </w:r>
      <w:proofErr w:type="spellStart"/>
      <w:r w:rsidRPr="001B2C0F">
        <w:rPr>
          <w:rFonts w:cs="Times New Roman"/>
          <w:bCs/>
          <w:sz w:val="28"/>
          <w:szCs w:val="28"/>
        </w:rPr>
        <w:t>йии</w:t>
      </w:r>
      <w:proofErr w:type="spellEnd"/>
      <w:r w:rsidRPr="001B2C0F">
        <w:rPr>
          <w:rFonts w:cs="Times New Roman"/>
          <w:bCs/>
          <w:sz w:val="28"/>
          <w:szCs w:val="28"/>
        </w:rPr>
        <w:t xml:space="preserve">”. </w:t>
      </w:r>
      <w:proofErr w:type="spellStart"/>
      <w:r w:rsidRPr="001B2C0F">
        <w:rPr>
          <w:rFonts w:cs="Times New Roman"/>
          <w:bCs/>
          <w:sz w:val="28"/>
          <w:szCs w:val="28"/>
          <w:lang w:val="en-US"/>
        </w:rPr>
        <w:t>Yii</w:t>
      </w:r>
      <w:proofErr w:type="spellEnd"/>
      <w:r w:rsidRPr="001B2C0F">
        <w:rPr>
          <w:rFonts w:cs="Times New Roman"/>
          <w:bCs/>
          <w:sz w:val="28"/>
          <w:szCs w:val="28"/>
        </w:rPr>
        <w:t xml:space="preserve">2 является второй версией фреймворка </w:t>
      </w:r>
      <w:proofErr w:type="spellStart"/>
      <w:r w:rsidRPr="001B2C0F">
        <w:rPr>
          <w:rFonts w:cs="Times New Roman"/>
          <w:bCs/>
          <w:sz w:val="28"/>
          <w:szCs w:val="28"/>
          <w:lang w:val="en-US"/>
        </w:rPr>
        <w:t>Yii</w:t>
      </w:r>
      <w:proofErr w:type="spellEnd"/>
    </w:p>
    <w:p w14:paraId="680BD550"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240. Опишите преимущества </w:t>
      </w:r>
      <w:proofErr w:type="spellStart"/>
      <w:r w:rsidRPr="00C115D8">
        <w:rPr>
          <w:rFonts w:ascii="Times New Roman" w:hAnsi="Times New Roman" w:cs="Times New Roman"/>
          <w:sz w:val="24"/>
          <w:szCs w:val="24"/>
        </w:rPr>
        <w:t>фреймфорка</w:t>
      </w:r>
      <w:proofErr w:type="spellEnd"/>
      <w:r w:rsidRPr="00C115D8">
        <w:rPr>
          <w:rFonts w:ascii="Times New Roman" w:hAnsi="Times New Roman" w:cs="Times New Roman"/>
          <w:sz w:val="24"/>
          <w:szCs w:val="24"/>
        </w:rPr>
        <w:t xml:space="preserve"> Yii2. </w:t>
      </w:r>
    </w:p>
    <w:p w14:paraId="6339C0BC" w14:textId="77777777" w:rsidR="008E1539" w:rsidRPr="00967032" w:rsidRDefault="008E1539" w:rsidP="008E1539">
      <w:pPr>
        <w:spacing w:line="240" w:lineRule="auto"/>
        <w:ind w:firstLine="709"/>
        <w:rPr>
          <w:rFonts w:cs="Times New Roman"/>
          <w:bCs/>
          <w:sz w:val="28"/>
          <w:szCs w:val="28"/>
        </w:rPr>
      </w:pPr>
      <w:r w:rsidRPr="00967032">
        <w:rPr>
          <w:rFonts w:cs="Times New Roman"/>
          <w:bCs/>
          <w:sz w:val="28"/>
          <w:szCs w:val="28"/>
        </w:rPr>
        <w:t xml:space="preserve">Фреймворк прост в понимании. </w:t>
      </w:r>
    </w:p>
    <w:p w14:paraId="39A3C8FC" w14:textId="77777777" w:rsidR="008E1539" w:rsidRPr="00967032" w:rsidRDefault="008E1539" w:rsidP="008E1539">
      <w:pPr>
        <w:spacing w:line="240" w:lineRule="auto"/>
        <w:ind w:firstLine="709"/>
        <w:rPr>
          <w:rFonts w:cs="Times New Roman"/>
          <w:bCs/>
          <w:sz w:val="28"/>
          <w:szCs w:val="28"/>
        </w:rPr>
      </w:pPr>
      <w:r w:rsidRPr="00967032">
        <w:rPr>
          <w:rFonts w:cs="Times New Roman"/>
          <w:bCs/>
          <w:sz w:val="28"/>
          <w:szCs w:val="28"/>
        </w:rPr>
        <w:t>Легко адаптируется под большие и маленькие проекты.</w:t>
      </w:r>
    </w:p>
    <w:p w14:paraId="5B623979" w14:textId="77777777" w:rsidR="008E1539" w:rsidRPr="00967032" w:rsidRDefault="008E1539" w:rsidP="008E1539">
      <w:pPr>
        <w:spacing w:line="240" w:lineRule="auto"/>
        <w:ind w:firstLine="709"/>
        <w:rPr>
          <w:rFonts w:cs="Times New Roman"/>
          <w:bCs/>
          <w:sz w:val="28"/>
          <w:szCs w:val="28"/>
        </w:rPr>
      </w:pPr>
      <w:r w:rsidRPr="00967032">
        <w:rPr>
          <w:rFonts w:cs="Times New Roman"/>
          <w:bCs/>
          <w:sz w:val="28"/>
          <w:szCs w:val="28"/>
        </w:rPr>
        <w:t xml:space="preserve">Имеет большое количество решений рутинных задач из коробки. К примеру, шаблон </w:t>
      </w:r>
      <w:proofErr w:type="gramStart"/>
      <w:r w:rsidRPr="00967032">
        <w:rPr>
          <w:rFonts w:cs="Times New Roman"/>
          <w:bCs/>
          <w:sz w:val="28"/>
          <w:szCs w:val="28"/>
          <w:lang w:val="en-US"/>
        </w:rPr>
        <w:t>advanced</w:t>
      </w:r>
      <w:r w:rsidRPr="00967032">
        <w:rPr>
          <w:rFonts w:cs="Times New Roman"/>
          <w:bCs/>
          <w:sz w:val="28"/>
          <w:szCs w:val="28"/>
        </w:rPr>
        <w:t xml:space="preserve">  обладает</w:t>
      </w:r>
      <w:proofErr w:type="gramEnd"/>
      <w:r w:rsidRPr="00967032">
        <w:rPr>
          <w:rFonts w:cs="Times New Roman"/>
          <w:bCs/>
          <w:sz w:val="28"/>
          <w:szCs w:val="28"/>
        </w:rPr>
        <w:t xml:space="preserve"> механизмом </w:t>
      </w:r>
      <w:r w:rsidRPr="00967032">
        <w:rPr>
          <w:rFonts w:cs="Times New Roman"/>
          <w:bCs/>
          <w:sz w:val="28"/>
          <w:szCs w:val="28"/>
        </w:rPr>
        <w:lastRenderedPageBreak/>
        <w:t xml:space="preserve">авторизации и аутентификации. Это </w:t>
      </w:r>
      <w:proofErr w:type="gramStart"/>
      <w:r w:rsidRPr="00967032">
        <w:rPr>
          <w:rFonts w:cs="Times New Roman"/>
          <w:bCs/>
          <w:sz w:val="28"/>
          <w:szCs w:val="28"/>
        </w:rPr>
        <w:t>довольно нужный механизм</w:t>
      </w:r>
      <w:proofErr w:type="gramEnd"/>
      <w:r w:rsidRPr="00967032">
        <w:rPr>
          <w:rFonts w:cs="Times New Roman"/>
          <w:bCs/>
          <w:sz w:val="28"/>
          <w:szCs w:val="28"/>
        </w:rPr>
        <w:t xml:space="preserve"> и он не очень прост в реализации.</w:t>
      </w:r>
    </w:p>
    <w:p w14:paraId="6243AD33" w14:textId="77777777" w:rsidR="008E1539" w:rsidRPr="00967032" w:rsidRDefault="008E1539" w:rsidP="008E1539">
      <w:pPr>
        <w:spacing w:line="240" w:lineRule="auto"/>
        <w:ind w:firstLine="709"/>
        <w:rPr>
          <w:rFonts w:cs="Times New Roman"/>
          <w:bCs/>
          <w:sz w:val="28"/>
          <w:szCs w:val="28"/>
        </w:rPr>
      </w:pPr>
      <w:r w:rsidRPr="00967032">
        <w:rPr>
          <w:rFonts w:cs="Times New Roman"/>
          <w:bCs/>
          <w:sz w:val="28"/>
          <w:szCs w:val="28"/>
        </w:rPr>
        <w:t>Имеет замечательную документацию, гайды по старту и различные рецепты.</w:t>
      </w:r>
    </w:p>
    <w:p w14:paraId="595859FD" w14:textId="77777777" w:rsidR="008E1539" w:rsidRPr="00967032" w:rsidRDefault="008E1539" w:rsidP="008E1539">
      <w:pPr>
        <w:spacing w:line="240" w:lineRule="auto"/>
        <w:ind w:firstLine="709"/>
        <w:rPr>
          <w:rFonts w:cs="Times New Roman"/>
          <w:bCs/>
          <w:sz w:val="28"/>
          <w:szCs w:val="28"/>
        </w:rPr>
      </w:pPr>
      <w:proofErr w:type="spellStart"/>
      <w:r w:rsidRPr="00967032">
        <w:rPr>
          <w:rFonts w:cs="Times New Roman"/>
          <w:bCs/>
          <w:sz w:val="28"/>
          <w:szCs w:val="28"/>
          <w:lang w:val="en-US"/>
        </w:rPr>
        <w:t>Yii</w:t>
      </w:r>
      <w:proofErr w:type="spellEnd"/>
      <w:r w:rsidRPr="00967032">
        <w:rPr>
          <w:rFonts w:cs="Times New Roman"/>
          <w:bCs/>
          <w:sz w:val="28"/>
          <w:szCs w:val="28"/>
        </w:rPr>
        <w:t xml:space="preserve">2 популярен и довольно стар (релиз-то был аж в 2014 году), поэтому на рынке в много вакансий </w:t>
      </w:r>
      <w:proofErr w:type="spellStart"/>
      <w:r w:rsidRPr="00967032">
        <w:rPr>
          <w:rFonts w:cs="Times New Roman"/>
          <w:bCs/>
          <w:sz w:val="28"/>
          <w:szCs w:val="28"/>
          <w:lang w:val="en-US"/>
        </w:rPr>
        <w:t>yii</w:t>
      </w:r>
      <w:proofErr w:type="spellEnd"/>
      <w:r w:rsidRPr="00967032">
        <w:rPr>
          <w:rFonts w:cs="Times New Roman"/>
          <w:bCs/>
          <w:sz w:val="28"/>
          <w:szCs w:val="28"/>
        </w:rPr>
        <w:t xml:space="preserve">2-разработчиков, а с помощью развитого сообщества ответы на 90% вопросов вы найдете при легком </w:t>
      </w:r>
      <w:proofErr w:type="spellStart"/>
      <w:r w:rsidRPr="00967032">
        <w:rPr>
          <w:rFonts w:cs="Times New Roman"/>
          <w:bCs/>
          <w:sz w:val="28"/>
          <w:szCs w:val="28"/>
        </w:rPr>
        <w:t>гуглеже</w:t>
      </w:r>
      <w:proofErr w:type="spellEnd"/>
      <w:r w:rsidRPr="00967032">
        <w:rPr>
          <w:rFonts w:cs="Times New Roman"/>
          <w:bCs/>
          <w:sz w:val="28"/>
          <w:szCs w:val="28"/>
        </w:rPr>
        <w:t>.</w:t>
      </w:r>
    </w:p>
    <w:p w14:paraId="2D811E4C" w14:textId="77777777" w:rsidR="008E1539" w:rsidRPr="001B2C0F" w:rsidRDefault="008E1539" w:rsidP="008E1539">
      <w:pPr>
        <w:spacing w:line="240" w:lineRule="auto"/>
        <w:ind w:firstLine="709"/>
        <w:rPr>
          <w:rFonts w:cs="Times New Roman"/>
          <w:bCs/>
          <w:sz w:val="28"/>
          <w:szCs w:val="28"/>
        </w:rPr>
      </w:pPr>
      <w:r w:rsidRPr="00967032">
        <w:rPr>
          <w:rFonts w:cs="Times New Roman"/>
          <w:bCs/>
          <w:sz w:val="28"/>
          <w:szCs w:val="28"/>
        </w:rPr>
        <w:t xml:space="preserve">С помощью шаблонов и </w:t>
      </w:r>
      <w:proofErr w:type="spellStart"/>
      <w:r w:rsidRPr="00967032">
        <w:rPr>
          <w:rFonts w:cs="Times New Roman"/>
          <w:bCs/>
          <w:sz w:val="28"/>
          <w:szCs w:val="28"/>
          <w:lang w:val="en-US"/>
        </w:rPr>
        <w:t>gii</w:t>
      </w:r>
      <w:proofErr w:type="spellEnd"/>
      <w:r w:rsidRPr="00967032">
        <w:rPr>
          <w:rFonts w:cs="Times New Roman"/>
          <w:bCs/>
          <w:sz w:val="28"/>
          <w:szCs w:val="28"/>
        </w:rPr>
        <w:t xml:space="preserve"> фреймворк подсказывает начинающему разработчику, как правильно располагать файлы. Сначала разработчик начинает повторять за тем, как это сделано в фреймворке, а потом понимает почему это хорошо. </w:t>
      </w:r>
      <w:r w:rsidRPr="001B2C0F">
        <w:rPr>
          <w:rFonts w:cs="Times New Roman"/>
          <w:bCs/>
          <w:sz w:val="28"/>
          <w:szCs w:val="28"/>
        </w:rPr>
        <w:t>Разработчики фреймворка будто делятся опытом с новичком</w:t>
      </w:r>
    </w:p>
    <w:p w14:paraId="77115788"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241. Опишите Недостатки фреймворка Yii2. </w:t>
      </w:r>
    </w:p>
    <w:p w14:paraId="620FE2C9" w14:textId="77777777" w:rsidR="008E1539" w:rsidRPr="001B2C0F" w:rsidRDefault="008E1539" w:rsidP="008E1539">
      <w:pPr>
        <w:spacing w:line="240" w:lineRule="auto"/>
        <w:ind w:firstLine="709"/>
        <w:rPr>
          <w:rFonts w:cs="Times New Roman"/>
          <w:bCs/>
          <w:sz w:val="28"/>
          <w:szCs w:val="28"/>
        </w:rPr>
      </w:pPr>
      <w:r w:rsidRPr="001B2C0F">
        <w:rPr>
          <w:rFonts w:cs="Times New Roman"/>
          <w:bCs/>
          <w:sz w:val="28"/>
          <w:szCs w:val="28"/>
        </w:rPr>
        <w:t xml:space="preserve">Наличие различных </w:t>
      </w:r>
      <w:proofErr w:type="spellStart"/>
      <w:r w:rsidRPr="001B2C0F">
        <w:rPr>
          <w:rFonts w:cs="Times New Roman"/>
          <w:bCs/>
          <w:sz w:val="28"/>
          <w:szCs w:val="28"/>
        </w:rPr>
        <w:t>антипаттернов</w:t>
      </w:r>
      <w:proofErr w:type="spellEnd"/>
      <w:r w:rsidRPr="001B2C0F">
        <w:rPr>
          <w:rFonts w:cs="Times New Roman"/>
          <w:bCs/>
          <w:sz w:val="28"/>
          <w:szCs w:val="28"/>
        </w:rPr>
        <w:t xml:space="preserve"> в проекте — например, одиночка или божественный объект. </w:t>
      </w:r>
    </w:p>
    <w:p w14:paraId="167C2F56" w14:textId="77777777" w:rsidR="008E1539" w:rsidRPr="001B2C0F" w:rsidRDefault="008E1539" w:rsidP="008E1539">
      <w:pPr>
        <w:spacing w:line="240" w:lineRule="auto"/>
        <w:ind w:firstLine="709"/>
        <w:rPr>
          <w:rFonts w:cs="Times New Roman"/>
          <w:bCs/>
          <w:sz w:val="28"/>
          <w:szCs w:val="28"/>
        </w:rPr>
      </w:pPr>
      <w:r w:rsidRPr="001B2C0F">
        <w:rPr>
          <w:rFonts w:cs="Times New Roman"/>
          <w:bCs/>
          <w:sz w:val="28"/>
          <w:szCs w:val="28"/>
        </w:rPr>
        <w:t xml:space="preserve">Встроенный класс User, являющийся потомком от </w:t>
      </w:r>
      <w:proofErr w:type="spellStart"/>
      <w:r w:rsidRPr="001B2C0F">
        <w:rPr>
          <w:rFonts w:cs="Times New Roman"/>
          <w:bCs/>
          <w:sz w:val="28"/>
          <w:szCs w:val="28"/>
        </w:rPr>
        <w:t>ActiveRecord</w:t>
      </w:r>
      <w:proofErr w:type="spellEnd"/>
      <w:r w:rsidRPr="001B2C0F">
        <w:rPr>
          <w:rFonts w:cs="Times New Roman"/>
          <w:bCs/>
          <w:sz w:val="28"/>
          <w:szCs w:val="28"/>
        </w:rPr>
        <w:t xml:space="preserve">, показывает, как делать не нужно. Учит начинающих программистов, что классы, наследуемые от </w:t>
      </w:r>
      <w:proofErr w:type="spellStart"/>
      <w:r w:rsidRPr="001B2C0F">
        <w:rPr>
          <w:rFonts w:cs="Times New Roman"/>
          <w:bCs/>
          <w:sz w:val="28"/>
          <w:szCs w:val="28"/>
        </w:rPr>
        <w:t>ActiveRecord</w:t>
      </w:r>
      <w:proofErr w:type="spellEnd"/>
      <w:r w:rsidRPr="001B2C0F">
        <w:rPr>
          <w:rFonts w:cs="Times New Roman"/>
          <w:bCs/>
          <w:sz w:val="28"/>
          <w:szCs w:val="28"/>
        </w:rPr>
        <w:t xml:space="preserve">, нужно раздувать различными методами, не связанными с работой с БД. </w:t>
      </w:r>
    </w:p>
    <w:p w14:paraId="3530A273" w14:textId="77777777" w:rsidR="008E1539" w:rsidRPr="001B2C0F" w:rsidRDefault="008E1539" w:rsidP="008E1539">
      <w:pPr>
        <w:spacing w:line="240" w:lineRule="auto"/>
        <w:ind w:firstLine="709"/>
        <w:rPr>
          <w:rFonts w:cs="Times New Roman"/>
          <w:bCs/>
          <w:sz w:val="28"/>
          <w:szCs w:val="28"/>
        </w:rPr>
      </w:pPr>
      <w:r w:rsidRPr="001B2C0F">
        <w:rPr>
          <w:rFonts w:cs="Times New Roman"/>
          <w:bCs/>
          <w:sz w:val="28"/>
          <w:szCs w:val="28"/>
        </w:rPr>
        <w:t>Сильная связность модулей в приложении. Говорят, эта проблема в Yii3 будет решена</w:t>
      </w:r>
    </w:p>
    <w:p w14:paraId="1A2D04E8" w14:textId="25D4F610" w:rsidR="008E1539" w:rsidRDefault="008E1539" w:rsidP="008E1539">
      <w:pPr>
        <w:rPr>
          <w:rFonts w:ascii="Times New Roman" w:hAnsi="Times New Roman" w:cs="Times New Roman"/>
          <w:sz w:val="24"/>
          <w:szCs w:val="24"/>
        </w:rPr>
      </w:pPr>
      <w:r>
        <w:rPr>
          <w:rFonts w:cs="Times New Roman"/>
          <w:bCs/>
          <w:sz w:val="28"/>
          <w:szCs w:val="28"/>
        </w:rPr>
        <w:t>Медленное развитие.</w:t>
      </w:r>
    </w:p>
    <w:p w14:paraId="2775E887" w14:textId="77777777" w:rsidR="008E1539"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242. Опишите экосистему Spring. </w:t>
      </w:r>
    </w:p>
    <w:p w14:paraId="61CE39D9" w14:textId="77777777" w:rsidR="008E1539" w:rsidRPr="006F1181" w:rsidRDefault="008E1539" w:rsidP="006F1181">
      <w:pPr>
        <w:spacing w:line="360" w:lineRule="auto"/>
        <w:rPr>
          <w:rFonts w:cs="Times New Roman"/>
          <w:bCs/>
          <w:sz w:val="28"/>
          <w:szCs w:val="28"/>
          <w:lang w:val="en-US"/>
        </w:rPr>
      </w:pPr>
      <w:r w:rsidRPr="006F1181">
        <w:rPr>
          <w:rFonts w:cs="Times New Roman"/>
          <w:bCs/>
          <w:sz w:val="28"/>
          <w:szCs w:val="28"/>
          <w:lang w:val="en-US"/>
        </w:rPr>
        <w:t>Spring Boot, Spring MVC, Spring Web Flow, Spring Web Services, Spring Security, Spring Integration, Spring Batch, Spring Social, Spring Mobile, Spring Dynamic Modules, Spring LDAP, Spring Rich Client, Spring.NET, Spring-Flex, Spring Roo</w:t>
      </w:r>
    </w:p>
    <w:p w14:paraId="06B6364D" w14:textId="77777777" w:rsidR="006F1181" w:rsidRDefault="005D6D4C" w:rsidP="005B1549">
      <w:pPr>
        <w:rPr>
          <w:rFonts w:ascii="Times New Roman" w:hAnsi="Times New Roman" w:cs="Times New Roman"/>
          <w:sz w:val="24"/>
          <w:szCs w:val="24"/>
        </w:rPr>
      </w:pPr>
      <w:r w:rsidRPr="00DA332C">
        <w:rPr>
          <w:rFonts w:ascii="Times New Roman" w:hAnsi="Times New Roman" w:cs="Times New Roman"/>
          <w:sz w:val="24"/>
          <w:szCs w:val="24"/>
          <w:lang w:val="ru-RU"/>
        </w:rPr>
        <w:br/>
      </w:r>
      <w:r w:rsidRPr="00C115D8">
        <w:rPr>
          <w:rFonts w:ascii="Times New Roman" w:hAnsi="Times New Roman" w:cs="Times New Roman"/>
          <w:sz w:val="24"/>
          <w:szCs w:val="24"/>
        </w:rPr>
        <w:t xml:space="preserve">243. Что такое Spring MVC? </w:t>
      </w:r>
    </w:p>
    <w:p w14:paraId="20646267" w14:textId="4A36F385" w:rsidR="006F1181" w:rsidRDefault="006F1181" w:rsidP="005B1549">
      <w:pPr>
        <w:rPr>
          <w:rFonts w:ascii="Times New Roman" w:hAnsi="Times New Roman" w:cs="Times New Roman"/>
          <w:sz w:val="24"/>
          <w:szCs w:val="24"/>
        </w:rPr>
      </w:pPr>
      <w:r>
        <w:rPr>
          <w:rFonts w:cs="Times New Roman"/>
          <w:bCs/>
          <w:sz w:val="28"/>
          <w:szCs w:val="28"/>
        </w:rPr>
        <w:t>Э</w:t>
      </w:r>
      <w:r w:rsidRPr="00AA54B0">
        <w:rPr>
          <w:rFonts w:cs="Times New Roman"/>
          <w:bCs/>
          <w:sz w:val="28"/>
          <w:szCs w:val="28"/>
        </w:rPr>
        <w:t xml:space="preserve">то веб-фреймворк Spring. Он позволяет создавать веб-сайты или </w:t>
      </w:r>
      <w:proofErr w:type="spellStart"/>
      <w:r w:rsidRPr="00AA54B0">
        <w:rPr>
          <w:rFonts w:cs="Times New Roman"/>
          <w:bCs/>
          <w:sz w:val="28"/>
          <w:szCs w:val="28"/>
        </w:rPr>
        <w:t>RESTful</w:t>
      </w:r>
      <w:proofErr w:type="spellEnd"/>
      <w:r w:rsidRPr="00AA54B0">
        <w:rPr>
          <w:rFonts w:cs="Times New Roman"/>
          <w:bCs/>
          <w:sz w:val="28"/>
          <w:szCs w:val="28"/>
        </w:rPr>
        <w:t xml:space="preserve"> сервисы (например, JSON/XML) и хорошо интегрируется в экосистему Spring, например, он поддерживает контроллеры и REST контроллеры в ваших Spring Boot приложениях</w:t>
      </w:r>
      <w:r>
        <w:rPr>
          <w:rFonts w:cs="Times New Roman"/>
          <w:bCs/>
          <w:sz w:val="28"/>
          <w:szCs w:val="28"/>
        </w:rPr>
        <w:t>.</w:t>
      </w:r>
    </w:p>
    <w:p w14:paraId="66B382DA" w14:textId="77777777" w:rsidR="006F1181" w:rsidRDefault="006F1181">
      <w:pPr>
        <w:rPr>
          <w:rFonts w:ascii="Times New Roman" w:hAnsi="Times New Roman" w:cs="Times New Roman"/>
          <w:sz w:val="24"/>
          <w:szCs w:val="24"/>
        </w:rPr>
      </w:pPr>
      <w:r>
        <w:rPr>
          <w:rFonts w:ascii="Times New Roman" w:hAnsi="Times New Roman" w:cs="Times New Roman"/>
          <w:sz w:val="24"/>
          <w:szCs w:val="24"/>
        </w:rPr>
        <w:br w:type="page"/>
      </w:r>
    </w:p>
    <w:p w14:paraId="76628CC5" w14:textId="0FAFCEEC"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244. Что такое Spring Boot? </w:t>
      </w:r>
    </w:p>
    <w:p w14:paraId="4C4087AA" w14:textId="77777777" w:rsidR="006F1181" w:rsidRDefault="006F1181" w:rsidP="005B1549">
      <w:pPr>
        <w:rPr>
          <w:rFonts w:cs="Times New Roman"/>
          <w:bCs/>
          <w:sz w:val="28"/>
          <w:szCs w:val="28"/>
        </w:rPr>
      </w:pPr>
      <w:r w:rsidRPr="00AA54B0">
        <w:rPr>
          <w:rFonts w:cs="Times New Roman"/>
          <w:bCs/>
          <w:sz w:val="28"/>
          <w:szCs w:val="28"/>
        </w:rPr>
        <w:t xml:space="preserve">Spring Boot — это полезный проект, целью которого является упрощение создания приложений на основе Spring. Он позволяет наиболее простым способом создать </w:t>
      </w:r>
      <w:proofErr w:type="spellStart"/>
      <w:r w:rsidRPr="00AA54B0">
        <w:rPr>
          <w:rFonts w:cs="Times New Roman"/>
          <w:bCs/>
          <w:sz w:val="28"/>
          <w:szCs w:val="28"/>
        </w:rPr>
        <w:t>web</w:t>
      </w:r>
      <w:proofErr w:type="spellEnd"/>
      <w:r w:rsidRPr="00AA54B0">
        <w:rPr>
          <w:rFonts w:cs="Times New Roman"/>
          <w:bCs/>
          <w:sz w:val="28"/>
          <w:szCs w:val="28"/>
        </w:rPr>
        <w:t>-приложение, требуя от разработчиков минимум усилий по его настройке и написанию кода.</w:t>
      </w:r>
    </w:p>
    <w:p w14:paraId="6DE1E0C2"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245. Определите особенности Spring Boot и его роль в разработке приложений с помощью фреймворка Spring? </w:t>
      </w:r>
    </w:p>
    <w:p w14:paraId="5F7E3E45" w14:textId="7DC9D3D7" w:rsidR="006F1181" w:rsidRDefault="006F1181" w:rsidP="005B1549">
      <w:pPr>
        <w:rPr>
          <w:rFonts w:ascii="Times New Roman" w:hAnsi="Times New Roman" w:cs="Times New Roman"/>
          <w:sz w:val="24"/>
          <w:szCs w:val="24"/>
        </w:rPr>
      </w:pPr>
      <w:r w:rsidRPr="00AA54B0">
        <w:rPr>
          <w:rFonts w:cs="Times New Roman"/>
          <w:bCs/>
          <w:sz w:val="28"/>
          <w:szCs w:val="28"/>
        </w:rPr>
        <w:t xml:space="preserve">Если Spring Framework фокусируется на предоставлении гибкости, то Spring Boot стремится сократить длину кода и упростить разработку </w:t>
      </w:r>
      <w:proofErr w:type="spellStart"/>
      <w:r w:rsidRPr="00AA54B0">
        <w:rPr>
          <w:rFonts w:cs="Times New Roman"/>
          <w:bCs/>
          <w:sz w:val="28"/>
          <w:szCs w:val="28"/>
        </w:rPr>
        <w:t>web</w:t>
      </w:r>
      <w:proofErr w:type="spellEnd"/>
      <w:r w:rsidRPr="00AA54B0">
        <w:rPr>
          <w:rFonts w:cs="Times New Roman"/>
          <w:bCs/>
          <w:sz w:val="28"/>
          <w:szCs w:val="28"/>
        </w:rPr>
        <w:t>-приложения. Используя конфигурацию при помощи аннотаций и стандартного кода, Spring Boot сокращает время, затрачиваемое на разработку приложений</w:t>
      </w:r>
    </w:p>
    <w:p w14:paraId="5F8448EE"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246. Опишите процесс управления зависимостями с помощью Spring Boot. </w:t>
      </w:r>
    </w:p>
    <w:p w14:paraId="13234BCE" w14:textId="77E5908A" w:rsidR="006F1181" w:rsidRDefault="006F1181" w:rsidP="005B1549">
      <w:pPr>
        <w:rPr>
          <w:rFonts w:ascii="Times New Roman" w:hAnsi="Times New Roman" w:cs="Times New Roman"/>
          <w:sz w:val="24"/>
          <w:szCs w:val="24"/>
        </w:rPr>
      </w:pPr>
      <w:r w:rsidRPr="00AA54B0">
        <w:rPr>
          <w:rFonts w:cs="Times New Roman"/>
          <w:bCs/>
          <w:sz w:val="28"/>
          <w:szCs w:val="28"/>
        </w:rPr>
        <w:t xml:space="preserve">Spring Boot решает эту проблему путём предоставления набора зависимостей, облегчая жизнь разработчикам. Например, если вы желаете использовать Spring и JPA в целях доступа к базе данных, вам достаточно просто включить в проект зависимость </w:t>
      </w:r>
      <w:proofErr w:type="spellStart"/>
      <w:r w:rsidRPr="00AA54B0">
        <w:rPr>
          <w:rFonts w:cs="Times New Roman"/>
          <w:bCs/>
          <w:sz w:val="28"/>
          <w:szCs w:val="28"/>
        </w:rPr>
        <w:t>spring-boot-starter-data-jpa</w:t>
      </w:r>
      <w:proofErr w:type="spellEnd"/>
    </w:p>
    <w:p w14:paraId="023F9772"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247. Опишите процесс автоматической конфигурации на Spring Boot. </w:t>
      </w:r>
    </w:p>
    <w:p w14:paraId="3EF6E091" w14:textId="38B7DC01" w:rsidR="006F1181" w:rsidRDefault="006F1181" w:rsidP="005B1549">
      <w:pPr>
        <w:rPr>
          <w:rFonts w:ascii="Times New Roman" w:hAnsi="Times New Roman" w:cs="Times New Roman"/>
          <w:sz w:val="24"/>
          <w:szCs w:val="24"/>
        </w:rPr>
      </w:pPr>
      <w:r w:rsidRPr="00AA54B0">
        <w:rPr>
          <w:rFonts w:cs="Times New Roman"/>
          <w:bCs/>
          <w:sz w:val="28"/>
          <w:szCs w:val="28"/>
        </w:rPr>
        <w:t xml:space="preserve">Spring Boot автоматическая настройка пытается автоматически настроить приложение Spring на основе добавленных зависимостей </w:t>
      </w:r>
      <w:proofErr w:type="spellStart"/>
      <w:r w:rsidRPr="00AA54B0">
        <w:rPr>
          <w:rFonts w:cs="Times New Roman"/>
          <w:bCs/>
          <w:sz w:val="28"/>
          <w:szCs w:val="28"/>
        </w:rPr>
        <w:t>jar</w:t>
      </w:r>
      <w:proofErr w:type="spellEnd"/>
      <w:r w:rsidRPr="00AA54B0">
        <w:rPr>
          <w:rFonts w:cs="Times New Roman"/>
          <w:bCs/>
          <w:sz w:val="28"/>
          <w:szCs w:val="28"/>
        </w:rPr>
        <w:t xml:space="preserve">. Например, если HSQLDB находится на вашем </w:t>
      </w:r>
      <w:proofErr w:type="spellStart"/>
      <w:r w:rsidRPr="00AA54B0">
        <w:rPr>
          <w:rFonts w:cs="Times New Roman"/>
          <w:bCs/>
          <w:sz w:val="28"/>
          <w:szCs w:val="28"/>
        </w:rPr>
        <w:t>classpath</w:t>
      </w:r>
      <w:proofErr w:type="spellEnd"/>
      <w:r w:rsidRPr="00AA54B0">
        <w:rPr>
          <w:rFonts w:cs="Times New Roman"/>
          <w:bCs/>
          <w:sz w:val="28"/>
          <w:szCs w:val="28"/>
        </w:rPr>
        <w:t>, и вы не настроили вручную никаких компонентов подключения к базе данных, то автоматически настрои</w:t>
      </w:r>
      <w:r>
        <w:rPr>
          <w:rFonts w:cs="Times New Roman"/>
          <w:bCs/>
          <w:sz w:val="28"/>
          <w:szCs w:val="28"/>
        </w:rPr>
        <w:t>тся</w:t>
      </w:r>
      <w:r w:rsidRPr="00AA54B0">
        <w:rPr>
          <w:rFonts w:cs="Times New Roman"/>
          <w:bCs/>
          <w:sz w:val="28"/>
          <w:szCs w:val="28"/>
        </w:rPr>
        <w:t xml:space="preserve"> баз</w:t>
      </w:r>
      <w:r>
        <w:rPr>
          <w:rFonts w:cs="Times New Roman"/>
          <w:bCs/>
          <w:sz w:val="28"/>
          <w:szCs w:val="28"/>
        </w:rPr>
        <w:t>а</w:t>
      </w:r>
      <w:r w:rsidRPr="00AA54B0">
        <w:rPr>
          <w:rFonts w:cs="Times New Roman"/>
          <w:bCs/>
          <w:sz w:val="28"/>
          <w:szCs w:val="28"/>
        </w:rPr>
        <w:t xml:space="preserve"> данных в памяти</w:t>
      </w:r>
    </w:p>
    <w:p w14:paraId="45EBC031"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248. Что такое </w:t>
      </w:r>
      <w:proofErr w:type="spellStart"/>
      <w:r w:rsidRPr="00C115D8">
        <w:rPr>
          <w:rFonts w:ascii="Times New Roman" w:hAnsi="Times New Roman" w:cs="Times New Roman"/>
          <w:sz w:val="24"/>
          <w:szCs w:val="24"/>
        </w:rPr>
        <w:t>HttpServlet</w:t>
      </w:r>
      <w:proofErr w:type="spellEnd"/>
      <w:r w:rsidRPr="00C115D8">
        <w:rPr>
          <w:rFonts w:ascii="Times New Roman" w:hAnsi="Times New Roman" w:cs="Times New Roman"/>
          <w:sz w:val="24"/>
          <w:szCs w:val="24"/>
        </w:rPr>
        <w:t xml:space="preserve">? </w:t>
      </w:r>
    </w:p>
    <w:p w14:paraId="2AA5E1AC" w14:textId="77777777" w:rsidR="006F1181" w:rsidRPr="00AA54B0" w:rsidRDefault="006F1181" w:rsidP="006F1181">
      <w:pPr>
        <w:pStyle w:val="a5"/>
        <w:spacing w:line="360" w:lineRule="auto"/>
        <w:ind w:left="1429"/>
        <w:rPr>
          <w:rFonts w:cs="Times New Roman"/>
          <w:bCs/>
          <w:sz w:val="28"/>
          <w:szCs w:val="28"/>
        </w:rPr>
      </w:pPr>
      <w:proofErr w:type="spellStart"/>
      <w:r w:rsidRPr="00AA54B0">
        <w:rPr>
          <w:rFonts w:cs="Times New Roman"/>
          <w:bCs/>
          <w:sz w:val="28"/>
          <w:szCs w:val="28"/>
        </w:rPr>
        <w:t>Сервлет</w:t>
      </w:r>
      <w:proofErr w:type="spellEnd"/>
      <w:r w:rsidRPr="00AA54B0">
        <w:rPr>
          <w:rFonts w:cs="Times New Roman"/>
          <w:bCs/>
          <w:sz w:val="28"/>
          <w:szCs w:val="28"/>
        </w:rPr>
        <w:t xml:space="preserve"> является интерфейсом Java, реализация которого расширяет функциональные возможности сервера. </w:t>
      </w:r>
      <w:proofErr w:type="spellStart"/>
      <w:r w:rsidRPr="00AA54B0">
        <w:rPr>
          <w:rFonts w:cs="Times New Roman"/>
          <w:bCs/>
          <w:sz w:val="28"/>
          <w:szCs w:val="28"/>
        </w:rPr>
        <w:t>Сервлет</w:t>
      </w:r>
      <w:proofErr w:type="spellEnd"/>
      <w:r w:rsidRPr="00AA54B0">
        <w:rPr>
          <w:rFonts w:cs="Times New Roman"/>
          <w:bCs/>
          <w:sz w:val="28"/>
          <w:szCs w:val="28"/>
        </w:rPr>
        <w:t xml:space="preserve"> взаимодействует с клиентами посредством принципа запрос-ответ.</w:t>
      </w:r>
    </w:p>
    <w:p w14:paraId="257B081E" w14:textId="529B0555" w:rsidR="006F1181" w:rsidRDefault="006F1181" w:rsidP="006F1181">
      <w:pPr>
        <w:rPr>
          <w:rFonts w:cs="Times New Roman"/>
          <w:bCs/>
          <w:sz w:val="28"/>
          <w:szCs w:val="28"/>
        </w:rPr>
      </w:pPr>
      <w:r w:rsidRPr="00AA54B0">
        <w:rPr>
          <w:rFonts w:cs="Times New Roman"/>
          <w:bCs/>
          <w:sz w:val="28"/>
          <w:szCs w:val="28"/>
        </w:rPr>
        <w:t xml:space="preserve">Хотя </w:t>
      </w:r>
      <w:proofErr w:type="spellStart"/>
      <w:r w:rsidRPr="00AA54B0">
        <w:rPr>
          <w:rFonts w:cs="Times New Roman"/>
          <w:bCs/>
          <w:sz w:val="28"/>
          <w:szCs w:val="28"/>
        </w:rPr>
        <w:t>сервлеты</w:t>
      </w:r>
      <w:proofErr w:type="spellEnd"/>
      <w:r w:rsidRPr="00AA54B0">
        <w:rPr>
          <w:rFonts w:cs="Times New Roman"/>
          <w:bCs/>
          <w:sz w:val="28"/>
          <w:szCs w:val="28"/>
        </w:rPr>
        <w:t xml:space="preserve"> могут обслуживать любые запросы, они обычно используются для расширения веб-серверов. Для таких приложений технология Java </w:t>
      </w:r>
      <w:proofErr w:type="spellStart"/>
      <w:r w:rsidRPr="00AA54B0">
        <w:rPr>
          <w:rFonts w:cs="Times New Roman"/>
          <w:bCs/>
          <w:sz w:val="28"/>
          <w:szCs w:val="28"/>
        </w:rPr>
        <w:t>Servlet</w:t>
      </w:r>
      <w:proofErr w:type="spellEnd"/>
      <w:r w:rsidRPr="00AA54B0">
        <w:rPr>
          <w:rFonts w:cs="Times New Roman"/>
          <w:bCs/>
          <w:sz w:val="28"/>
          <w:szCs w:val="28"/>
        </w:rPr>
        <w:t xml:space="preserve"> определяет HTTP-специфичные </w:t>
      </w:r>
      <w:proofErr w:type="spellStart"/>
      <w:r w:rsidRPr="00AA54B0">
        <w:rPr>
          <w:rFonts w:cs="Times New Roman"/>
          <w:bCs/>
          <w:sz w:val="28"/>
          <w:szCs w:val="28"/>
        </w:rPr>
        <w:t>сервлет</w:t>
      </w:r>
      <w:proofErr w:type="spellEnd"/>
      <w:r w:rsidRPr="00AA54B0">
        <w:rPr>
          <w:rFonts w:cs="Times New Roman"/>
          <w:bCs/>
          <w:sz w:val="28"/>
          <w:szCs w:val="28"/>
        </w:rPr>
        <w:t xml:space="preserve"> классы.</w:t>
      </w:r>
    </w:p>
    <w:p w14:paraId="202881CC" w14:textId="77777777" w:rsidR="006F1181" w:rsidRDefault="006F1181">
      <w:pPr>
        <w:rPr>
          <w:rFonts w:cs="Times New Roman"/>
          <w:bCs/>
          <w:sz w:val="28"/>
          <w:szCs w:val="28"/>
        </w:rPr>
      </w:pPr>
      <w:r>
        <w:rPr>
          <w:rFonts w:cs="Times New Roman"/>
          <w:bCs/>
          <w:sz w:val="28"/>
          <w:szCs w:val="28"/>
        </w:rPr>
        <w:br w:type="page"/>
      </w:r>
    </w:p>
    <w:p w14:paraId="4C20C64B" w14:textId="77777777" w:rsidR="006F1181" w:rsidRDefault="005D6D4C" w:rsidP="005B1549">
      <w:pPr>
        <w:rPr>
          <w:rFonts w:ascii="Times New Roman" w:hAnsi="Times New Roman" w:cs="Times New Roman"/>
          <w:sz w:val="24"/>
          <w:szCs w:val="24"/>
          <w:lang w:val="en-US"/>
        </w:rPr>
      </w:pPr>
      <w:r w:rsidRPr="006F1181">
        <w:rPr>
          <w:rFonts w:ascii="Times New Roman" w:hAnsi="Times New Roman" w:cs="Times New Roman"/>
          <w:sz w:val="24"/>
          <w:szCs w:val="24"/>
          <w:lang w:val="en-US"/>
        </w:rPr>
        <w:lastRenderedPageBreak/>
        <w:t xml:space="preserve">249. </w:t>
      </w:r>
      <w:r w:rsidRPr="00C115D8">
        <w:rPr>
          <w:rFonts w:ascii="Times New Roman" w:hAnsi="Times New Roman" w:cs="Times New Roman"/>
          <w:sz w:val="24"/>
          <w:szCs w:val="24"/>
        </w:rPr>
        <w:t>Что</w:t>
      </w:r>
      <w:r w:rsidRPr="006F1181">
        <w:rPr>
          <w:rFonts w:ascii="Times New Roman" w:hAnsi="Times New Roman" w:cs="Times New Roman"/>
          <w:sz w:val="24"/>
          <w:szCs w:val="24"/>
          <w:lang w:val="en-US"/>
        </w:rPr>
        <w:t xml:space="preserve"> </w:t>
      </w:r>
      <w:r w:rsidRPr="00C115D8">
        <w:rPr>
          <w:rFonts w:ascii="Times New Roman" w:hAnsi="Times New Roman" w:cs="Times New Roman"/>
          <w:sz w:val="24"/>
          <w:szCs w:val="24"/>
        </w:rPr>
        <w:t>делает</w:t>
      </w:r>
      <w:r w:rsidRPr="006F1181">
        <w:rPr>
          <w:rFonts w:ascii="Times New Roman" w:hAnsi="Times New Roman" w:cs="Times New Roman"/>
          <w:sz w:val="24"/>
          <w:szCs w:val="24"/>
          <w:lang w:val="en-US"/>
        </w:rPr>
        <w:t xml:space="preserve"> Spring MVC </w:t>
      </w:r>
      <w:proofErr w:type="spellStart"/>
      <w:r w:rsidRPr="006F1181">
        <w:rPr>
          <w:rFonts w:ascii="Times New Roman" w:hAnsi="Times New Roman" w:cs="Times New Roman"/>
          <w:sz w:val="24"/>
          <w:szCs w:val="24"/>
          <w:lang w:val="en-US"/>
        </w:rPr>
        <w:t>DispatcherServlet</w:t>
      </w:r>
      <w:proofErr w:type="spellEnd"/>
      <w:r w:rsidRPr="006F1181">
        <w:rPr>
          <w:rFonts w:ascii="Times New Roman" w:hAnsi="Times New Roman" w:cs="Times New Roman"/>
          <w:sz w:val="24"/>
          <w:szCs w:val="24"/>
          <w:lang w:val="en-US"/>
        </w:rPr>
        <w:t xml:space="preserve">? </w:t>
      </w:r>
    </w:p>
    <w:p w14:paraId="38B0C854" w14:textId="529188D0" w:rsidR="006F1181" w:rsidRPr="006F1181" w:rsidRDefault="006F1181" w:rsidP="005B1549">
      <w:pPr>
        <w:rPr>
          <w:rFonts w:ascii="Times New Roman" w:hAnsi="Times New Roman" w:cs="Times New Roman"/>
          <w:sz w:val="24"/>
          <w:szCs w:val="24"/>
          <w:lang w:val="ru-RU"/>
        </w:rPr>
      </w:pPr>
      <w:r>
        <w:rPr>
          <w:rFonts w:cs="Times New Roman"/>
          <w:bCs/>
          <w:sz w:val="28"/>
          <w:szCs w:val="28"/>
        </w:rPr>
        <w:t>Э</w:t>
      </w:r>
      <w:r w:rsidRPr="00AA54B0">
        <w:rPr>
          <w:rFonts w:cs="Times New Roman"/>
          <w:bCs/>
          <w:sz w:val="28"/>
          <w:szCs w:val="28"/>
        </w:rPr>
        <w:t>то главный контроллер в приложении Spring MVC, который обрабатывает все входящие запросы и передает их для обработки в различные методы в контроллеры</w:t>
      </w:r>
    </w:p>
    <w:p w14:paraId="436978B9" w14:textId="77777777" w:rsidR="006F1181" w:rsidRDefault="005D6D4C" w:rsidP="005B1549">
      <w:pPr>
        <w:rPr>
          <w:rFonts w:ascii="Times New Roman" w:hAnsi="Times New Roman" w:cs="Times New Roman"/>
          <w:sz w:val="24"/>
          <w:szCs w:val="24"/>
        </w:rPr>
      </w:pPr>
      <w:r w:rsidRPr="006F1181">
        <w:rPr>
          <w:rFonts w:ascii="Times New Roman" w:hAnsi="Times New Roman" w:cs="Times New Roman"/>
          <w:sz w:val="24"/>
          <w:szCs w:val="24"/>
          <w:lang w:val="ru-RU"/>
        </w:rPr>
        <w:br/>
      </w:r>
      <w:r w:rsidRPr="00C115D8">
        <w:rPr>
          <w:rFonts w:ascii="Times New Roman" w:hAnsi="Times New Roman" w:cs="Times New Roman"/>
          <w:sz w:val="24"/>
          <w:szCs w:val="24"/>
        </w:rPr>
        <w:t xml:space="preserve">250. Что такое </w:t>
      </w:r>
      <w:proofErr w:type="spellStart"/>
      <w:r w:rsidRPr="00C115D8">
        <w:rPr>
          <w:rFonts w:ascii="Times New Roman" w:hAnsi="Times New Roman" w:cs="Times New Roman"/>
          <w:sz w:val="24"/>
          <w:szCs w:val="24"/>
        </w:rPr>
        <w:t>ViewResolver</w:t>
      </w:r>
      <w:proofErr w:type="spellEnd"/>
      <w:r w:rsidRPr="00C115D8">
        <w:rPr>
          <w:rFonts w:ascii="Times New Roman" w:hAnsi="Times New Roman" w:cs="Times New Roman"/>
          <w:sz w:val="24"/>
          <w:szCs w:val="24"/>
        </w:rPr>
        <w:t xml:space="preserve">? </w:t>
      </w:r>
    </w:p>
    <w:p w14:paraId="5397AAED" w14:textId="33D80F28" w:rsidR="006F1181" w:rsidRDefault="006F1181" w:rsidP="005B1549">
      <w:pPr>
        <w:rPr>
          <w:rFonts w:ascii="Times New Roman" w:hAnsi="Times New Roman" w:cs="Times New Roman"/>
          <w:sz w:val="24"/>
          <w:szCs w:val="24"/>
        </w:rPr>
      </w:pPr>
      <w:r w:rsidRPr="00AA54B0">
        <w:rPr>
          <w:rFonts w:cs="Times New Roman"/>
          <w:bCs/>
          <w:sz w:val="28"/>
          <w:szCs w:val="28"/>
        </w:rPr>
        <w:t>Интерфейс, реализуемый объектами, которые способны находить представления View по имени View Name</w:t>
      </w:r>
    </w:p>
    <w:p w14:paraId="2287120B"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251. Опишите REST контроллеры. </w:t>
      </w:r>
    </w:p>
    <w:p w14:paraId="297032F3" w14:textId="77777777" w:rsidR="006F1181" w:rsidRDefault="006F1181" w:rsidP="006F1181">
      <w:pPr>
        <w:pStyle w:val="a5"/>
        <w:spacing w:line="360" w:lineRule="auto"/>
        <w:ind w:left="0"/>
        <w:rPr>
          <w:rFonts w:cs="Times New Roman"/>
          <w:bCs/>
          <w:sz w:val="28"/>
          <w:szCs w:val="28"/>
        </w:rPr>
      </w:pPr>
      <w:r w:rsidRPr="00AA54B0">
        <w:rPr>
          <w:rFonts w:cs="Times New Roman"/>
          <w:bCs/>
          <w:sz w:val="28"/>
          <w:szCs w:val="28"/>
        </w:rPr>
        <w:t xml:space="preserve">Когда вы разрабатываете </w:t>
      </w:r>
      <w:proofErr w:type="spellStart"/>
      <w:r w:rsidRPr="00AA54B0">
        <w:rPr>
          <w:rFonts w:cs="Times New Roman"/>
          <w:bCs/>
          <w:sz w:val="28"/>
          <w:szCs w:val="28"/>
        </w:rPr>
        <w:t>RESTFul</w:t>
      </w:r>
      <w:proofErr w:type="spellEnd"/>
      <w:r w:rsidRPr="00AA54B0">
        <w:rPr>
          <w:rFonts w:cs="Times New Roman"/>
          <w:bCs/>
          <w:sz w:val="28"/>
          <w:szCs w:val="28"/>
        </w:rPr>
        <w:t xml:space="preserve"> сервисы, все немного по-другому. Ваш клиент, будь то браузер или другой веб-сервис, будет (обычно) создавать запросы JSON или XML. Клиент отправляет, скажем, запрос JSON, вы обрабатываете его, а затем отправитель ожидает возврата JSON.</w:t>
      </w:r>
    </w:p>
    <w:p w14:paraId="505F4EF2" w14:textId="77777777" w:rsidR="006F1181" w:rsidRDefault="006F1181" w:rsidP="006F1181">
      <w:pPr>
        <w:pStyle w:val="a5"/>
        <w:spacing w:line="360" w:lineRule="auto"/>
        <w:ind w:left="0"/>
        <w:rPr>
          <w:rFonts w:cs="Times New Roman"/>
          <w:bCs/>
          <w:sz w:val="28"/>
          <w:szCs w:val="28"/>
        </w:rPr>
      </w:pPr>
      <w:r w:rsidRPr="00AA54B0">
        <w:rPr>
          <w:rFonts w:cs="Times New Roman"/>
          <w:bCs/>
          <w:sz w:val="28"/>
          <w:szCs w:val="28"/>
        </w:rPr>
        <w:t>Но на стороне Java (в вашей программе Spring MVC) вы не хотите иметь дело с JSON строками. Ни при получении запросов, как указано выше, ни при отправке ответов обратно клиенту. Вместо этого вы хотели бы просто иметь объекты Java, в которые Spring автоматически конвертирует JSON.</w:t>
      </w:r>
      <w:r>
        <w:rPr>
          <w:rFonts w:cs="Times New Roman"/>
          <w:bCs/>
          <w:sz w:val="28"/>
          <w:szCs w:val="28"/>
        </w:rPr>
        <w:t xml:space="preserve"> </w:t>
      </w:r>
      <w:proofErr w:type="spellStart"/>
      <w:r>
        <w:rPr>
          <w:rFonts w:cs="Times New Roman"/>
          <w:bCs/>
          <w:sz w:val="28"/>
          <w:szCs w:val="28"/>
          <w:lang w:val="en-US"/>
        </w:rPr>
        <w:t>i</w:t>
      </w:r>
      <w:proofErr w:type="spellEnd"/>
      <w:r w:rsidRPr="00AA54B0">
        <w:rPr>
          <w:rFonts w:cs="Times New Roman"/>
          <w:bCs/>
          <w:sz w:val="28"/>
          <w:szCs w:val="28"/>
        </w:rPr>
        <w:t>.</w:t>
      </w:r>
      <w:r>
        <w:rPr>
          <w:rFonts w:cs="Times New Roman"/>
          <w:bCs/>
          <w:sz w:val="28"/>
          <w:szCs w:val="28"/>
          <w:lang w:val="en-US"/>
        </w:rPr>
        <w:t>e</w:t>
      </w:r>
      <w:r w:rsidRPr="00AA54B0">
        <w:rPr>
          <w:rFonts w:cs="Times New Roman"/>
          <w:bCs/>
          <w:sz w:val="28"/>
          <w:szCs w:val="28"/>
        </w:rPr>
        <w:t xml:space="preserve">. </w:t>
      </w:r>
      <w:r>
        <w:rPr>
          <w:rFonts w:cs="Times New Roman"/>
          <w:bCs/>
          <w:sz w:val="28"/>
          <w:szCs w:val="28"/>
          <w:lang w:val="en-US"/>
        </w:rPr>
        <w:t>DTO</w:t>
      </w:r>
    </w:p>
    <w:p w14:paraId="73647C5E" w14:textId="77777777" w:rsidR="006F1181" w:rsidRPr="00AA54B0" w:rsidRDefault="006F1181" w:rsidP="006F1181">
      <w:pPr>
        <w:pStyle w:val="a5"/>
        <w:spacing w:line="360" w:lineRule="auto"/>
        <w:ind w:left="0"/>
        <w:rPr>
          <w:rFonts w:cs="Times New Roman"/>
          <w:bCs/>
          <w:sz w:val="28"/>
          <w:szCs w:val="28"/>
        </w:rPr>
      </w:pPr>
      <w:r w:rsidRPr="00AA54B0">
        <w:rPr>
          <w:rFonts w:cs="Times New Roman"/>
          <w:bCs/>
          <w:sz w:val="28"/>
          <w:szCs w:val="28"/>
        </w:rPr>
        <w:t>Это также означает, что вам </w:t>
      </w:r>
      <w:r w:rsidRPr="00AA54B0">
        <w:rPr>
          <w:rFonts w:cs="Times New Roman"/>
          <w:bCs/>
          <w:i/>
          <w:iCs/>
          <w:sz w:val="28"/>
          <w:szCs w:val="28"/>
        </w:rPr>
        <w:t>не нужна</w:t>
      </w:r>
      <w:r w:rsidRPr="00AA54B0">
        <w:rPr>
          <w:rFonts w:cs="Times New Roman"/>
          <w:bCs/>
          <w:sz w:val="28"/>
          <w:szCs w:val="28"/>
        </w:rPr>
        <w:t xml:space="preserve"> вся эта обработка модели и представления, которые вам приходилось делать при рендеринге HTML в ваших контроллерах. Для </w:t>
      </w:r>
      <w:proofErr w:type="spellStart"/>
      <w:r w:rsidRPr="00AA54B0">
        <w:rPr>
          <w:rFonts w:cs="Times New Roman"/>
          <w:bCs/>
          <w:sz w:val="28"/>
          <w:szCs w:val="28"/>
        </w:rPr>
        <w:t>RESTful</w:t>
      </w:r>
      <w:proofErr w:type="spellEnd"/>
      <w:r w:rsidRPr="00AA54B0">
        <w:rPr>
          <w:rFonts w:cs="Times New Roman"/>
          <w:bCs/>
          <w:sz w:val="28"/>
          <w:szCs w:val="28"/>
        </w:rPr>
        <w:t xml:space="preserve"> сервисов у вас нет библиотеки шаблонов, читающей шаблон HTML и заполняющей его данными модели, чтобы сгенерировать для вас ответ JSON.</w:t>
      </w:r>
    </w:p>
    <w:p w14:paraId="710415E9" w14:textId="77777777" w:rsidR="006F1181" w:rsidRPr="00AA54B0" w:rsidRDefault="006F1181" w:rsidP="006F1181">
      <w:pPr>
        <w:pStyle w:val="a5"/>
        <w:spacing w:line="360" w:lineRule="auto"/>
        <w:ind w:left="0"/>
        <w:rPr>
          <w:rFonts w:cs="Times New Roman"/>
          <w:bCs/>
          <w:sz w:val="28"/>
          <w:szCs w:val="28"/>
        </w:rPr>
      </w:pPr>
      <w:r w:rsidRPr="00AA54B0">
        <w:rPr>
          <w:rFonts w:cs="Times New Roman"/>
          <w:bCs/>
          <w:sz w:val="28"/>
          <w:szCs w:val="28"/>
        </w:rPr>
        <w:t>Вместо этого вы хотите перейти непосредственно из HTTP запрос → Java объект и из Java объект → HTTP ответ.</w:t>
      </w:r>
    </w:p>
    <w:p w14:paraId="565AB9AB" w14:textId="44C97DE9" w:rsidR="006F1181" w:rsidRDefault="006F1181" w:rsidP="006F1181">
      <w:pPr>
        <w:rPr>
          <w:rFonts w:ascii="Times New Roman" w:hAnsi="Times New Roman" w:cs="Times New Roman"/>
          <w:sz w:val="24"/>
          <w:szCs w:val="24"/>
        </w:rPr>
      </w:pPr>
      <w:r w:rsidRPr="00AA54B0">
        <w:rPr>
          <w:rFonts w:cs="Times New Roman"/>
          <w:bCs/>
          <w:sz w:val="28"/>
          <w:szCs w:val="28"/>
        </w:rPr>
        <w:t>Как вы уже догадались, это именно то, что Spring MVC обеспечивает при написании REST контроллера.</w:t>
      </w:r>
    </w:p>
    <w:p w14:paraId="7F0EFD56" w14:textId="77777777" w:rsidR="006F1181" w:rsidRDefault="006F1181">
      <w:pPr>
        <w:rPr>
          <w:rFonts w:ascii="Times New Roman" w:hAnsi="Times New Roman" w:cs="Times New Roman"/>
          <w:sz w:val="24"/>
          <w:szCs w:val="24"/>
        </w:rPr>
      </w:pPr>
      <w:r>
        <w:rPr>
          <w:rFonts w:ascii="Times New Roman" w:hAnsi="Times New Roman" w:cs="Times New Roman"/>
          <w:sz w:val="24"/>
          <w:szCs w:val="24"/>
        </w:rPr>
        <w:br w:type="page"/>
      </w:r>
    </w:p>
    <w:p w14:paraId="313DB907"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252. Что такое </w:t>
      </w:r>
      <w:proofErr w:type="spellStart"/>
      <w:r w:rsidRPr="00C115D8">
        <w:rPr>
          <w:rFonts w:ascii="Times New Roman" w:hAnsi="Times New Roman" w:cs="Times New Roman"/>
          <w:sz w:val="24"/>
          <w:szCs w:val="24"/>
        </w:rPr>
        <w:t>HttpMessageConverter</w:t>
      </w:r>
      <w:proofErr w:type="spellEnd"/>
      <w:r w:rsidRPr="00C115D8">
        <w:rPr>
          <w:rFonts w:ascii="Times New Roman" w:hAnsi="Times New Roman" w:cs="Times New Roman"/>
          <w:sz w:val="24"/>
          <w:szCs w:val="24"/>
        </w:rPr>
        <w:t xml:space="preserve">? </w:t>
      </w:r>
    </w:p>
    <w:p w14:paraId="413C04E6" w14:textId="77777777" w:rsidR="006F1181" w:rsidRPr="00AA54B0" w:rsidRDefault="006F1181" w:rsidP="006F1181">
      <w:pPr>
        <w:pStyle w:val="a5"/>
        <w:spacing w:line="360" w:lineRule="auto"/>
        <w:ind w:left="0"/>
        <w:rPr>
          <w:rFonts w:cs="Times New Roman"/>
          <w:bCs/>
          <w:sz w:val="28"/>
          <w:szCs w:val="28"/>
        </w:rPr>
      </w:pPr>
      <w:proofErr w:type="spellStart"/>
      <w:r w:rsidRPr="00AA54B0">
        <w:rPr>
          <w:rFonts w:cs="Times New Roman"/>
          <w:bCs/>
          <w:sz w:val="28"/>
          <w:szCs w:val="28"/>
          <w:lang w:val="en-US"/>
        </w:rPr>
        <w:t>HttpMessageConverter</w:t>
      </w:r>
      <w:proofErr w:type="spellEnd"/>
      <w:r w:rsidRPr="00AA54B0">
        <w:rPr>
          <w:rFonts w:cs="Times New Roman"/>
          <w:bCs/>
          <w:sz w:val="28"/>
          <w:szCs w:val="28"/>
        </w:rPr>
        <w:t xml:space="preserve"> — это интерфейс с четырьмя методами (обратите внимание, я немного упростил интерфейс для более простого объяснения, так как он выглядит немного более продвинутым в реальной жизни).</w:t>
      </w:r>
    </w:p>
    <w:p w14:paraId="2C45D6B4" w14:textId="77777777" w:rsidR="006F1181" w:rsidRPr="00AA54B0" w:rsidRDefault="006F1181" w:rsidP="006F1181">
      <w:pPr>
        <w:pStyle w:val="a5"/>
        <w:numPr>
          <w:ilvl w:val="0"/>
          <w:numId w:val="21"/>
        </w:numPr>
        <w:spacing w:after="160" w:line="360" w:lineRule="auto"/>
        <w:ind w:left="0" w:firstLine="371"/>
        <w:jc w:val="both"/>
        <w:rPr>
          <w:rFonts w:cs="Times New Roman"/>
          <w:bCs/>
          <w:sz w:val="28"/>
          <w:szCs w:val="28"/>
        </w:rPr>
      </w:pPr>
      <w:proofErr w:type="spellStart"/>
      <w:r w:rsidRPr="00AA54B0">
        <w:rPr>
          <w:rFonts w:cs="Times New Roman"/>
          <w:bCs/>
          <w:sz w:val="28"/>
          <w:szCs w:val="28"/>
          <w:lang w:val="en-US"/>
        </w:rPr>
        <w:t>canRead</w:t>
      </w:r>
      <w:proofErr w:type="spellEnd"/>
      <w:r w:rsidRPr="00AA54B0">
        <w:rPr>
          <w:rFonts w:cs="Times New Roman"/>
          <w:bCs/>
          <w:sz w:val="28"/>
          <w:szCs w:val="28"/>
        </w:rPr>
        <w:t xml:space="preserve"> (</w:t>
      </w:r>
      <w:r w:rsidRPr="00AA54B0">
        <w:rPr>
          <w:rFonts w:cs="Times New Roman"/>
          <w:bCs/>
          <w:sz w:val="28"/>
          <w:szCs w:val="28"/>
          <w:lang w:val="en-US"/>
        </w:rPr>
        <w:t>MediaType</w:t>
      </w:r>
      <w:r w:rsidRPr="00AA54B0">
        <w:rPr>
          <w:rFonts w:cs="Times New Roman"/>
          <w:bCs/>
          <w:sz w:val="28"/>
          <w:szCs w:val="28"/>
        </w:rPr>
        <w:t>) → Может ли этот конвертер читать (</w:t>
      </w:r>
      <w:r w:rsidRPr="00AA54B0">
        <w:rPr>
          <w:rFonts w:cs="Times New Roman"/>
          <w:bCs/>
          <w:sz w:val="28"/>
          <w:szCs w:val="28"/>
          <w:lang w:val="en-US"/>
        </w:rPr>
        <w:t>JSON</w:t>
      </w:r>
      <w:r w:rsidRPr="00AA54B0">
        <w:rPr>
          <w:rFonts w:cs="Times New Roman"/>
          <w:bCs/>
          <w:sz w:val="28"/>
          <w:szCs w:val="28"/>
        </w:rPr>
        <w:t xml:space="preserve"> | </w:t>
      </w:r>
      <w:r w:rsidRPr="00AA54B0">
        <w:rPr>
          <w:rFonts w:cs="Times New Roman"/>
          <w:bCs/>
          <w:sz w:val="28"/>
          <w:szCs w:val="28"/>
          <w:lang w:val="en-US"/>
        </w:rPr>
        <w:t>XML</w:t>
      </w:r>
      <w:r w:rsidRPr="00AA54B0">
        <w:rPr>
          <w:rFonts w:cs="Times New Roman"/>
          <w:bCs/>
          <w:sz w:val="28"/>
          <w:szCs w:val="28"/>
        </w:rPr>
        <w:t xml:space="preserve"> | </w:t>
      </w:r>
      <w:r w:rsidRPr="00AA54B0">
        <w:rPr>
          <w:rFonts w:cs="Times New Roman"/>
          <w:bCs/>
          <w:sz w:val="28"/>
          <w:szCs w:val="28"/>
          <w:lang w:val="en-US"/>
        </w:rPr>
        <w:t>YAML</w:t>
      </w:r>
      <w:r w:rsidRPr="00AA54B0">
        <w:rPr>
          <w:rFonts w:cs="Times New Roman"/>
          <w:bCs/>
          <w:sz w:val="28"/>
          <w:szCs w:val="28"/>
        </w:rPr>
        <w:t xml:space="preserve"> | и т. д.)? Переданный здесь </w:t>
      </w:r>
      <w:r w:rsidRPr="00AA54B0">
        <w:rPr>
          <w:rFonts w:cs="Times New Roman"/>
          <w:bCs/>
          <w:sz w:val="28"/>
          <w:szCs w:val="28"/>
          <w:lang w:val="en-US"/>
        </w:rPr>
        <w:t>MediaType</w:t>
      </w:r>
      <w:r w:rsidRPr="00AA54B0">
        <w:rPr>
          <w:rFonts w:cs="Times New Roman"/>
          <w:bCs/>
          <w:sz w:val="28"/>
          <w:szCs w:val="28"/>
        </w:rPr>
        <w:t xml:space="preserve"> обычно является значением из заголовка запроса </w:t>
      </w:r>
      <w:r w:rsidRPr="00AA54B0">
        <w:rPr>
          <w:rFonts w:cs="Times New Roman"/>
          <w:bCs/>
          <w:sz w:val="28"/>
          <w:szCs w:val="28"/>
          <w:lang w:val="en-US"/>
        </w:rPr>
        <w:t>Content</w:t>
      </w:r>
      <w:r w:rsidRPr="00AA54B0">
        <w:rPr>
          <w:rFonts w:cs="Times New Roman"/>
          <w:bCs/>
          <w:sz w:val="28"/>
          <w:szCs w:val="28"/>
        </w:rPr>
        <w:t>-</w:t>
      </w:r>
      <w:r w:rsidRPr="00AA54B0">
        <w:rPr>
          <w:rFonts w:cs="Times New Roman"/>
          <w:bCs/>
          <w:sz w:val="28"/>
          <w:szCs w:val="28"/>
          <w:lang w:val="en-US"/>
        </w:rPr>
        <w:t>Type</w:t>
      </w:r>
      <w:r w:rsidRPr="00AA54B0">
        <w:rPr>
          <w:rFonts w:cs="Times New Roman"/>
          <w:bCs/>
          <w:sz w:val="28"/>
          <w:szCs w:val="28"/>
        </w:rPr>
        <w:t>.</w:t>
      </w:r>
    </w:p>
    <w:p w14:paraId="0E4A8EC3" w14:textId="77777777" w:rsidR="006F1181" w:rsidRPr="00AA54B0" w:rsidRDefault="006F1181" w:rsidP="006F1181">
      <w:pPr>
        <w:pStyle w:val="a5"/>
        <w:numPr>
          <w:ilvl w:val="0"/>
          <w:numId w:val="21"/>
        </w:numPr>
        <w:spacing w:after="160" w:line="360" w:lineRule="auto"/>
        <w:ind w:left="0" w:firstLine="371"/>
        <w:jc w:val="both"/>
        <w:rPr>
          <w:rFonts w:cs="Times New Roman"/>
          <w:bCs/>
          <w:sz w:val="28"/>
          <w:szCs w:val="28"/>
        </w:rPr>
      </w:pPr>
      <w:proofErr w:type="spellStart"/>
      <w:r w:rsidRPr="00AA54B0">
        <w:rPr>
          <w:rFonts w:cs="Times New Roman"/>
          <w:bCs/>
          <w:sz w:val="28"/>
          <w:szCs w:val="28"/>
          <w:lang w:val="en-US"/>
        </w:rPr>
        <w:t>canWrite</w:t>
      </w:r>
      <w:proofErr w:type="spellEnd"/>
      <w:r w:rsidRPr="00AA54B0">
        <w:rPr>
          <w:rFonts w:cs="Times New Roman"/>
          <w:bCs/>
          <w:sz w:val="28"/>
          <w:szCs w:val="28"/>
        </w:rPr>
        <w:t xml:space="preserve"> (</w:t>
      </w:r>
      <w:r w:rsidRPr="00AA54B0">
        <w:rPr>
          <w:rFonts w:cs="Times New Roman"/>
          <w:bCs/>
          <w:sz w:val="28"/>
          <w:szCs w:val="28"/>
          <w:lang w:val="en-US"/>
        </w:rPr>
        <w:t>MediaType</w:t>
      </w:r>
      <w:r w:rsidRPr="00AA54B0">
        <w:rPr>
          <w:rFonts w:cs="Times New Roman"/>
          <w:bCs/>
          <w:sz w:val="28"/>
          <w:szCs w:val="28"/>
        </w:rPr>
        <w:t>) → Может ли этот преобразователь писать (</w:t>
      </w:r>
      <w:r w:rsidRPr="00AA54B0">
        <w:rPr>
          <w:rFonts w:cs="Times New Roman"/>
          <w:bCs/>
          <w:sz w:val="28"/>
          <w:szCs w:val="28"/>
          <w:lang w:val="en-US"/>
        </w:rPr>
        <w:t>JSON</w:t>
      </w:r>
      <w:r w:rsidRPr="00AA54B0">
        <w:rPr>
          <w:rFonts w:cs="Times New Roman"/>
          <w:bCs/>
          <w:sz w:val="28"/>
          <w:szCs w:val="28"/>
        </w:rPr>
        <w:t xml:space="preserve"> | </w:t>
      </w:r>
      <w:r w:rsidRPr="00AA54B0">
        <w:rPr>
          <w:rFonts w:cs="Times New Roman"/>
          <w:bCs/>
          <w:sz w:val="28"/>
          <w:szCs w:val="28"/>
          <w:lang w:val="en-US"/>
        </w:rPr>
        <w:t>XML</w:t>
      </w:r>
      <w:r w:rsidRPr="00AA54B0">
        <w:rPr>
          <w:rFonts w:cs="Times New Roman"/>
          <w:bCs/>
          <w:sz w:val="28"/>
          <w:szCs w:val="28"/>
        </w:rPr>
        <w:t xml:space="preserve"> | </w:t>
      </w:r>
      <w:r w:rsidRPr="00AA54B0">
        <w:rPr>
          <w:rFonts w:cs="Times New Roman"/>
          <w:bCs/>
          <w:sz w:val="28"/>
          <w:szCs w:val="28"/>
          <w:lang w:val="en-US"/>
        </w:rPr>
        <w:t>YAML</w:t>
      </w:r>
      <w:r w:rsidRPr="00AA54B0">
        <w:rPr>
          <w:rFonts w:cs="Times New Roman"/>
          <w:bCs/>
          <w:sz w:val="28"/>
          <w:szCs w:val="28"/>
        </w:rPr>
        <w:t xml:space="preserve"> | и т. д.)? Тип </w:t>
      </w:r>
      <w:r w:rsidRPr="00AA54B0">
        <w:rPr>
          <w:rFonts w:cs="Times New Roman"/>
          <w:bCs/>
          <w:sz w:val="28"/>
          <w:szCs w:val="28"/>
          <w:lang w:val="en-US"/>
        </w:rPr>
        <w:t>MediaType</w:t>
      </w:r>
      <w:r w:rsidRPr="00AA54B0">
        <w:rPr>
          <w:rFonts w:cs="Times New Roman"/>
          <w:bCs/>
          <w:sz w:val="28"/>
          <w:szCs w:val="28"/>
        </w:rPr>
        <w:t xml:space="preserve">, переданный здесь, обычно является значением из заголовка запроса </w:t>
      </w:r>
      <w:r w:rsidRPr="00AA54B0">
        <w:rPr>
          <w:rFonts w:cs="Times New Roman"/>
          <w:bCs/>
          <w:sz w:val="28"/>
          <w:szCs w:val="28"/>
          <w:lang w:val="en-US"/>
        </w:rPr>
        <w:t>Accept</w:t>
      </w:r>
      <w:r w:rsidRPr="00AA54B0">
        <w:rPr>
          <w:rFonts w:cs="Times New Roman"/>
          <w:bCs/>
          <w:sz w:val="28"/>
          <w:szCs w:val="28"/>
        </w:rPr>
        <w:t>.</w:t>
      </w:r>
    </w:p>
    <w:p w14:paraId="5D537A5F" w14:textId="77777777" w:rsidR="006F1181" w:rsidRPr="00AA54B0" w:rsidRDefault="006F1181" w:rsidP="006F1181">
      <w:pPr>
        <w:pStyle w:val="a5"/>
        <w:numPr>
          <w:ilvl w:val="0"/>
          <w:numId w:val="21"/>
        </w:numPr>
        <w:spacing w:after="160" w:line="360" w:lineRule="auto"/>
        <w:ind w:left="0" w:firstLine="371"/>
        <w:jc w:val="both"/>
        <w:rPr>
          <w:rFonts w:cs="Times New Roman"/>
          <w:bCs/>
          <w:sz w:val="28"/>
          <w:szCs w:val="28"/>
        </w:rPr>
      </w:pPr>
      <w:proofErr w:type="gramStart"/>
      <w:r w:rsidRPr="00AA54B0">
        <w:rPr>
          <w:rFonts w:cs="Times New Roman"/>
          <w:bCs/>
          <w:sz w:val="28"/>
          <w:szCs w:val="28"/>
          <w:lang w:val="en-US"/>
        </w:rPr>
        <w:t>read</w:t>
      </w:r>
      <w:r w:rsidRPr="00AA54B0">
        <w:rPr>
          <w:rFonts w:cs="Times New Roman"/>
          <w:bCs/>
          <w:sz w:val="28"/>
          <w:szCs w:val="28"/>
        </w:rPr>
        <w:t>(</w:t>
      </w:r>
      <w:proofErr w:type="gramEnd"/>
      <w:r w:rsidRPr="00AA54B0">
        <w:rPr>
          <w:rFonts w:cs="Times New Roman"/>
          <w:bCs/>
          <w:sz w:val="28"/>
          <w:szCs w:val="28"/>
          <w:lang w:val="en-US"/>
        </w:rPr>
        <w:t>Object</w:t>
      </w:r>
      <w:r w:rsidRPr="00AA54B0">
        <w:rPr>
          <w:rFonts w:cs="Times New Roman"/>
          <w:bCs/>
          <w:sz w:val="28"/>
          <w:szCs w:val="28"/>
        </w:rPr>
        <w:t xml:space="preserve">, </w:t>
      </w:r>
      <w:proofErr w:type="spellStart"/>
      <w:r w:rsidRPr="00AA54B0">
        <w:rPr>
          <w:rFonts w:cs="Times New Roman"/>
          <w:bCs/>
          <w:sz w:val="28"/>
          <w:szCs w:val="28"/>
          <w:lang w:val="en-US"/>
        </w:rPr>
        <w:t>InputStream</w:t>
      </w:r>
      <w:proofErr w:type="spellEnd"/>
      <w:r w:rsidRPr="00AA54B0">
        <w:rPr>
          <w:rFonts w:cs="Times New Roman"/>
          <w:bCs/>
          <w:sz w:val="28"/>
          <w:szCs w:val="28"/>
        </w:rPr>
        <w:t xml:space="preserve">, </w:t>
      </w:r>
      <w:r w:rsidRPr="00AA54B0">
        <w:rPr>
          <w:rFonts w:cs="Times New Roman"/>
          <w:bCs/>
          <w:sz w:val="28"/>
          <w:szCs w:val="28"/>
          <w:lang w:val="en-US"/>
        </w:rPr>
        <w:t>MediaType</w:t>
      </w:r>
      <w:r w:rsidRPr="00AA54B0">
        <w:rPr>
          <w:rFonts w:cs="Times New Roman"/>
          <w:bCs/>
          <w:sz w:val="28"/>
          <w:szCs w:val="28"/>
        </w:rPr>
        <w:t xml:space="preserve">) → Читать мой </w:t>
      </w:r>
      <w:r w:rsidRPr="00AA54B0">
        <w:rPr>
          <w:rFonts w:cs="Times New Roman"/>
          <w:bCs/>
          <w:sz w:val="28"/>
          <w:szCs w:val="28"/>
          <w:lang w:val="en-US"/>
        </w:rPr>
        <w:t>Java</w:t>
      </w:r>
      <w:r w:rsidRPr="00AA54B0">
        <w:rPr>
          <w:rFonts w:cs="Times New Roman"/>
          <w:bCs/>
          <w:sz w:val="28"/>
          <w:szCs w:val="28"/>
        </w:rPr>
        <w:t>-объект из (</w:t>
      </w:r>
      <w:r w:rsidRPr="00AA54B0">
        <w:rPr>
          <w:rFonts w:cs="Times New Roman"/>
          <w:bCs/>
          <w:sz w:val="28"/>
          <w:szCs w:val="28"/>
          <w:lang w:val="en-US"/>
        </w:rPr>
        <w:t>JSON</w:t>
      </w:r>
      <w:r w:rsidRPr="00AA54B0">
        <w:rPr>
          <w:rFonts w:cs="Times New Roman"/>
          <w:bCs/>
          <w:sz w:val="28"/>
          <w:szCs w:val="28"/>
        </w:rPr>
        <w:t xml:space="preserve"> | </w:t>
      </w:r>
      <w:r w:rsidRPr="00AA54B0">
        <w:rPr>
          <w:rFonts w:cs="Times New Roman"/>
          <w:bCs/>
          <w:sz w:val="28"/>
          <w:szCs w:val="28"/>
          <w:lang w:val="en-US"/>
        </w:rPr>
        <w:t>XML</w:t>
      </w:r>
      <w:r w:rsidRPr="00AA54B0">
        <w:rPr>
          <w:rFonts w:cs="Times New Roman"/>
          <w:bCs/>
          <w:sz w:val="28"/>
          <w:szCs w:val="28"/>
        </w:rPr>
        <w:t xml:space="preserve"> | </w:t>
      </w:r>
      <w:r w:rsidRPr="00AA54B0">
        <w:rPr>
          <w:rFonts w:cs="Times New Roman"/>
          <w:bCs/>
          <w:sz w:val="28"/>
          <w:szCs w:val="28"/>
          <w:lang w:val="en-US"/>
        </w:rPr>
        <w:t>YAML</w:t>
      </w:r>
      <w:r w:rsidRPr="00AA54B0">
        <w:rPr>
          <w:rFonts w:cs="Times New Roman"/>
          <w:bCs/>
          <w:sz w:val="28"/>
          <w:szCs w:val="28"/>
        </w:rPr>
        <w:t xml:space="preserve"> | и т. д.) </w:t>
      </w:r>
      <w:proofErr w:type="spellStart"/>
      <w:r w:rsidRPr="00AA54B0">
        <w:rPr>
          <w:rFonts w:cs="Times New Roman"/>
          <w:bCs/>
          <w:sz w:val="28"/>
          <w:szCs w:val="28"/>
          <w:lang w:val="en-US"/>
        </w:rPr>
        <w:t>InputStream</w:t>
      </w:r>
      <w:proofErr w:type="spellEnd"/>
    </w:p>
    <w:p w14:paraId="668A7CCE" w14:textId="77777777" w:rsidR="006F1181" w:rsidRPr="00AA54B0" w:rsidRDefault="006F1181" w:rsidP="006F1181">
      <w:pPr>
        <w:pStyle w:val="a5"/>
        <w:numPr>
          <w:ilvl w:val="0"/>
          <w:numId w:val="21"/>
        </w:numPr>
        <w:spacing w:after="160" w:line="360" w:lineRule="auto"/>
        <w:ind w:left="0" w:firstLine="371"/>
        <w:jc w:val="both"/>
        <w:rPr>
          <w:rFonts w:cs="Times New Roman"/>
          <w:bCs/>
          <w:sz w:val="28"/>
          <w:szCs w:val="28"/>
        </w:rPr>
      </w:pPr>
      <w:proofErr w:type="gramStart"/>
      <w:r w:rsidRPr="00AA54B0">
        <w:rPr>
          <w:rFonts w:cs="Times New Roman"/>
          <w:bCs/>
          <w:sz w:val="28"/>
          <w:szCs w:val="28"/>
          <w:lang w:val="en-US"/>
        </w:rPr>
        <w:t>write</w:t>
      </w:r>
      <w:r w:rsidRPr="00AA54B0">
        <w:rPr>
          <w:rFonts w:cs="Times New Roman"/>
          <w:bCs/>
          <w:sz w:val="28"/>
          <w:szCs w:val="28"/>
        </w:rPr>
        <w:t>(</w:t>
      </w:r>
      <w:proofErr w:type="gramEnd"/>
      <w:r w:rsidRPr="00AA54B0">
        <w:rPr>
          <w:rFonts w:cs="Times New Roman"/>
          <w:bCs/>
          <w:sz w:val="28"/>
          <w:szCs w:val="28"/>
          <w:lang w:val="en-US"/>
        </w:rPr>
        <w:t>Object</w:t>
      </w:r>
      <w:r w:rsidRPr="00AA54B0">
        <w:rPr>
          <w:rFonts w:cs="Times New Roman"/>
          <w:bCs/>
          <w:sz w:val="28"/>
          <w:szCs w:val="28"/>
        </w:rPr>
        <w:t xml:space="preserve">, </w:t>
      </w:r>
      <w:proofErr w:type="spellStart"/>
      <w:r w:rsidRPr="00AA54B0">
        <w:rPr>
          <w:rFonts w:cs="Times New Roman"/>
          <w:bCs/>
          <w:sz w:val="28"/>
          <w:szCs w:val="28"/>
          <w:lang w:val="en-US"/>
        </w:rPr>
        <w:t>OutputStream</w:t>
      </w:r>
      <w:proofErr w:type="spellEnd"/>
      <w:r w:rsidRPr="00AA54B0">
        <w:rPr>
          <w:rFonts w:cs="Times New Roman"/>
          <w:bCs/>
          <w:sz w:val="28"/>
          <w:szCs w:val="28"/>
        </w:rPr>
        <w:t xml:space="preserve">, </w:t>
      </w:r>
      <w:r w:rsidRPr="00AA54B0">
        <w:rPr>
          <w:rFonts w:cs="Times New Roman"/>
          <w:bCs/>
          <w:sz w:val="28"/>
          <w:szCs w:val="28"/>
          <w:lang w:val="en-US"/>
        </w:rPr>
        <w:t>MediaType</w:t>
      </w:r>
      <w:r w:rsidRPr="00AA54B0">
        <w:rPr>
          <w:rFonts w:cs="Times New Roman"/>
          <w:bCs/>
          <w:sz w:val="28"/>
          <w:szCs w:val="28"/>
        </w:rPr>
        <w:t xml:space="preserve">) → Записать мой </w:t>
      </w:r>
      <w:r w:rsidRPr="00AA54B0">
        <w:rPr>
          <w:rFonts w:cs="Times New Roman"/>
          <w:bCs/>
          <w:sz w:val="28"/>
          <w:szCs w:val="28"/>
          <w:lang w:val="en-US"/>
        </w:rPr>
        <w:t>Java</w:t>
      </w:r>
      <w:r w:rsidRPr="00AA54B0">
        <w:rPr>
          <w:rFonts w:cs="Times New Roman"/>
          <w:bCs/>
          <w:sz w:val="28"/>
          <w:szCs w:val="28"/>
        </w:rPr>
        <w:t xml:space="preserve">-объект в </w:t>
      </w:r>
      <w:proofErr w:type="spellStart"/>
      <w:r w:rsidRPr="00AA54B0">
        <w:rPr>
          <w:rFonts w:cs="Times New Roman"/>
          <w:bCs/>
          <w:sz w:val="28"/>
          <w:szCs w:val="28"/>
          <w:lang w:val="en-US"/>
        </w:rPr>
        <w:t>OutputStream</w:t>
      </w:r>
      <w:proofErr w:type="spellEnd"/>
      <w:r w:rsidRPr="00AA54B0">
        <w:rPr>
          <w:rFonts w:cs="Times New Roman"/>
          <w:bCs/>
          <w:sz w:val="28"/>
          <w:szCs w:val="28"/>
        </w:rPr>
        <w:t xml:space="preserve"> как (</w:t>
      </w:r>
      <w:r w:rsidRPr="00AA54B0">
        <w:rPr>
          <w:rFonts w:cs="Times New Roman"/>
          <w:bCs/>
          <w:sz w:val="28"/>
          <w:szCs w:val="28"/>
          <w:lang w:val="en-US"/>
        </w:rPr>
        <w:t>JSON</w:t>
      </w:r>
      <w:r w:rsidRPr="00AA54B0">
        <w:rPr>
          <w:rFonts w:cs="Times New Roman"/>
          <w:bCs/>
          <w:sz w:val="28"/>
          <w:szCs w:val="28"/>
        </w:rPr>
        <w:t xml:space="preserve"> | </w:t>
      </w:r>
      <w:r w:rsidRPr="00AA54B0">
        <w:rPr>
          <w:rFonts w:cs="Times New Roman"/>
          <w:bCs/>
          <w:sz w:val="28"/>
          <w:szCs w:val="28"/>
          <w:lang w:val="en-US"/>
        </w:rPr>
        <w:t>XML</w:t>
      </w:r>
      <w:r w:rsidRPr="00AA54B0">
        <w:rPr>
          <w:rFonts w:cs="Times New Roman"/>
          <w:bCs/>
          <w:sz w:val="28"/>
          <w:szCs w:val="28"/>
        </w:rPr>
        <w:t xml:space="preserve"> | </w:t>
      </w:r>
      <w:r w:rsidRPr="00AA54B0">
        <w:rPr>
          <w:rFonts w:cs="Times New Roman"/>
          <w:bCs/>
          <w:sz w:val="28"/>
          <w:szCs w:val="28"/>
          <w:lang w:val="en-US"/>
        </w:rPr>
        <w:t>YAML</w:t>
      </w:r>
      <w:r w:rsidRPr="00AA54B0">
        <w:rPr>
          <w:rFonts w:cs="Times New Roman"/>
          <w:bCs/>
          <w:sz w:val="28"/>
          <w:szCs w:val="28"/>
        </w:rPr>
        <w:t xml:space="preserve"> | и т. д.)</w:t>
      </w:r>
    </w:p>
    <w:p w14:paraId="3E8010FE" w14:textId="69E2D30F" w:rsidR="006F1181" w:rsidRDefault="006F1181" w:rsidP="006F1181">
      <w:pPr>
        <w:rPr>
          <w:rFonts w:ascii="Times New Roman" w:hAnsi="Times New Roman" w:cs="Times New Roman"/>
          <w:sz w:val="24"/>
          <w:szCs w:val="24"/>
        </w:rPr>
      </w:pPr>
      <w:r w:rsidRPr="00AA54B0">
        <w:rPr>
          <w:rFonts w:cs="Times New Roman"/>
          <w:bCs/>
          <w:sz w:val="28"/>
          <w:szCs w:val="28"/>
        </w:rPr>
        <w:t xml:space="preserve">Короче говоря, </w:t>
      </w:r>
      <w:proofErr w:type="spellStart"/>
      <w:r w:rsidRPr="00AA54B0">
        <w:rPr>
          <w:rFonts w:cs="Times New Roman"/>
          <w:bCs/>
          <w:sz w:val="28"/>
          <w:szCs w:val="28"/>
          <w:lang w:val="en-US"/>
        </w:rPr>
        <w:t>MessageConverter</w:t>
      </w:r>
      <w:proofErr w:type="spellEnd"/>
      <w:r w:rsidRPr="00AA54B0">
        <w:rPr>
          <w:rFonts w:cs="Times New Roman"/>
          <w:bCs/>
          <w:sz w:val="28"/>
          <w:szCs w:val="28"/>
        </w:rPr>
        <w:t xml:space="preserve"> должен знать, какие </w:t>
      </w:r>
      <w:proofErr w:type="spellStart"/>
      <w:r w:rsidRPr="00AA54B0">
        <w:rPr>
          <w:rFonts w:cs="Times New Roman"/>
          <w:bCs/>
          <w:sz w:val="28"/>
          <w:szCs w:val="28"/>
          <w:lang w:val="en-US"/>
        </w:rPr>
        <w:t>MediaTypes</w:t>
      </w:r>
      <w:proofErr w:type="spellEnd"/>
      <w:r w:rsidRPr="00AA54B0">
        <w:rPr>
          <w:rFonts w:cs="Times New Roman"/>
          <w:bCs/>
          <w:sz w:val="28"/>
          <w:szCs w:val="28"/>
        </w:rPr>
        <w:t xml:space="preserve"> он поддерживает (например, </w:t>
      </w:r>
      <w:r w:rsidRPr="00AA54B0">
        <w:rPr>
          <w:rFonts w:cs="Times New Roman"/>
          <w:bCs/>
          <w:sz w:val="28"/>
          <w:szCs w:val="28"/>
          <w:lang w:val="en-US"/>
        </w:rPr>
        <w:t>application</w:t>
      </w:r>
      <w:r w:rsidRPr="00AA54B0">
        <w:rPr>
          <w:rFonts w:cs="Times New Roman"/>
          <w:bCs/>
          <w:sz w:val="28"/>
          <w:szCs w:val="28"/>
        </w:rPr>
        <w:t>/</w:t>
      </w:r>
      <w:r w:rsidRPr="00AA54B0">
        <w:rPr>
          <w:rFonts w:cs="Times New Roman"/>
          <w:bCs/>
          <w:sz w:val="28"/>
          <w:szCs w:val="28"/>
          <w:lang w:val="en-US"/>
        </w:rPr>
        <w:t>json</w:t>
      </w:r>
      <w:r w:rsidRPr="00AA54B0">
        <w:rPr>
          <w:rFonts w:cs="Times New Roman"/>
          <w:bCs/>
          <w:sz w:val="28"/>
          <w:szCs w:val="28"/>
        </w:rPr>
        <w:t>), а затем должен реализовать два метода для фактического чтения / записи в этом формате данных</w:t>
      </w:r>
    </w:p>
    <w:p w14:paraId="02D9FBB4" w14:textId="77777777" w:rsidR="006F1181" w:rsidRPr="00743F1C" w:rsidRDefault="005D6D4C" w:rsidP="005B1549">
      <w:pPr>
        <w:rPr>
          <w:rFonts w:ascii="Times New Roman" w:hAnsi="Times New Roman" w:cs="Times New Roman"/>
          <w:sz w:val="24"/>
          <w:szCs w:val="24"/>
          <w:lang w:val="en-US"/>
        </w:rPr>
      </w:pPr>
      <w:r w:rsidRPr="00DA332C">
        <w:rPr>
          <w:rFonts w:ascii="Times New Roman" w:hAnsi="Times New Roman" w:cs="Times New Roman"/>
          <w:sz w:val="24"/>
          <w:szCs w:val="24"/>
          <w:lang w:val="en-US"/>
        </w:rPr>
        <w:br/>
      </w:r>
      <w:r w:rsidRPr="00743F1C">
        <w:rPr>
          <w:rFonts w:ascii="Times New Roman" w:hAnsi="Times New Roman" w:cs="Times New Roman"/>
          <w:sz w:val="24"/>
          <w:szCs w:val="24"/>
          <w:lang w:val="en-US"/>
        </w:rPr>
        <w:t xml:space="preserve">253. </w:t>
      </w:r>
      <w:r w:rsidRPr="00C115D8">
        <w:rPr>
          <w:rFonts w:ascii="Times New Roman" w:hAnsi="Times New Roman" w:cs="Times New Roman"/>
          <w:sz w:val="24"/>
          <w:szCs w:val="24"/>
        </w:rPr>
        <w:t>Какие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есть</w:t>
      </w:r>
      <w:r w:rsidRPr="00743F1C">
        <w:rPr>
          <w:rFonts w:ascii="Times New Roman" w:hAnsi="Times New Roman" w:cs="Times New Roman"/>
          <w:sz w:val="24"/>
          <w:szCs w:val="24"/>
          <w:lang w:val="en-US"/>
        </w:rPr>
        <w:t xml:space="preserve"> </w:t>
      </w:r>
      <w:proofErr w:type="spellStart"/>
      <w:r w:rsidRPr="00743F1C">
        <w:rPr>
          <w:rFonts w:ascii="Times New Roman" w:hAnsi="Times New Roman" w:cs="Times New Roman"/>
          <w:sz w:val="24"/>
          <w:szCs w:val="24"/>
          <w:lang w:val="en-US"/>
        </w:rPr>
        <w:t>HttpMessageConverters</w:t>
      </w:r>
      <w:proofErr w:type="spellEnd"/>
      <w:r w:rsidRPr="00743F1C">
        <w:rPr>
          <w:rFonts w:ascii="Times New Roman" w:hAnsi="Times New Roman" w:cs="Times New Roman"/>
          <w:sz w:val="24"/>
          <w:szCs w:val="24"/>
          <w:lang w:val="en-US"/>
        </w:rPr>
        <w:t xml:space="preserve">? </w:t>
      </w:r>
    </w:p>
    <w:p w14:paraId="4F92E029" w14:textId="77777777" w:rsidR="006F1181" w:rsidRPr="00743F1C" w:rsidRDefault="006F1181" w:rsidP="006F1181">
      <w:pPr>
        <w:pStyle w:val="a5"/>
        <w:spacing w:line="360" w:lineRule="auto"/>
        <w:ind w:left="1429"/>
        <w:rPr>
          <w:rFonts w:cs="Times New Roman"/>
          <w:bCs/>
          <w:sz w:val="28"/>
          <w:szCs w:val="28"/>
          <w:lang w:val="en-US"/>
        </w:rPr>
      </w:pPr>
      <w:proofErr w:type="spellStart"/>
      <w:r w:rsidRPr="00AA54B0">
        <w:rPr>
          <w:rFonts w:cs="Times New Roman"/>
          <w:bCs/>
          <w:sz w:val="28"/>
          <w:szCs w:val="28"/>
          <w:lang w:val="en-US"/>
        </w:rPr>
        <w:t>AllEncompassingFormHttpMessageConverter</w:t>
      </w:r>
      <w:proofErr w:type="spellEnd"/>
    </w:p>
    <w:p w14:paraId="4D6F38B8" w14:textId="77777777" w:rsidR="006F1181" w:rsidRPr="00743F1C" w:rsidRDefault="005D6D4C" w:rsidP="005B1549">
      <w:pPr>
        <w:rPr>
          <w:rFonts w:ascii="Times New Roman" w:hAnsi="Times New Roman" w:cs="Times New Roman"/>
          <w:sz w:val="24"/>
          <w:szCs w:val="24"/>
          <w:lang w:val="en-US"/>
        </w:rPr>
      </w:pPr>
      <w:r w:rsidRPr="00743F1C">
        <w:rPr>
          <w:rFonts w:ascii="Times New Roman" w:hAnsi="Times New Roman" w:cs="Times New Roman"/>
          <w:sz w:val="24"/>
          <w:szCs w:val="24"/>
          <w:lang w:val="en-US"/>
        </w:rPr>
        <w:br/>
        <w:t xml:space="preserve">254. </w:t>
      </w:r>
      <w:r w:rsidRPr="00C115D8">
        <w:rPr>
          <w:rFonts w:ascii="Times New Roman" w:hAnsi="Times New Roman" w:cs="Times New Roman"/>
          <w:sz w:val="24"/>
          <w:szCs w:val="24"/>
        </w:rPr>
        <w:t>В</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чем</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разница</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между</w:t>
      </w:r>
      <w:r w:rsidRPr="00743F1C">
        <w:rPr>
          <w:rFonts w:ascii="Times New Roman" w:hAnsi="Times New Roman" w:cs="Times New Roman"/>
          <w:sz w:val="24"/>
          <w:szCs w:val="24"/>
          <w:lang w:val="en-US"/>
        </w:rPr>
        <w:t xml:space="preserve"> Spring MVC </w:t>
      </w:r>
      <w:r w:rsidRPr="00C115D8">
        <w:rPr>
          <w:rFonts w:ascii="Times New Roman" w:hAnsi="Times New Roman" w:cs="Times New Roman"/>
          <w:sz w:val="24"/>
          <w:szCs w:val="24"/>
        </w:rPr>
        <w:t>и</w:t>
      </w:r>
      <w:r w:rsidRPr="00743F1C">
        <w:rPr>
          <w:rFonts w:ascii="Times New Roman" w:hAnsi="Times New Roman" w:cs="Times New Roman"/>
          <w:sz w:val="24"/>
          <w:szCs w:val="24"/>
          <w:lang w:val="en-US"/>
        </w:rPr>
        <w:t xml:space="preserve"> Spring Boot? </w:t>
      </w:r>
    </w:p>
    <w:p w14:paraId="56E475E9" w14:textId="77777777" w:rsidR="006F1181" w:rsidRPr="00613C94" w:rsidRDefault="006F1181" w:rsidP="006F1181">
      <w:pPr>
        <w:pStyle w:val="a5"/>
        <w:spacing w:line="360" w:lineRule="auto"/>
        <w:ind w:left="0"/>
        <w:rPr>
          <w:rFonts w:cs="Times New Roman"/>
          <w:bCs/>
          <w:sz w:val="28"/>
          <w:szCs w:val="28"/>
        </w:rPr>
      </w:pPr>
      <w:r w:rsidRPr="00613C94">
        <w:rPr>
          <w:rFonts w:cs="Times New Roman"/>
          <w:bCs/>
          <w:sz w:val="28"/>
          <w:szCs w:val="28"/>
        </w:rPr>
        <w:t>Spring MVC</w:t>
      </w:r>
      <w:r>
        <w:rPr>
          <w:rFonts w:cs="Times New Roman"/>
          <w:bCs/>
          <w:sz w:val="28"/>
          <w:szCs w:val="28"/>
        </w:rPr>
        <w:t xml:space="preserve"> –</w:t>
      </w:r>
      <w:r w:rsidRPr="00613C94">
        <w:rPr>
          <w:rFonts w:cs="Times New Roman"/>
          <w:bCs/>
          <w:sz w:val="28"/>
          <w:szCs w:val="28"/>
        </w:rPr>
        <w:t xml:space="preserve"> это полный HTTP-ориентированный MVC-фреймворк, управляемый Spring Framework и основанный на </w:t>
      </w:r>
      <w:proofErr w:type="spellStart"/>
      <w:r w:rsidRPr="00613C94">
        <w:rPr>
          <w:rFonts w:cs="Times New Roman"/>
          <w:bCs/>
          <w:sz w:val="28"/>
          <w:szCs w:val="28"/>
        </w:rPr>
        <w:t>сервлетах</w:t>
      </w:r>
      <w:proofErr w:type="spellEnd"/>
      <w:r w:rsidRPr="00613C94">
        <w:rPr>
          <w:rFonts w:cs="Times New Roman"/>
          <w:bCs/>
          <w:sz w:val="28"/>
          <w:szCs w:val="28"/>
        </w:rPr>
        <w:t xml:space="preserve">. Spring </w:t>
      </w:r>
      <w:proofErr w:type="spellStart"/>
      <w:r w:rsidRPr="00613C94">
        <w:rPr>
          <w:rFonts w:cs="Times New Roman"/>
          <w:bCs/>
          <w:sz w:val="28"/>
          <w:szCs w:val="28"/>
        </w:rPr>
        <w:t>boot</w:t>
      </w:r>
      <w:proofErr w:type="spellEnd"/>
      <w:r w:rsidRPr="00613C94">
        <w:rPr>
          <w:rFonts w:cs="Times New Roman"/>
          <w:bCs/>
          <w:sz w:val="28"/>
          <w:szCs w:val="28"/>
        </w:rPr>
        <w:t> </w:t>
      </w:r>
      <w:proofErr w:type="gramStart"/>
      <w:r w:rsidRPr="00613C94">
        <w:rPr>
          <w:rFonts w:cs="Times New Roman"/>
          <w:bCs/>
          <w:sz w:val="28"/>
          <w:szCs w:val="28"/>
        </w:rPr>
        <w:t>- это</w:t>
      </w:r>
      <w:proofErr w:type="gramEnd"/>
      <w:r w:rsidRPr="00613C94">
        <w:rPr>
          <w:rFonts w:cs="Times New Roman"/>
          <w:bCs/>
          <w:sz w:val="28"/>
          <w:szCs w:val="28"/>
        </w:rPr>
        <w:t xml:space="preserve"> утилита для быстрой настройки приложений, предлагающая готовую конфигурацию для создания приложений на базе Spring.</w:t>
      </w:r>
      <w:r>
        <w:rPr>
          <w:rFonts w:cs="Times New Roman"/>
          <w:bCs/>
          <w:sz w:val="28"/>
          <w:szCs w:val="28"/>
        </w:rPr>
        <w:t xml:space="preserve"> /</w:t>
      </w:r>
      <w:r w:rsidRPr="00613C94">
        <w:rPr>
          <w:rFonts w:cs="Times New Roman"/>
          <w:bCs/>
          <w:sz w:val="28"/>
          <w:szCs w:val="28"/>
        </w:rPr>
        <w:t xml:space="preserve"> </w:t>
      </w:r>
      <w:r>
        <w:rPr>
          <w:rFonts w:cs="Times New Roman"/>
          <w:bCs/>
          <w:sz w:val="28"/>
          <w:szCs w:val="28"/>
        </w:rPr>
        <w:t>«Н</w:t>
      </w:r>
      <w:r w:rsidRPr="00613C94">
        <w:rPr>
          <w:rFonts w:cs="Times New Roman"/>
          <w:bCs/>
          <w:sz w:val="28"/>
          <w:szCs w:val="28"/>
        </w:rPr>
        <w:t xml:space="preserve">ет никакой разницы, </w:t>
      </w:r>
      <w:r w:rsidRPr="00613C94">
        <w:rPr>
          <w:rFonts w:cs="Times New Roman"/>
          <w:bCs/>
          <w:sz w:val="28"/>
          <w:szCs w:val="28"/>
          <w:lang w:val="en-US"/>
        </w:rPr>
        <w:t>Spring</w:t>
      </w:r>
      <w:r w:rsidRPr="00613C94">
        <w:rPr>
          <w:rFonts w:cs="Times New Roman"/>
          <w:bCs/>
          <w:sz w:val="28"/>
          <w:szCs w:val="28"/>
        </w:rPr>
        <w:t xml:space="preserve"> </w:t>
      </w:r>
      <w:r w:rsidRPr="00613C94">
        <w:rPr>
          <w:rFonts w:cs="Times New Roman"/>
          <w:bCs/>
          <w:sz w:val="28"/>
          <w:szCs w:val="28"/>
          <w:lang w:val="en-US"/>
        </w:rPr>
        <w:t>Boot</w:t>
      </w:r>
      <w:r w:rsidRPr="00613C94">
        <w:rPr>
          <w:rFonts w:cs="Times New Roman"/>
          <w:bCs/>
          <w:sz w:val="28"/>
          <w:szCs w:val="28"/>
        </w:rPr>
        <w:t xml:space="preserve"> использует и строит приложение поверх </w:t>
      </w:r>
      <w:r w:rsidRPr="00613C94">
        <w:rPr>
          <w:rFonts w:cs="Times New Roman"/>
          <w:bCs/>
          <w:sz w:val="28"/>
          <w:szCs w:val="28"/>
          <w:lang w:val="en-US"/>
        </w:rPr>
        <w:t>Spring</w:t>
      </w:r>
      <w:r w:rsidRPr="00613C94">
        <w:rPr>
          <w:rFonts w:cs="Times New Roman"/>
          <w:bCs/>
          <w:sz w:val="28"/>
          <w:szCs w:val="28"/>
        </w:rPr>
        <w:t xml:space="preserve"> </w:t>
      </w:r>
      <w:r w:rsidRPr="00613C94">
        <w:rPr>
          <w:rFonts w:cs="Times New Roman"/>
          <w:bCs/>
          <w:sz w:val="28"/>
          <w:szCs w:val="28"/>
          <w:lang w:val="en-US"/>
        </w:rPr>
        <w:t>MVC</w:t>
      </w:r>
      <w:r w:rsidRPr="00613C94">
        <w:rPr>
          <w:rFonts w:cs="Times New Roman"/>
          <w:bCs/>
          <w:sz w:val="28"/>
          <w:szCs w:val="28"/>
        </w:rPr>
        <w:t>.</w:t>
      </w:r>
      <w:r>
        <w:rPr>
          <w:rFonts w:cs="Times New Roman"/>
          <w:bCs/>
          <w:sz w:val="28"/>
          <w:szCs w:val="28"/>
        </w:rPr>
        <w:t>»</w:t>
      </w:r>
    </w:p>
    <w:p w14:paraId="277B36EA" w14:textId="77777777" w:rsidR="006F1181" w:rsidRDefault="006F1181" w:rsidP="005B1549">
      <w:pPr>
        <w:rPr>
          <w:rFonts w:ascii="Times New Roman" w:hAnsi="Times New Roman" w:cs="Times New Roman"/>
          <w:sz w:val="24"/>
          <w:szCs w:val="24"/>
        </w:rPr>
      </w:pPr>
    </w:p>
    <w:p w14:paraId="5FC0B66F"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255. Какой тип ввода HTTP-запроса понимает Spring MVC? </w:t>
      </w:r>
    </w:p>
    <w:p w14:paraId="12824D9F" w14:textId="4A9A9CA8" w:rsidR="006F1181" w:rsidRPr="006F1181" w:rsidRDefault="006F1181" w:rsidP="006F1181">
      <w:pPr>
        <w:spacing w:line="360" w:lineRule="auto"/>
        <w:rPr>
          <w:rFonts w:cs="Times New Roman"/>
          <w:bCs/>
          <w:sz w:val="28"/>
          <w:szCs w:val="28"/>
        </w:rPr>
      </w:pPr>
      <w:r w:rsidRPr="006F1181">
        <w:rPr>
          <w:rFonts w:cs="Times New Roman"/>
          <w:bCs/>
          <w:sz w:val="28"/>
          <w:szCs w:val="28"/>
        </w:rPr>
        <w:t>Spring MVC понимает практически все, что предлагает HTTP — с помощью сторонних библиотек.</w:t>
      </w:r>
    </w:p>
    <w:p w14:paraId="160BB5D8" w14:textId="2BE87F7D" w:rsidR="006F1181" w:rsidRDefault="006F1181" w:rsidP="006F1181">
      <w:pPr>
        <w:rPr>
          <w:rFonts w:ascii="Times New Roman" w:hAnsi="Times New Roman" w:cs="Times New Roman"/>
          <w:sz w:val="24"/>
          <w:szCs w:val="24"/>
        </w:rPr>
      </w:pPr>
      <w:r w:rsidRPr="00613C94">
        <w:rPr>
          <w:rFonts w:cs="Times New Roman"/>
          <w:bCs/>
          <w:sz w:val="28"/>
          <w:szCs w:val="28"/>
        </w:rPr>
        <w:t>Это означает, что вы можете добавить в него тела запросов JSON, XML или HTTP (</w:t>
      </w:r>
      <w:proofErr w:type="spellStart"/>
      <w:r w:rsidRPr="00613C94">
        <w:rPr>
          <w:rFonts w:cs="Times New Roman"/>
          <w:bCs/>
          <w:sz w:val="28"/>
          <w:szCs w:val="28"/>
        </w:rPr>
        <w:t>Multipart</w:t>
      </w:r>
      <w:proofErr w:type="spellEnd"/>
      <w:r w:rsidRPr="00613C94">
        <w:rPr>
          <w:rFonts w:cs="Times New Roman"/>
          <w:bCs/>
          <w:sz w:val="28"/>
          <w:szCs w:val="28"/>
        </w:rPr>
        <w:t xml:space="preserve">) </w:t>
      </w:r>
      <w:proofErr w:type="spellStart"/>
      <w:r w:rsidRPr="00613C94">
        <w:rPr>
          <w:rFonts w:cs="Times New Roman"/>
          <w:bCs/>
          <w:sz w:val="28"/>
          <w:szCs w:val="28"/>
        </w:rPr>
        <w:t>Fileuploads</w:t>
      </w:r>
      <w:proofErr w:type="spellEnd"/>
      <w:r w:rsidRPr="00613C94">
        <w:rPr>
          <w:rFonts w:cs="Times New Roman"/>
          <w:bCs/>
          <w:sz w:val="28"/>
          <w:szCs w:val="28"/>
        </w:rPr>
        <w:t>, и Spring будет удобно конвертировать этот ввод в объекты Java</w:t>
      </w:r>
    </w:p>
    <w:p w14:paraId="628613B3"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256. Какие HTTP-ответы может создавать Spring MVC? </w:t>
      </w:r>
    </w:p>
    <w:p w14:paraId="796DBD7B" w14:textId="77777777" w:rsidR="006F1181" w:rsidRPr="006F1181" w:rsidRDefault="006F1181" w:rsidP="006F1181">
      <w:pPr>
        <w:spacing w:line="360" w:lineRule="auto"/>
        <w:rPr>
          <w:rFonts w:cs="Times New Roman"/>
          <w:bCs/>
          <w:sz w:val="28"/>
          <w:szCs w:val="28"/>
        </w:rPr>
      </w:pPr>
      <w:r w:rsidRPr="006F1181">
        <w:rPr>
          <w:rFonts w:cs="Times New Roman"/>
          <w:bCs/>
          <w:sz w:val="28"/>
          <w:szCs w:val="28"/>
        </w:rPr>
        <w:t xml:space="preserve">Spring MVC может записывать все что угодно в </w:t>
      </w:r>
      <w:proofErr w:type="spellStart"/>
      <w:r w:rsidRPr="006F1181">
        <w:rPr>
          <w:rFonts w:cs="Times New Roman"/>
          <w:bCs/>
          <w:sz w:val="28"/>
          <w:szCs w:val="28"/>
        </w:rPr>
        <w:t>HttpServletResponse</w:t>
      </w:r>
      <w:proofErr w:type="spellEnd"/>
      <w:r w:rsidRPr="006F1181">
        <w:rPr>
          <w:rFonts w:cs="Times New Roman"/>
          <w:bCs/>
          <w:sz w:val="28"/>
          <w:szCs w:val="28"/>
        </w:rPr>
        <w:t xml:space="preserve"> — с помощью сторонних библиотек.</w:t>
      </w:r>
    </w:p>
    <w:p w14:paraId="6539C5F8" w14:textId="020B1B09" w:rsidR="006F1181" w:rsidRDefault="006F1181" w:rsidP="006F1181">
      <w:pPr>
        <w:rPr>
          <w:rFonts w:ascii="Times New Roman" w:hAnsi="Times New Roman" w:cs="Times New Roman"/>
          <w:sz w:val="24"/>
          <w:szCs w:val="24"/>
        </w:rPr>
      </w:pPr>
      <w:r w:rsidRPr="00613C94">
        <w:rPr>
          <w:rFonts w:cs="Times New Roman"/>
          <w:bCs/>
          <w:sz w:val="28"/>
          <w:szCs w:val="28"/>
        </w:rPr>
        <w:t xml:space="preserve">Будь то HTML, JSON, XML или даже тела ответов </w:t>
      </w:r>
      <w:proofErr w:type="spellStart"/>
      <w:r w:rsidRPr="00613C94">
        <w:rPr>
          <w:rFonts w:cs="Times New Roman"/>
          <w:bCs/>
          <w:sz w:val="28"/>
          <w:szCs w:val="28"/>
        </w:rPr>
        <w:t>WebSocket</w:t>
      </w:r>
      <w:proofErr w:type="spellEnd"/>
      <w:r w:rsidRPr="00613C94">
        <w:rPr>
          <w:rFonts w:cs="Times New Roman"/>
          <w:bCs/>
          <w:sz w:val="28"/>
          <w:szCs w:val="28"/>
        </w:rPr>
        <w:t>. Более того, он берет ваши объекты Java и генерирует эти тела ответов для вас</w:t>
      </w:r>
    </w:p>
    <w:p w14:paraId="062EBCCF" w14:textId="77777777" w:rsidR="006F1181"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257. В чем разница между контроллером и REST контроллером? </w:t>
      </w:r>
    </w:p>
    <w:p w14:paraId="4A5303A0" w14:textId="77777777" w:rsidR="006F1181" w:rsidRPr="00613C94" w:rsidRDefault="006F1181" w:rsidP="00DB0A47">
      <w:pPr>
        <w:pStyle w:val="a5"/>
        <w:spacing w:line="360" w:lineRule="auto"/>
        <w:ind w:left="0"/>
        <w:rPr>
          <w:rFonts w:cs="Times New Roman"/>
          <w:bCs/>
          <w:sz w:val="28"/>
          <w:szCs w:val="28"/>
        </w:rPr>
      </w:pPr>
      <w:r w:rsidRPr="00613C94">
        <w:rPr>
          <w:rFonts w:cs="Times New Roman"/>
          <w:bCs/>
          <w:sz w:val="28"/>
          <w:szCs w:val="28"/>
        </w:rPr>
        <w:t>Контроллер по умолчанию возвращают HTML пользователям с помощью библиотеки шаблонов, если вы не добавите аннотацию @ResponseBody к определенным методам, которые также позволяют возвращать XML / JSON.</w:t>
      </w:r>
    </w:p>
    <w:p w14:paraId="6DBEF65A" w14:textId="77777777" w:rsidR="006F1181" w:rsidRPr="001B2C0F" w:rsidRDefault="006F1181" w:rsidP="00DB0A47">
      <w:pPr>
        <w:pStyle w:val="a5"/>
        <w:spacing w:line="360" w:lineRule="auto"/>
        <w:ind w:left="0"/>
        <w:rPr>
          <w:rFonts w:cs="Times New Roman"/>
          <w:bCs/>
          <w:sz w:val="28"/>
          <w:szCs w:val="28"/>
        </w:rPr>
      </w:pPr>
      <w:r w:rsidRPr="00613C94">
        <w:rPr>
          <w:rFonts w:cs="Times New Roman"/>
          <w:bCs/>
          <w:sz w:val="28"/>
          <w:szCs w:val="28"/>
        </w:rPr>
        <w:t>Исходный код REST контроллера показывает, что на самом деле это контроллер с добавленной аннотацией @ResponseBody. Что эквивалентно написанию контроллера с аннотацией @ResponseBody для каждого метода.</w:t>
      </w:r>
    </w:p>
    <w:p w14:paraId="37F94B64"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258. Как получить доступ к текущей </w:t>
      </w:r>
      <w:proofErr w:type="spellStart"/>
      <w:r w:rsidRPr="00C115D8">
        <w:rPr>
          <w:rFonts w:ascii="Times New Roman" w:hAnsi="Times New Roman" w:cs="Times New Roman"/>
          <w:sz w:val="24"/>
          <w:szCs w:val="24"/>
        </w:rPr>
        <w:t>HttpSession</w:t>
      </w:r>
      <w:proofErr w:type="spellEnd"/>
      <w:r w:rsidRPr="00C115D8">
        <w:rPr>
          <w:rFonts w:ascii="Times New Roman" w:hAnsi="Times New Roman" w:cs="Times New Roman"/>
          <w:sz w:val="24"/>
          <w:szCs w:val="24"/>
        </w:rPr>
        <w:t xml:space="preserve"> пользователя? </w:t>
      </w:r>
    </w:p>
    <w:p w14:paraId="10160DEC" w14:textId="77777777" w:rsidR="00DB0A47" w:rsidRPr="00DB0A47" w:rsidRDefault="00DB0A47" w:rsidP="00DB0A47">
      <w:pPr>
        <w:spacing w:line="360" w:lineRule="auto"/>
        <w:rPr>
          <w:rFonts w:cs="Times New Roman"/>
          <w:bCs/>
          <w:sz w:val="28"/>
          <w:szCs w:val="28"/>
        </w:rPr>
      </w:pPr>
      <w:r w:rsidRPr="00DB0A47">
        <w:rPr>
          <w:rFonts w:cs="Times New Roman"/>
          <w:bCs/>
          <w:sz w:val="28"/>
          <w:szCs w:val="28"/>
        </w:rPr>
        <w:t xml:space="preserve">В Spring MVC контроллере или REST контроллере вы можете просто указать </w:t>
      </w:r>
      <w:proofErr w:type="spellStart"/>
      <w:r w:rsidRPr="00DB0A47">
        <w:rPr>
          <w:rFonts w:cs="Times New Roman"/>
          <w:bCs/>
          <w:sz w:val="28"/>
          <w:szCs w:val="28"/>
        </w:rPr>
        <w:t>HttpSession</w:t>
      </w:r>
      <w:proofErr w:type="spellEnd"/>
      <w:r w:rsidRPr="00DB0A47">
        <w:rPr>
          <w:rFonts w:cs="Times New Roman"/>
          <w:bCs/>
          <w:sz w:val="28"/>
          <w:szCs w:val="28"/>
        </w:rPr>
        <w:t xml:space="preserve"> в качестве аргумента метода, и Spring автоматически вставит его (создав его, если он еще не существует).</w:t>
      </w:r>
    </w:p>
    <w:p w14:paraId="2DF0B011" w14:textId="77777777" w:rsidR="00DB0A47" w:rsidRDefault="00DB0A47">
      <w:pPr>
        <w:rPr>
          <w:rFonts w:ascii="Times New Roman" w:hAnsi="Times New Roman" w:cs="Times New Roman"/>
          <w:sz w:val="24"/>
          <w:szCs w:val="24"/>
        </w:rPr>
      </w:pPr>
      <w:r>
        <w:rPr>
          <w:rFonts w:ascii="Times New Roman" w:hAnsi="Times New Roman" w:cs="Times New Roman"/>
          <w:sz w:val="24"/>
          <w:szCs w:val="24"/>
        </w:rPr>
        <w:br w:type="page"/>
      </w:r>
    </w:p>
    <w:p w14:paraId="04C0BB4B" w14:textId="059F5306"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259. Как получить доступ к </w:t>
      </w:r>
      <w:proofErr w:type="spellStart"/>
      <w:r w:rsidRPr="00C115D8">
        <w:rPr>
          <w:rFonts w:ascii="Times New Roman" w:hAnsi="Times New Roman" w:cs="Times New Roman"/>
          <w:sz w:val="24"/>
          <w:szCs w:val="24"/>
        </w:rPr>
        <w:t>HttpServletRequest</w:t>
      </w:r>
      <w:proofErr w:type="spellEnd"/>
      <w:r w:rsidRPr="00C115D8">
        <w:rPr>
          <w:rFonts w:ascii="Times New Roman" w:hAnsi="Times New Roman" w:cs="Times New Roman"/>
          <w:sz w:val="24"/>
          <w:szCs w:val="24"/>
        </w:rPr>
        <w:t xml:space="preserve">? </w:t>
      </w:r>
    </w:p>
    <w:p w14:paraId="0B806683" w14:textId="4C40AE4C" w:rsidR="00DB0A47" w:rsidRDefault="00DB0A47" w:rsidP="00DB0A47">
      <w:pPr>
        <w:spacing w:line="360" w:lineRule="auto"/>
        <w:rPr>
          <w:rFonts w:ascii="Times New Roman" w:hAnsi="Times New Roman" w:cs="Times New Roman"/>
          <w:sz w:val="24"/>
          <w:szCs w:val="24"/>
        </w:rPr>
      </w:pPr>
      <w:r w:rsidRPr="00DB0A47">
        <w:rPr>
          <w:rFonts w:cs="Times New Roman"/>
          <w:bCs/>
          <w:sz w:val="28"/>
          <w:szCs w:val="28"/>
        </w:rPr>
        <w:t xml:space="preserve">В вашем Spring MVC контроллере или REST контроллере вы можете просто указать </w:t>
      </w:r>
      <w:proofErr w:type="spellStart"/>
      <w:r w:rsidRPr="00DB0A47">
        <w:rPr>
          <w:rFonts w:cs="Times New Roman"/>
          <w:bCs/>
          <w:sz w:val="28"/>
          <w:szCs w:val="28"/>
        </w:rPr>
        <w:t>HttpServletRequest</w:t>
      </w:r>
      <w:proofErr w:type="spellEnd"/>
      <w:r w:rsidRPr="00DB0A47">
        <w:rPr>
          <w:rFonts w:cs="Times New Roman"/>
          <w:bCs/>
          <w:sz w:val="28"/>
          <w:szCs w:val="28"/>
        </w:rPr>
        <w:t xml:space="preserve"> в качестве аргумента метода, и Spring автоматически вставит его (создавая, если он еще не существует)</w:t>
      </w:r>
    </w:p>
    <w:p w14:paraId="7EDC8190"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260. Как читать HTTP заголовки? </w:t>
      </w:r>
    </w:p>
    <w:p w14:paraId="3FC71287" w14:textId="5563BC92" w:rsidR="00DB0A47" w:rsidRDefault="00DB0A47" w:rsidP="005B1549">
      <w:pPr>
        <w:rPr>
          <w:rFonts w:ascii="Times New Roman" w:hAnsi="Times New Roman" w:cs="Times New Roman"/>
          <w:sz w:val="24"/>
          <w:szCs w:val="24"/>
        </w:rPr>
      </w:pPr>
      <w:r w:rsidRPr="00613C94">
        <w:rPr>
          <w:rFonts w:cs="Times New Roman"/>
          <w:bCs/>
          <w:sz w:val="28"/>
          <w:szCs w:val="28"/>
        </w:rPr>
        <w:t>Существует множество способов получить доступ к заголовкам запросов, в зависимости от того, хотите ли вы только один или карту со всеми из них. В любом случае вам нужно аннотировать их с помощью @RequestHeader</w:t>
      </w:r>
    </w:p>
    <w:p w14:paraId="10BEE930"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261. Как получить IP-адрес пользователя? </w:t>
      </w:r>
    </w:p>
    <w:p w14:paraId="617D86BE" w14:textId="77777777" w:rsidR="00DB0A47" w:rsidRPr="00613C94" w:rsidRDefault="00DB0A47" w:rsidP="00DB0A47">
      <w:pPr>
        <w:pStyle w:val="a5"/>
        <w:spacing w:line="360" w:lineRule="auto"/>
        <w:ind w:left="0"/>
        <w:rPr>
          <w:rFonts w:cs="Times New Roman"/>
          <w:bCs/>
          <w:sz w:val="28"/>
          <w:szCs w:val="28"/>
        </w:rPr>
      </w:pPr>
      <w:r w:rsidRPr="00613C94">
        <w:rPr>
          <w:rFonts w:cs="Times New Roman"/>
          <w:bCs/>
          <w:sz w:val="28"/>
          <w:szCs w:val="28"/>
        </w:rPr>
        <w:t xml:space="preserve">Это вопрос с подвохом. Существует метод с именем </w:t>
      </w:r>
      <w:proofErr w:type="spellStart"/>
      <w:r w:rsidRPr="00613C94">
        <w:rPr>
          <w:rFonts w:cs="Times New Roman"/>
          <w:bCs/>
          <w:sz w:val="28"/>
          <w:szCs w:val="28"/>
        </w:rPr>
        <w:t>httpServletRequest.getRemoteAddr</w:t>
      </w:r>
      <w:proofErr w:type="spellEnd"/>
      <w:r w:rsidRPr="00613C94">
        <w:rPr>
          <w:rFonts w:cs="Times New Roman"/>
          <w:bCs/>
          <w:sz w:val="28"/>
          <w:szCs w:val="28"/>
        </w:rPr>
        <w:t xml:space="preserve">(), который, однако, возвращает только IP-адрес пользователя или последнего прокси-сервера, отправившего запрос, в 99,99% случаев это ваш </w:t>
      </w:r>
      <w:proofErr w:type="spellStart"/>
      <w:r w:rsidRPr="00613C94">
        <w:rPr>
          <w:rFonts w:cs="Times New Roman"/>
          <w:bCs/>
          <w:sz w:val="28"/>
          <w:szCs w:val="28"/>
        </w:rPr>
        <w:t>Nginx</w:t>
      </w:r>
      <w:proofErr w:type="spellEnd"/>
      <w:r w:rsidRPr="00613C94">
        <w:rPr>
          <w:rFonts w:cs="Times New Roman"/>
          <w:bCs/>
          <w:sz w:val="28"/>
          <w:szCs w:val="28"/>
        </w:rPr>
        <w:t xml:space="preserve"> или Apache.</w:t>
      </w:r>
    </w:p>
    <w:p w14:paraId="27A70C1A" w14:textId="77777777" w:rsidR="00DB0A47" w:rsidRPr="00613C94" w:rsidRDefault="00DB0A47" w:rsidP="00DB0A47">
      <w:pPr>
        <w:pStyle w:val="a5"/>
        <w:spacing w:line="360" w:lineRule="auto"/>
        <w:ind w:left="0"/>
        <w:rPr>
          <w:rFonts w:cs="Times New Roman"/>
          <w:bCs/>
          <w:sz w:val="28"/>
          <w:szCs w:val="28"/>
          <w:lang w:val="en-US"/>
        </w:rPr>
      </w:pPr>
      <w:r w:rsidRPr="00613C94">
        <w:rPr>
          <w:rFonts w:cs="Times New Roman"/>
          <w:bCs/>
          <w:sz w:val="28"/>
          <w:szCs w:val="28"/>
        </w:rPr>
        <w:t>Следовательно, вам нужно проанализировать заголовок X-</w:t>
      </w:r>
      <w:proofErr w:type="spellStart"/>
      <w:r w:rsidRPr="00613C94">
        <w:rPr>
          <w:rFonts w:cs="Times New Roman"/>
          <w:bCs/>
          <w:sz w:val="28"/>
          <w:szCs w:val="28"/>
        </w:rPr>
        <w:t>Forwarded</w:t>
      </w:r>
      <w:proofErr w:type="spellEnd"/>
      <w:r w:rsidRPr="00613C94">
        <w:rPr>
          <w:rFonts w:cs="Times New Roman"/>
          <w:bCs/>
          <w:sz w:val="28"/>
          <w:szCs w:val="28"/>
        </w:rPr>
        <w:t xml:space="preserve">-For для получения правильного IP-адреса. Но что произойдет, если ваше приложение, кроме того, будет работать за CDN, например </w:t>
      </w:r>
      <w:proofErr w:type="spellStart"/>
      <w:r w:rsidRPr="00613C94">
        <w:rPr>
          <w:rFonts w:cs="Times New Roman"/>
          <w:bCs/>
          <w:sz w:val="28"/>
          <w:szCs w:val="28"/>
        </w:rPr>
        <w:t>CloudFront</w:t>
      </w:r>
      <w:proofErr w:type="spellEnd"/>
      <w:r w:rsidRPr="00613C94">
        <w:rPr>
          <w:rFonts w:cs="Times New Roman"/>
          <w:bCs/>
          <w:sz w:val="28"/>
          <w:szCs w:val="28"/>
        </w:rPr>
        <w:t>? Тогда</w:t>
      </w:r>
      <w:r w:rsidRPr="00613C94">
        <w:rPr>
          <w:rFonts w:cs="Times New Roman"/>
          <w:bCs/>
          <w:sz w:val="28"/>
          <w:szCs w:val="28"/>
          <w:lang w:val="en-US"/>
        </w:rPr>
        <w:t xml:space="preserve"> </w:t>
      </w:r>
      <w:r w:rsidRPr="00613C94">
        <w:rPr>
          <w:rFonts w:cs="Times New Roman"/>
          <w:bCs/>
          <w:sz w:val="28"/>
          <w:szCs w:val="28"/>
        </w:rPr>
        <w:t>ваш</w:t>
      </w:r>
      <w:r w:rsidRPr="00613C94">
        <w:rPr>
          <w:rFonts w:cs="Times New Roman"/>
          <w:bCs/>
          <w:sz w:val="28"/>
          <w:szCs w:val="28"/>
          <w:lang w:val="en-US"/>
        </w:rPr>
        <w:t xml:space="preserve"> X-Forwarded-For </w:t>
      </w:r>
      <w:r w:rsidRPr="00613C94">
        <w:rPr>
          <w:rFonts w:cs="Times New Roman"/>
          <w:bCs/>
          <w:sz w:val="28"/>
          <w:szCs w:val="28"/>
        </w:rPr>
        <w:t>будет</w:t>
      </w:r>
      <w:r w:rsidRPr="00613C94">
        <w:rPr>
          <w:rFonts w:cs="Times New Roman"/>
          <w:bCs/>
          <w:sz w:val="28"/>
          <w:szCs w:val="28"/>
          <w:lang w:val="en-US"/>
        </w:rPr>
        <w:t xml:space="preserve"> </w:t>
      </w:r>
      <w:r w:rsidRPr="00613C94">
        <w:rPr>
          <w:rFonts w:cs="Times New Roman"/>
          <w:bCs/>
          <w:sz w:val="28"/>
          <w:szCs w:val="28"/>
        </w:rPr>
        <w:t>выглядеть</w:t>
      </w:r>
      <w:r w:rsidRPr="00613C94">
        <w:rPr>
          <w:rFonts w:cs="Times New Roman"/>
          <w:bCs/>
          <w:sz w:val="28"/>
          <w:szCs w:val="28"/>
          <w:lang w:val="en-US"/>
        </w:rPr>
        <w:t xml:space="preserve"> </w:t>
      </w:r>
      <w:r w:rsidRPr="00613C94">
        <w:rPr>
          <w:rFonts w:cs="Times New Roman"/>
          <w:bCs/>
          <w:sz w:val="28"/>
          <w:szCs w:val="28"/>
        </w:rPr>
        <w:t>так</w:t>
      </w:r>
      <w:r w:rsidRPr="00613C94">
        <w:rPr>
          <w:rFonts w:cs="Times New Roman"/>
          <w:bCs/>
          <w:sz w:val="28"/>
          <w:szCs w:val="28"/>
          <w:lang w:val="en-US"/>
        </w:rPr>
        <w:t>:</w:t>
      </w:r>
    </w:p>
    <w:p w14:paraId="4E881C8F" w14:textId="77777777" w:rsidR="00DB0A47" w:rsidRPr="00613C94" w:rsidRDefault="00DB0A47" w:rsidP="00DB0A47">
      <w:pPr>
        <w:pStyle w:val="a5"/>
        <w:spacing w:line="360" w:lineRule="auto"/>
        <w:ind w:left="0"/>
        <w:rPr>
          <w:rFonts w:cs="Times New Roman"/>
          <w:bCs/>
          <w:sz w:val="28"/>
          <w:szCs w:val="28"/>
          <w:lang w:val="en-US"/>
        </w:rPr>
      </w:pPr>
      <w:r w:rsidRPr="00613C94">
        <w:rPr>
          <w:rFonts w:cs="Times New Roman"/>
          <w:bCs/>
          <w:sz w:val="28"/>
          <w:szCs w:val="28"/>
          <w:lang w:val="en-US"/>
        </w:rPr>
        <w:t xml:space="preserve">X-Forwarded-For: </w:t>
      </w:r>
      <w:proofErr w:type="spellStart"/>
      <w:r w:rsidRPr="00613C94">
        <w:rPr>
          <w:rFonts w:cs="Times New Roman"/>
          <w:bCs/>
          <w:sz w:val="28"/>
          <w:szCs w:val="28"/>
          <w:lang w:val="en-US"/>
        </w:rPr>
        <w:t>MaybeSomeSpoofedIp</w:t>
      </w:r>
      <w:proofErr w:type="spellEnd"/>
      <w:r w:rsidRPr="00613C94">
        <w:rPr>
          <w:rFonts w:cs="Times New Roman"/>
          <w:bCs/>
          <w:sz w:val="28"/>
          <w:szCs w:val="28"/>
          <w:lang w:val="en-US"/>
        </w:rPr>
        <w:t xml:space="preserve">, </w:t>
      </w:r>
      <w:proofErr w:type="spellStart"/>
      <w:r w:rsidRPr="00613C94">
        <w:rPr>
          <w:rFonts w:cs="Times New Roman"/>
          <w:bCs/>
          <w:sz w:val="28"/>
          <w:szCs w:val="28"/>
          <w:lang w:val="en-US"/>
        </w:rPr>
        <w:t>realIp</w:t>
      </w:r>
      <w:proofErr w:type="spellEnd"/>
      <w:r w:rsidRPr="00613C94">
        <w:rPr>
          <w:rFonts w:cs="Times New Roman"/>
          <w:bCs/>
          <w:sz w:val="28"/>
          <w:szCs w:val="28"/>
          <w:lang w:val="en-US"/>
        </w:rPr>
        <w:t xml:space="preserve">, </w:t>
      </w:r>
      <w:proofErr w:type="spellStart"/>
      <w:r w:rsidRPr="00613C94">
        <w:rPr>
          <w:rFonts w:cs="Times New Roman"/>
          <w:bCs/>
          <w:sz w:val="28"/>
          <w:szCs w:val="28"/>
          <w:lang w:val="en-US"/>
        </w:rPr>
        <w:t>cloudFrontIp</w:t>
      </w:r>
      <w:proofErr w:type="spellEnd"/>
    </w:p>
    <w:p w14:paraId="56BC6EFE" w14:textId="77777777" w:rsidR="00DB0A47" w:rsidRPr="00613C94" w:rsidRDefault="00DB0A47" w:rsidP="00DB0A47">
      <w:pPr>
        <w:pStyle w:val="a5"/>
        <w:spacing w:line="360" w:lineRule="auto"/>
        <w:ind w:left="0"/>
        <w:rPr>
          <w:rFonts w:cs="Times New Roman"/>
          <w:bCs/>
          <w:sz w:val="28"/>
          <w:szCs w:val="28"/>
        </w:rPr>
      </w:pPr>
      <w:r w:rsidRPr="00613C94">
        <w:rPr>
          <w:rFonts w:cs="Times New Roman"/>
          <w:bCs/>
          <w:sz w:val="28"/>
          <w:szCs w:val="28"/>
        </w:rPr>
        <w:t>Проблема в том, что вы не можете прочитать заголовок слева направо, поскольку пользователи могут предоставить и, следовательно, подделать свой собственный заголовок X-</w:t>
      </w:r>
      <w:proofErr w:type="spellStart"/>
      <w:r w:rsidRPr="00613C94">
        <w:rPr>
          <w:rFonts w:cs="Times New Roman"/>
          <w:bCs/>
          <w:sz w:val="28"/>
          <w:szCs w:val="28"/>
        </w:rPr>
        <w:t>Forwarded</w:t>
      </w:r>
      <w:proofErr w:type="spellEnd"/>
      <w:r w:rsidRPr="00613C94">
        <w:rPr>
          <w:rFonts w:cs="Times New Roman"/>
          <w:bCs/>
          <w:sz w:val="28"/>
          <w:szCs w:val="28"/>
        </w:rPr>
        <w:t xml:space="preserve">-For. Вам всегда нужно идти справа налево и исключать все известные IP-адреса. В случае </w:t>
      </w:r>
      <w:proofErr w:type="spellStart"/>
      <w:r w:rsidRPr="00613C94">
        <w:rPr>
          <w:rFonts w:cs="Times New Roman"/>
          <w:bCs/>
          <w:sz w:val="28"/>
          <w:szCs w:val="28"/>
        </w:rPr>
        <w:t>CloudFront</w:t>
      </w:r>
      <w:proofErr w:type="spellEnd"/>
      <w:r w:rsidRPr="00613C94">
        <w:rPr>
          <w:rFonts w:cs="Times New Roman"/>
          <w:bCs/>
          <w:sz w:val="28"/>
          <w:szCs w:val="28"/>
        </w:rPr>
        <w:t xml:space="preserve"> это означает, что вам необходимо знать диапазоны IP-адресов </w:t>
      </w:r>
      <w:proofErr w:type="spellStart"/>
      <w:r w:rsidRPr="00613C94">
        <w:rPr>
          <w:rFonts w:cs="Times New Roman"/>
          <w:bCs/>
          <w:sz w:val="28"/>
          <w:szCs w:val="28"/>
        </w:rPr>
        <w:t>CloudFront</w:t>
      </w:r>
      <w:proofErr w:type="spellEnd"/>
      <w:r w:rsidRPr="00613C94">
        <w:rPr>
          <w:rFonts w:cs="Times New Roman"/>
          <w:bCs/>
          <w:sz w:val="28"/>
          <w:szCs w:val="28"/>
        </w:rPr>
        <w:t xml:space="preserve"> и удалить их из заголовка. Ага!</w:t>
      </w:r>
    </w:p>
    <w:p w14:paraId="15FAE656" w14:textId="77777777" w:rsidR="00DB0A47" w:rsidRPr="00613C94" w:rsidRDefault="00DB0A47" w:rsidP="00DB0A47">
      <w:pPr>
        <w:pStyle w:val="a5"/>
        <w:spacing w:line="360" w:lineRule="auto"/>
        <w:ind w:left="0"/>
        <w:rPr>
          <w:rFonts w:cs="Times New Roman"/>
          <w:bCs/>
          <w:sz w:val="28"/>
          <w:szCs w:val="28"/>
        </w:rPr>
      </w:pPr>
      <w:r w:rsidRPr="00613C94">
        <w:rPr>
          <w:rFonts w:cs="Times New Roman"/>
          <w:bCs/>
          <w:sz w:val="28"/>
          <w:szCs w:val="28"/>
        </w:rPr>
        <w:lastRenderedPageBreak/>
        <w:t>Это приводит к довольно сложному коду, разрешающему IP. Угадайте, сколько п</w:t>
      </w:r>
      <w:r>
        <w:rPr>
          <w:rFonts w:cs="Times New Roman"/>
          <w:bCs/>
          <w:sz w:val="28"/>
          <w:szCs w:val="28"/>
        </w:rPr>
        <w:t>роектов сделали это неправильно!</w:t>
      </w:r>
    </w:p>
    <w:p w14:paraId="55631F79" w14:textId="77777777" w:rsidR="00DB0A47" w:rsidRPr="0037473B"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package </w:t>
      </w:r>
      <w:proofErr w:type="spellStart"/>
      <w:proofErr w:type="gramStart"/>
      <w:r w:rsidRPr="00613C94">
        <w:rPr>
          <w:rFonts w:cs="Times New Roman"/>
          <w:bCs/>
          <w:sz w:val="28"/>
          <w:szCs w:val="28"/>
          <w:lang w:val="en-US"/>
        </w:rPr>
        <w:t>com.marcobehler</w:t>
      </w:r>
      <w:proofErr w:type="gramEnd"/>
      <w:r w:rsidRPr="00613C94">
        <w:rPr>
          <w:rFonts w:cs="Times New Roman"/>
          <w:bCs/>
          <w:sz w:val="28"/>
          <w:szCs w:val="28"/>
          <w:lang w:val="en-US"/>
        </w:rPr>
        <w:t>.springmvcarticle</w:t>
      </w:r>
      <w:proofErr w:type="spellEnd"/>
      <w:r w:rsidRPr="00613C94">
        <w:rPr>
          <w:rFonts w:cs="Times New Roman"/>
          <w:bCs/>
          <w:sz w:val="28"/>
          <w:szCs w:val="28"/>
          <w:lang w:val="en-US"/>
        </w:rPr>
        <w:t>;</w:t>
      </w:r>
    </w:p>
    <w:p w14:paraId="56BB4191"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import </w:t>
      </w:r>
      <w:proofErr w:type="spellStart"/>
      <w:proofErr w:type="gramStart"/>
      <w:r w:rsidRPr="00613C94">
        <w:rPr>
          <w:rFonts w:cs="Times New Roman"/>
          <w:bCs/>
          <w:sz w:val="28"/>
          <w:szCs w:val="28"/>
          <w:lang w:val="en-US"/>
        </w:rPr>
        <w:t>org.springframework.web.bind</w:t>
      </w:r>
      <w:proofErr w:type="gramEnd"/>
      <w:r w:rsidRPr="00613C94">
        <w:rPr>
          <w:rFonts w:cs="Times New Roman"/>
          <w:bCs/>
          <w:sz w:val="28"/>
          <w:szCs w:val="28"/>
          <w:lang w:val="en-US"/>
        </w:rPr>
        <w:t>.annotation.GetMapping</w:t>
      </w:r>
      <w:proofErr w:type="spellEnd"/>
      <w:r w:rsidRPr="00613C94">
        <w:rPr>
          <w:rFonts w:cs="Times New Roman"/>
          <w:bCs/>
          <w:sz w:val="28"/>
          <w:szCs w:val="28"/>
          <w:lang w:val="en-US"/>
        </w:rPr>
        <w:t>;</w:t>
      </w:r>
    </w:p>
    <w:p w14:paraId="68CF44F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import </w:t>
      </w:r>
      <w:proofErr w:type="spellStart"/>
      <w:proofErr w:type="gramStart"/>
      <w:r w:rsidRPr="00613C94">
        <w:rPr>
          <w:rFonts w:cs="Times New Roman"/>
          <w:bCs/>
          <w:sz w:val="28"/>
          <w:szCs w:val="28"/>
          <w:lang w:val="en-US"/>
        </w:rPr>
        <w:t>org.springframework.web.bind</w:t>
      </w:r>
      <w:proofErr w:type="gramEnd"/>
      <w:r w:rsidRPr="00613C94">
        <w:rPr>
          <w:rFonts w:cs="Times New Roman"/>
          <w:bCs/>
          <w:sz w:val="28"/>
          <w:szCs w:val="28"/>
          <w:lang w:val="en-US"/>
        </w:rPr>
        <w:t>.annotation.RestController</w:t>
      </w:r>
      <w:proofErr w:type="spellEnd"/>
      <w:r w:rsidRPr="00613C94">
        <w:rPr>
          <w:rFonts w:cs="Times New Roman"/>
          <w:bCs/>
          <w:sz w:val="28"/>
          <w:szCs w:val="28"/>
          <w:lang w:val="en-US"/>
        </w:rPr>
        <w:t>;</w:t>
      </w:r>
    </w:p>
    <w:p w14:paraId="7296C4FF"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import </w:t>
      </w:r>
      <w:proofErr w:type="spellStart"/>
      <w:proofErr w:type="gramStart"/>
      <w:r w:rsidRPr="00613C94">
        <w:rPr>
          <w:rFonts w:cs="Times New Roman"/>
          <w:bCs/>
          <w:sz w:val="28"/>
          <w:szCs w:val="28"/>
          <w:lang w:val="en-US"/>
        </w:rPr>
        <w:t>javax.servlet</w:t>
      </w:r>
      <w:proofErr w:type="gramEnd"/>
      <w:r w:rsidRPr="00613C94">
        <w:rPr>
          <w:rFonts w:cs="Times New Roman"/>
          <w:bCs/>
          <w:sz w:val="28"/>
          <w:szCs w:val="28"/>
          <w:lang w:val="en-US"/>
        </w:rPr>
        <w:t>.http.HttpServletRequest</w:t>
      </w:r>
      <w:proofErr w:type="spellEnd"/>
      <w:r w:rsidRPr="00613C94">
        <w:rPr>
          <w:rFonts w:cs="Times New Roman"/>
          <w:bCs/>
          <w:sz w:val="28"/>
          <w:szCs w:val="28"/>
          <w:lang w:val="en-US"/>
        </w:rPr>
        <w:t>;</w:t>
      </w:r>
    </w:p>
    <w:p w14:paraId="1D106D17"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@RestController</w:t>
      </w:r>
    </w:p>
    <w:p w14:paraId="1A35C7FA"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public class </w:t>
      </w:r>
      <w:proofErr w:type="spellStart"/>
      <w:r w:rsidRPr="00613C94">
        <w:rPr>
          <w:rFonts w:cs="Times New Roman"/>
          <w:bCs/>
          <w:sz w:val="28"/>
          <w:szCs w:val="28"/>
          <w:lang w:val="en-US"/>
        </w:rPr>
        <w:t>IpController</w:t>
      </w:r>
      <w:proofErr w:type="spellEnd"/>
      <w:r w:rsidRPr="00613C94">
        <w:rPr>
          <w:rFonts w:cs="Times New Roman"/>
          <w:bCs/>
          <w:sz w:val="28"/>
          <w:szCs w:val="28"/>
          <w:lang w:val="en-US"/>
        </w:rPr>
        <w:t xml:space="preserve"> {</w:t>
      </w:r>
    </w:p>
    <w:p w14:paraId="1C457347" w14:textId="77777777" w:rsidR="00DB0A47" w:rsidRPr="00613C94" w:rsidRDefault="00DB0A47" w:rsidP="00DB0A47">
      <w:pPr>
        <w:pStyle w:val="a5"/>
        <w:spacing w:line="240" w:lineRule="auto"/>
        <w:ind w:left="0"/>
        <w:rPr>
          <w:rFonts w:cs="Times New Roman"/>
          <w:bCs/>
          <w:sz w:val="28"/>
          <w:szCs w:val="28"/>
          <w:lang w:val="en-US"/>
        </w:rPr>
      </w:pPr>
    </w:p>
    <w:p w14:paraId="2F6419C6"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private static final </w:t>
      </w:r>
      <w:proofErr w:type="gramStart"/>
      <w:r w:rsidRPr="00613C94">
        <w:rPr>
          <w:rFonts w:cs="Times New Roman"/>
          <w:bCs/>
          <w:sz w:val="28"/>
          <w:szCs w:val="28"/>
          <w:lang w:val="en-US"/>
        </w:rPr>
        <w:t>String[</w:t>
      </w:r>
      <w:proofErr w:type="gramEnd"/>
      <w:r w:rsidRPr="00613C94">
        <w:rPr>
          <w:rFonts w:cs="Times New Roman"/>
          <w:bCs/>
          <w:sz w:val="28"/>
          <w:szCs w:val="28"/>
          <w:lang w:val="en-US"/>
        </w:rPr>
        <w:t>] HEADERS_TO_TRY = {</w:t>
      </w:r>
    </w:p>
    <w:p w14:paraId="2E3D9680"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"X-Forwarded-For",</w:t>
      </w:r>
    </w:p>
    <w:p w14:paraId="0BC3709D"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"Proxy-Client-IP",</w:t>
      </w:r>
    </w:p>
    <w:p w14:paraId="63C3EEC8"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"WL-Proxy-Client-IP",</w:t>
      </w:r>
    </w:p>
    <w:p w14:paraId="6EAC4DE3"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"HTTP_X_FORWARDED_FOR",</w:t>
      </w:r>
    </w:p>
    <w:p w14:paraId="6334F87F"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"HTTP_X_FORWARDED",</w:t>
      </w:r>
    </w:p>
    <w:p w14:paraId="022E03DF"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"HTTP_X_CLUSTER_CLIENT_IP",</w:t>
      </w:r>
    </w:p>
    <w:p w14:paraId="3A572C6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"HTTP_CLIENT_IP",</w:t>
      </w:r>
    </w:p>
    <w:p w14:paraId="3D4FFDB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"HTTP_FORWARDED_FOR",</w:t>
      </w:r>
    </w:p>
    <w:p w14:paraId="40C5DF40"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"HTTP_FORWARDED",</w:t>
      </w:r>
    </w:p>
    <w:p w14:paraId="02127ECF"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"HTTP_VIA",</w:t>
      </w:r>
    </w:p>
    <w:p w14:paraId="1A97758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"REMOTE_ADDR"};</w:t>
      </w:r>
    </w:p>
    <w:p w14:paraId="3F84D44D" w14:textId="77777777" w:rsidR="00DB0A47" w:rsidRPr="00613C94" w:rsidRDefault="00DB0A47" w:rsidP="00DB0A47">
      <w:pPr>
        <w:pStyle w:val="a5"/>
        <w:spacing w:line="240" w:lineRule="auto"/>
        <w:ind w:left="0"/>
        <w:rPr>
          <w:rFonts w:cs="Times New Roman"/>
          <w:bCs/>
          <w:sz w:val="28"/>
          <w:szCs w:val="28"/>
          <w:lang w:val="en-US"/>
        </w:rPr>
      </w:pPr>
    </w:p>
    <w:p w14:paraId="65D15C0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@GetMapping("/ip")</w:t>
      </w:r>
    </w:p>
    <w:p w14:paraId="2BC51C8A"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public String </w:t>
      </w:r>
      <w:proofErr w:type="spellStart"/>
      <w:proofErr w:type="gramStart"/>
      <w:r w:rsidRPr="00613C94">
        <w:rPr>
          <w:rFonts w:cs="Times New Roman"/>
          <w:bCs/>
          <w:sz w:val="28"/>
          <w:szCs w:val="28"/>
          <w:lang w:val="en-US"/>
        </w:rPr>
        <w:t>getClientIpAddress</w:t>
      </w:r>
      <w:proofErr w:type="spellEnd"/>
      <w:r w:rsidRPr="00613C94">
        <w:rPr>
          <w:rFonts w:cs="Times New Roman"/>
          <w:bCs/>
          <w:sz w:val="28"/>
          <w:szCs w:val="28"/>
          <w:lang w:val="en-US"/>
        </w:rPr>
        <w:t>(</w:t>
      </w:r>
      <w:proofErr w:type="spellStart"/>
      <w:proofErr w:type="gramEnd"/>
      <w:r w:rsidRPr="00613C94">
        <w:rPr>
          <w:rFonts w:cs="Times New Roman"/>
          <w:bCs/>
          <w:sz w:val="28"/>
          <w:szCs w:val="28"/>
          <w:lang w:val="en-US"/>
        </w:rPr>
        <w:t>HttpServletRequest</w:t>
      </w:r>
      <w:proofErr w:type="spellEnd"/>
      <w:r w:rsidRPr="00613C94">
        <w:rPr>
          <w:rFonts w:cs="Times New Roman"/>
          <w:bCs/>
          <w:sz w:val="28"/>
          <w:szCs w:val="28"/>
          <w:lang w:val="en-US"/>
        </w:rPr>
        <w:t xml:space="preserve"> request) {</w:t>
      </w:r>
    </w:p>
    <w:p w14:paraId="43E4AE5A"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for (String </w:t>
      </w:r>
      <w:proofErr w:type="gramStart"/>
      <w:r w:rsidRPr="00613C94">
        <w:rPr>
          <w:rFonts w:cs="Times New Roman"/>
          <w:bCs/>
          <w:sz w:val="28"/>
          <w:szCs w:val="28"/>
          <w:lang w:val="en-US"/>
        </w:rPr>
        <w:t>header :</w:t>
      </w:r>
      <w:proofErr w:type="gramEnd"/>
      <w:r w:rsidRPr="00613C94">
        <w:rPr>
          <w:rFonts w:cs="Times New Roman"/>
          <w:bCs/>
          <w:sz w:val="28"/>
          <w:szCs w:val="28"/>
          <w:lang w:val="en-US"/>
        </w:rPr>
        <w:t xml:space="preserve"> HEADERS_TO_TRY) {</w:t>
      </w:r>
    </w:p>
    <w:p w14:paraId="370192D4"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String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 </w:t>
      </w:r>
      <w:proofErr w:type="spellStart"/>
      <w:proofErr w:type="gramStart"/>
      <w:r w:rsidRPr="00613C94">
        <w:rPr>
          <w:rFonts w:cs="Times New Roman"/>
          <w:bCs/>
          <w:sz w:val="28"/>
          <w:szCs w:val="28"/>
          <w:lang w:val="en-US"/>
        </w:rPr>
        <w:t>request.getHeader</w:t>
      </w:r>
      <w:proofErr w:type="spellEnd"/>
      <w:proofErr w:type="gramEnd"/>
      <w:r w:rsidRPr="00613C94">
        <w:rPr>
          <w:rFonts w:cs="Times New Roman"/>
          <w:bCs/>
          <w:sz w:val="28"/>
          <w:szCs w:val="28"/>
          <w:lang w:val="en-US"/>
        </w:rPr>
        <w:t>(header);</w:t>
      </w:r>
    </w:p>
    <w:p w14:paraId="526AAA94"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if (</w:t>
      </w:r>
      <w:proofErr w:type="spellStart"/>
      <w:proofErr w:type="gramStart"/>
      <w:r w:rsidRPr="00613C94">
        <w:rPr>
          <w:rFonts w:cs="Times New Roman"/>
          <w:bCs/>
          <w:sz w:val="28"/>
          <w:szCs w:val="28"/>
          <w:lang w:val="en-US"/>
        </w:rPr>
        <w:t>ip</w:t>
      </w:r>
      <w:proofErr w:type="spellEnd"/>
      <w:r w:rsidRPr="00613C94">
        <w:rPr>
          <w:rFonts w:cs="Times New Roman"/>
          <w:bCs/>
          <w:sz w:val="28"/>
          <w:szCs w:val="28"/>
          <w:lang w:val="en-US"/>
        </w:rPr>
        <w:t xml:space="preserve"> !</w:t>
      </w:r>
      <w:proofErr w:type="gramEnd"/>
      <w:r w:rsidRPr="00613C94">
        <w:rPr>
          <w:rFonts w:cs="Times New Roman"/>
          <w:bCs/>
          <w:sz w:val="28"/>
          <w:szCs w:val="28"/>
          <w:lang w:val="en-US"/>
        </w:rPr>
        <w:t xml:space="preserve">= null &amp;&amp; </w:t>
      </w:r>
      <w:proofErr w:type="spellStart"/>
      <w:r w:rsidRPr="00613C94">
        <w:rPr>
          <w:rFonts w:cs="Times New Roman"/>
          <w:bCs/>
          <w:sz w:val="28"/>
          <w:szCs w:val="28"/>
          <w:lang w:val="en-US"/>
        </w:rPr>
        <w:t>ip.length</w:t>
      </w:r>
      <w:proofErr w:type="spellEnd"/>
      <w:r w:rsidRPr="00613C94">
        <w:rPr>
          <w:rFonts w:cs="Times New Roman"/>
          <w:bCs/>
          <w:sz w:val="28"/>
          <w:szCs w:val="28"/>
          <w:lang w:val="en-US"/>
        </w:rPr>
        <w:t>() != 0 &amp;&amp; !"unknown".</w:t>
      </w:r>
      <w:proofErr w:type="spellStart"/>
      <w:r w:rsidRPr="00613C94">
        <w:rPr>
          <w:rFonts w:cs="Times New Roman"/>
          <w:bCs/>
          <w:sz w:val="28"/>
          <w:szCs w:val="28"/>
          <w:lang w:val="en-US"/>
        </w:rPr>
        <w:t>equalsIgnoreCase</w:t>
      </w:r>
      <w:proofErr w:type="spellEnd"/>
      <w:r w:rsidRPr="00613C94">
        <w:rPr>
          <w:rFonts w:cs="Times New Roman"/>
          <w:bCs/>
          <w:sz w:val="28"/>
          <w:szCs w:val="28"/>
          <w:lang w:val="en-US"/>
        </w:rPr>
        <w:t>(</w:t>
      </w:r>
      <w:proofErr w:type="spellStart"/>
      <w:r w:rsidRPr="00613C94">
        <w:rPr>
          <w:rFonts w:cs="Times New Roman"/>
          <w:bCs/>
          <w:sz w:val="28"/>
          <w:szCs w:val="28"/>
          <w:lang w:val="en-US"/>
        </w:rPr>
        <w:t>ip</w:t>
      </w:r>
      <w:proofErr w:type="spellEnd"/>
      <w:r w:rsidRPr="00613C94">
        <w:rPr>
          <w:rFonts w:cs="Times New Roman"/>
          <w:bCs/>
          <w:sz w:val="28"/>
          <w:szCs w:val="28"/>
          <w:lang w:val="en-US"/>
        </w:rPr>
        <w:t>)) {</w:t>
      </w:r>
    </w:p>
    <w:p w14:paraId="611EC841"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return </w:t>
      </w:r>
      <w:proofErr w:type="spellStart"/>
      <w:r w:rsidRPr="00613C94">
        <w:rPr>
          <w:rFonts w:cs="Times New Roman"/>
          <w:bCs/>
          <w:sz w:val="28"/>
          <w:szCs w:val="28"/>
          <w:lang w:val="en-US"/>
        </w:rPr>
        <w:t>getRealClientIpAddress</w:t>
      </w:r>
      <w:proofErr w:type="spellEnd"/>
      <w:r w:rsidRPr="00613C94">
        <w:rPr>
          <w:rFonts w:cs="Times New Roman"/>
          <w:bCs/>
          <w:sz w:val="28"/>
          <w:szCs w:val="28"/>
          <w:lang w:val="en-US"/>
        </w:rPr>
        <w:t>(</w:t>
      </w:r>
      <w:proofErr w:type="spellStart"/>
      <w:r w:rsidRPr="00613C94">
        <w:rPr>
          <w:rFonts w:cs="Times New Roman"/>
          <w:bCs/>
          <w:sz w:val="28"/>
          <w:szCs w:val="28"/>
          <w:lang w:val="en-US"/>
        </w:rPr>
        <w:t>ip</w:t>
      </w:r>
      <w:proofErr w:type="spellEnd"/>
      <w:r w:rsidRPr="00613C94">
        <w:rPr>
          <w:rFonts w:cs="Times New Roman"/>
          <w:bCs/>
          <w:sz w:val="28"/>
          <w:szCs w:val="28"/>
          <w:lang w:val="en-US"/>
        </w:rPr>
        <w:t>);</w:t>
      </w:r>
    </w:p>
    <w:p w14:paraId="74F5534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0289D48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7CABA00D"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return </w:t>
      </w:r>
      <w:proofErr w:type="spellStart"/>
      <w:proofErr w:type="gramStart"/>
      <w:r w:rsidRPr="00613C94">
        <w:rPr>
          <w:rFonts w:cs="Times New Roman"/>
          <w:bCs/>
          <w:sz w:val="28"/>
          <w:szCs w:val="28"/>
          <w:lang w:val="en-US"/>
        </w:rPr>
        <w:t>request.getRemoteAddr</w:t>
      </w:r>
      <w:proofErr w:type="spellEnd"/>
      <w:proofErr w:type="gramEnd"/>
      <w:r w:rsidRPr="00613C94">
        <w:rPr>
          <w:rFonts w:cs="Times New Roman"/>
          <w:bCs/>
          <w:sz w:val="28"/>
          <w:szCs w:val="28"/>
          <w:lang w:val="en-US"/>
        </w:rPr>
        <w:t>();</w:t>
      </w:r>
    </w:p>
    <w:p w14:paraId="5F27FE78"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1C5A3A28" w14:textId="77777777" w:rsidR="00DB0A47" w:rsidRPr="00613C94" w:rsidRDefault="00DB0A47" w:rsidP="00DB0A47">
      <w:pPr>
        <w:pStyle w:val="a5"/>
        <w:spacing w:line="240" w:lineRule="auto"/>
        <w:ind w:left="0"/>
        <w:rPr>
          <w:rFonts w:cs="Times New Roman"/>
          <w:bCs/>
          <w:sz w:val="28"/>
          <w:szCs w:val="28"/>
          <w:lang w:val="en-US"/>
        </w:rPr>
      </w:pPr>
    </w:p>
    <w:p w14:paraId="4C75CDF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5E6BA132"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Goes through the supplied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string (could be one or multiple). Traverses it through the right side...</w:t>
      </w:r>
    </w:p>
    <w:p w14:paraId="6213EFE7"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w:t>
      </w:r>
      <w:proofErr w:type="gramStart"/>
      <w:r w:rsidRPr="00613C94">
        <w:rPr>
          <w:rFonts w:cs="Times New Roman"/>
          <w:bCs/>
          <w:sz w:val="28"/>
          <w:szCs w:val="28"/>
          <w:lang w:val="en-US"/>
        </w:rPr>
        <w:t>and</w:t>
      </w:r>
      <w:proofErr w:type="gramEnd"/>
      <w:r w:rsidRPr="00613C94">
        <w:rPr>
          <w:rFonts w:cs="Times New Roman"/>
          <w:bCs/>
          <w:sz w:val="28"/>
          <w:szCs w:val="28"/>
          <w:lang w:val="en-US"/>
        </w:rPr>
        <w:t xml:space="preserve"> removes any known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address ranges</w:t>
      </w:r>
    </w:p>
    <w:p w14:paraId="31E74A9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1126066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@param </w:t>
      </w:r>
      <w:proofErr w:type="spellStart"/>
      <w:r w:rsidRPr="00613C94">
        <w:rPr>
          <w:rFonts w:cs="Times New Roman"/>
          <w:bCs/>
          <w:sz w:val="28"/>
          <w:szCs w:val="28"/>
          <w:lang w:val="en-US"/>
        </w:rPr>
        <w:t>ipString</w:t>
      </w:r>
      <w:proofErr w:type="spellEnd"/>
    </w:p>
    <w:p w14:paraId="7AD0A56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@return</w:t>
      </w:r>
    </w:p>
    <w:p w14:paraId="3166A0FC"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493AB67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lastRenderedPageBreak/>
        <w:t xml:space="preserve">    public String </w:t>
      </w:r>
      <w:proofErr w:type="spellStart"/>
      <w:proofErr w:type="gramStart"/>
      <w:r w:rsidRPr="00613C94">
        <w:rPr>
          <w:rFonts w:cs="Times New Roman"/>
          <w:bCs/>
          <w:sz w:val="28"/>
          <w:szCs w:val="28"/>
          <w:lang w:val="en-US"/>
        </w:rPr>
        <w:t>getRealClientIpAddress</w:t>
      </w:r>
      <w:proofErr w:type="spellEnd"/>
      <w:r w:rsidRPr="00613C94">
        <w:rPr>
          <w:rFonts w:cs="Times New Roman"/>
          <w:bCs/>
          <w:sz w:val="28"/>
          <w:szCs w:val="28"/>
          <w:lang w:val="en-US"/>
        </w:rPr>
        <w:t>(</w:t>
      </w:r>
      <w:proofErr w:type="gramEnd"/>
      <w:r w:rsidRPr="00613C94">
        <w:rPr>
          <w:rFonts w:cs="Times New Roman"/>
          <w:bCs/>
          <w:sz w:val="28"/>
          <w:szCs w:val="28"/>
          <w:lang w:val="en-US"/>
        </w:rPr>
        <w:t xml:space="preserve">String </w:t>
      </w:r>
      <w:proofErr w:type="spellStart"/>
      <w:r w:rsidRPr="00613C94">
        <w:rPr>
          <w:rFonts w:cs="Times New Roman"/>
          <w:bCs/>
          <w:sz w:val="28"/>
          <w:szCs w:val="28"/>
          <w:lang w:val="en-US"/>
        </w:rPr>
        <w:t>ipString</w:t>
      </w:r>
      <w:proofErr w:type="spellEnd"/>
      <w:r w:rsidRPr="00613C94">
        <w:rPr>
          <w:rFonts w:cs="Times New Roman"/>
          <w:bCs/>
          <w:sz w:val="28"/>
          <w:szCs w:val="28"/>
          <w:lang w:val="en-US"/>
        </w:rPr>
        <w:t>) {</w:t>
      </w:r>
    </w:p>
    <w:p w14:paraId="6C77DC88" w14:textId="77777777" w:rsidR="00DB0A47" w:rsidRPr="00294708"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roofErr w:type="gramStart"/>
      <w:r w:rsidRPr="00294708">
        <w:rPr>
          <w:rFonts w:cs="Times New Roman"/>
          <w:bCs/>
          <w:sz w:val="28"/>
          <w:szCs w:val="28"/>
          <w:lang w:val="en-US"/>
        </w:rPr>
        <w:t>String[</w:t>
      </w:r>
      <w:proofErr w:type="gramEnd"/>
      <w:r w:rsidRPr="00294708">
        <w:rPr>
          <w:rFonts w:cs="Times New Roman"/>
          <w:bCs/>
          <w:sz w:val="28"/>
          <w:szCs w:val="28"/>
          <w:lang w:val="en-US"/>
        </w:rPr>
        <w:t xml:space="preserve">] </w:t>
      </w:r>
      <w:proofErr w:type="spellStart"/>
      <w:r w:rsidRPr="00294708">
        <w:rPr>
          <w:rFonts w:cs="Times New Roman"/>
          <w:bCs/>
          <w:sz w:val="28"/>
          <w:szCs w:val="28"/>
          <w:lang w:val="en-US"/>
        </w:rPr>
        <w:t>manyPossibleIps</w:t>
      </w:r>
      <w:proofErr w:type="spellEnd"/>
      <w:r w:rsidRPr="00294708">
        <w:rPr>
          <w:rFonts w:cs="Times New Roman"/>
          <w:bCs/>
          <w:sz w:val="28"/>
          <w:szCs w:val="28"/>
          <w:lang w:val="en-US"/>
        </w:rPr>
        <w:t xml:space="preserve"> = </w:t>
      </w:r>
      <w:proofErr w:type="spellStart"/>
      <w:r w:rsidRPr="00294708">
        <w:rPr>
          <w:rFonts w:cs="Times New Roman"/>
          <w:bCs/>
          <w:sz w:val="28"/>
          <w:szCs w:val="28"/>
          <w:lang w:val="en-US"/>
        </w:rPr>
        <w:t>ipString.split</w:t>
      </w:r>
      <w:proofErr w:type="spellEnd"/>
      <w:r w:rsidRPr="00294708">
        <w:rPr>
          <w:rFonts w:cs="Times New Roman"/>
          <w:bCs/>
          <w:sz w:val="28"/>
          <w:szCs w:val="28"/>
          <w:lang w:val="en-US"/>
        </w:rPr>
        <w:t>(",");</w:t>
      </w:r>
    </w:p>
    <w:p w14:paraId="4D5448AA" w14:textId="77777777" w:rsidR="00DB0A47" w:rsidRPr="00294708" w:rsidRDefault="00DB0A47" w:rsidP="00DB0A47">
      <w:pPr>
        <w:pStyle w:val="a5"/>
        <w:spacing w:line="240" w:lineRule="auto"/>
        <w:ind w:left="0"/>
        <w:rPr>
          <w:rFonts w:cs="Times New Roman"/>
          <w:bCs/>
          <w:sz w:val="28"/>
          <w:szCs w:val="28"/>
          <w:lang w:val="en-US"/>
        </w:rPr>
      </w:pPr>
    </w:p>
    <w:p w14:paraId="357473F5"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for (int </w:t>
      </w:r>
      <w:proofErr w:type="spellStart"/>
      <w:r w:rsidRPr="00613C94">
        <w:rPr>
          <w:rFonts w:cs="Times New Roman"/>
          <w:bCs/>
          <w:sz w:val="28"/>
          <w:szCs w:val="28"/>
          <w:lang w:val="en-US"/>
        </w:rPr>
        <w:t>i</w:t>
      </w:r>
      <w:proofErr w:type="spellEnd"/>
      <w:r w:rsidRPr="00613C94">
        <w:rPr>
          <w:rFonts w:cs="Times New Roman"/>
          <w:bCs/>
          <w:sz w:val="28"/>
          <w:szCs w:val="28"/>
          <w:lang w:val="en-US"/>
        </w:rPr>
        <w:t xml:space="preserve"> = </w:t>
      </w:r>
      <w:proofErr w:type="spellStart"/>
      <w:r w:rsidRPr="00613C94">
        <w:rPr>
          <w:rFonts w:cs="Times New Roman"/>
          <w:bCs/>
          <w:sz w:val="28"/>
          <w:szCs w:val="28"/>
          <w:lang w:val="en-US"/>
        </w:rPr>
        <w:t>manyPossibleIps.length</w:t>
      </w:r>
      <w:proofErr w:type="spellEnd"/>
      <w:r w:rsidRPr="00613C94">
        <w:rPr>
          <w:rFonts w:cs="Times New Roman"/>
          <w:bCs/>
          <w:sz w:val="28"/>
          <w:szCs w:val="28"/>
          <w:lang w:val="en-US"/>
        </w:rPr>
        <w:t xml:space="preserve"> - 1; </w:t>
      </w:r>
      <w:proofErr w:type="spellStart"/>
      <w:r w:rsidRPr="00613C94">
        <w:rPr>
          <w:rFonts w:cs="Times New Roman"/>
          <w:bCs/>
          <w:sz w:val="28"/>
          <w:szCs w:val="28"/>
          <w:lang w:val="en-US"/>
        </w:rPr>
        <w:t>i</w:t>
      </w:r>
      <w:proofErr w:type="spellEnd"/>
      <w:r w:rsidRPr="00613C94">
        <w:rPr>
          <w:rFonts w:cs="Times New Roman"/>
          <w:bCs/>
          <w:sz w:val="28"/>
          <w:szCs w:val="28"/>
          <w:lang w:val="en-US"/>
        </w:rPr>
        <w:t xml:space="preserve"> &gt;= 0; </w:t>
      </w:r>
      <w:proofErr w:type="spellStart"/>
      <w:r w:rsidRPr="00613C94">
        <w:rPr>
          <w:rFonts w:cs="Times New Roman"/>
          <w:bCs/>
          <w:sz w:val="28"/>
          <w:szCs w:val="28"/>
          <w:lang w:val="en-US"/>
        </w:rPr>
        <w:t>i</w:t>
      </w:r>
      <w:proofErr w:type="spellEnd"/>
      <w:r w:rsidRPr="00613C94">
        <w:rPr>
          <w:rFonts w:cs="Times New Roman"/>
          <w:bCs/>
          <w:sz w:val="28"/>
          <w:szCs w:val="28"/>
          <w:lang w:val="en-US"/>
        </w:rPr>
        <w:t>--) {</w:t>
      </w:r>
    </w:p>
    <w:p w14:paraId="4F913B72"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String </w:t>
      </w:r>
      <w:proofErr w:type="spellStart"/>
      <w:r w:rsidRPr="00613C94">
        <w:rPr>
          <w:rFonts w:cs="Times New Roman"/>
          <w:bCs/>
          <w:sz w:val="28"/>
          <w:szCs w:val="28"/>
          <w:lang w:val="en-US"/>
        </w:rPr>
        <w:t>rightMostIp</w:t>
      </w:r>
      <w:proofErr w:type="spellEnd"/>
      <w:r w:rsidRPr="00613C94">
        <w:rPr>
          <w:rFonts w:cs="Times New Roman"/>
          <w:bCs/>
          <w:sz w:val="28"/>
          <w:szCs w:val="28"/>
          <w:lang w:val="en-US"/>
        </w:rPr>
        <w:t xml:space="preserve"> = </w:t>
      </w:r>
      <w:proofErr w:type="spellStart"/>
      <w:r w:rsidRPr="00613C94">
        <w:rPr>
          <w:rFonts w:cs="Times New Roman"/>
          <w:bCs/>
          <w:sz w:val="28"/>
          <w:szCs w:val="28"/>
          <w:lang w:val="en-US"/>
        </w:rPr>
        <w:t>manyPossibleIps</w:t>
      </w:r>
      <w:proofErr w:type="spellEnd"/>
      <w:r w:rsidRPr="00613C94">
        <w:rPr>
          <w:rFonts w:cs="Times New Roman"/>
          <w:bCs/>
          <w:sz w:val="28"/>
          <w:szCs w:val="28"/>
          <w:lang w:val="en-US"/>
        </w:rPr>
        <w:t>[</w:t>
      </w:r>
      <w:proofErr w:type="spellStart"/>
      <w:r w:rsidRPr="00613C94">
        <w:rPr>
          <w:rFonts w:cs="Times New Roman"/>
          <w:bCs/>
          <w:sz w:val="28"/>
          <w:szCs w:val="28"/>
          <w:lang w:val="en-US"/>
        </w:rPr>
        <w:t>i</w:t>
      </w:r>
      <w:proofErr w:type="spellEnd"/>
      <w:proofErr w:type="gramStart"/>
      <w:r w:rsidRPr="00613C94">
        <w:rPr>
          <w:rFonts w:cs="Times New Roman"/>
          <w:bCs/>
          <w:sz w:val="28"/>
          <w:szCs w:val="28"/>
          <w:lang w:val="en-US"/>
        </w:rPr>
        <w:t>].trim</w:t>
      </w:r>
      <w:proofErr w:type="gramEnd"/>
      <w:r w:rsidRPr="00613C94">
        <w:rPr>
          <w:rFonts w:cs="Times New Roman"/>
          <w:bCs/>
          <w:sz w:val="28"/>
          <w:szCs w:val="28"/>
          <w:lang w:val="en-US"/>
        </w:rPr>
        <w:t>();</w:t>
      </w:r>
    </w:p>
    <w:p w14:paraId="11A25C2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if (</w:t>
      </w:r>
      <w:proofErr w:type="spellStart"/>
      <w:r w:rsidRPr="00613C94">
        <w:rPr>
          <w:rFonts w:cs="Times New Roman"/>
          <w:bCs/>
          <w:sz w:val="28"/>
          <w:szCs w:val="28"/>
          <w:lang w:val="en-US"/>
        </w:rPr>
        <w:t>isKnownAddress</w:t>
      </w:r>
      <w:proofErr w:type="spellEnd"/>
      <w:r w:rsidRPr="00613C94">
        <w:rPr>
          <w:rFonts w:cs="Times New Roman"/>
          <w:bCs/>
          <w:sz w:val="28"/>
          <w:szCs w:val="28"/>
          <w:lang w:val="en-US"/>
        </w:rPr>
        <w:t>(</w:t>
      </w:r>
      <w:proofErr w:type="spellStart"/>
      <w:r w:rsidRPr="00613C94">
        <w:rPr>
          <w:rFonts w:cs="Times New Roman"/>
          <w:bCs/>
          <w:sz w:val="28"/>
          <w:szCs w:val="28"/>
          <w:lang w:val="en-US"/>
        </w:rPr>
        <w:t>rightMostIp</w:t>
      </w:r>
      <w:proofErr w:type="spellEnd"/>
      <w:r w:rsidRPr="00613C94">
        <w:rPr>
          <w:rFonts w:cs="Times New Roman"/>
          <w:bCs/>
          <w:sz w:val="28"/>
          <w:szCs w:val="28"/>
          <w:lang w:val="en-US"/>
        </w:rPr>
        <w:t>)) {</w:t>
      </w:r>
    </w:p>
    <w:p w14:paraId="1CB638E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continue; // skip this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as it is trusted</w:t>
      </w:r>
    </w:p>
    <w:p w14:paraId="15B1F5F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else {</w:t>
      </w:r>
    </w:p>
    <w:p w14:paraId="67361531"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return </w:t>
      </w:r>
      <w:proofErr w:type="spellStart"/>
      <w:r w:rsidRPr="00613C94">
        <w:rPr>
          <w:rFonts w:cs="Times New Roman"/>
          <w:bCs/>
          <w:sz w:val="28"/>
          <w:szCs w:val="28"/>
          <w:lang w:val="en-US"/>
        </w:rPr>
        <w:t>rightMostIp</w:t>
      </w:r>
      <w:proofErr w:type="spellEnd"/>
      <w:r w:rsidRPr="00613C94">
        <w:rPr>
          <w:rFonts w:cs="Times New Roman"/>
          <w:bCs/>
          <w:sz w:val="28"/>
          <w:szCs w:val="28"/>
          <w:lang w:val="en-US"/>
        </w:rPr>
        <w:t>;</w:t>
      </w:r>
    </w:p>
    <w:p w14:paraId="20D7DA6F"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13E3A1C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1EC30845" w14:textId="77777777" w:rsidR="00DB0A47" w:rsidRPr="00613C94" w:rsidRDefault="00DB0A47" w:rsidP="00DB0A47">
      <w:pPr>
        <w:pStyle w:val="a5"/>
        <w:spacing w:line="240" w:lineRule="auto"/>
        <w:ind w:left="0"/>
        <w:rPr>
          <w:rFonts w:cs="Times New Roman"/>
          <w:bCs/>
          <w:sz w:val="28"/>
          <w:szCs w:val="28"/>
          <w:lang w:val="en-US"/>
        </w:rPr>
      </w:pPr>
    </w:p>
    <w:p w14:paraId="3B210DE4"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return </w:t>
      </w:r>
      <w:proofErr w:type="spellStart"/>
      <w:r w:rsidRPr="00613C94">
        <w:rPr>
          <w:rFonts w:cs="Times New Roman"/>
          <w:bCs/>
          <w:sz w:val="28"/>
          <w:szCs w:val="28"/>
          <w:lang w:val="en-US"/>
        </w:rPr>
        <w:t>ipString</w:t>
      </w:r>
      <w:proofErr w:type="spellEnd"/>
      <w:r w:rsidRPr="00613C94">
        <w:rPr>
          <w:rFonts w:cs="Times New Roman"/>
          <w:bCs/>
          <w:sz w:val="28"/>
          <w:szCs w:val="28"/>
          <w:lang w:val="en-US"/>
        </w:rPr>
        <w:t>;</w:t>
      </w:r>
    </w:p>
    <w:p w14:paraId="7E1EC0F6"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p>
    <w:p w14:paraId="7CDD9519" w14:textId="77777777" w:rsidR="00DB0A47" w:rsidRPr="00613C94" w:rsidRDefault="00DB0A47" w:rsidP="00DB0A47">
      <w:pPr>
        <w:pStyle w:val="a5"/>
        <w:spacing w:line="240" w:lineRule="auto"/>
        <w:ind w:left="0"/>
        <w:rPr>
          <w:rFonts w:cs="Times New Roman"/>
          <w:bCs/>
          <w:sz w:val="28"/>
          <w:szCs w:val="28"/>
          <w:lang w:val="en-US"/>
        </w:rPr>
      </w:pPr>
    </w:p>
    <w:p w14:paraId="5BADEA79"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private </w:t>
      </w:r>
      <w:proofErr w:type="spellStart"/>
      <w:r w:rsidRPr="00613C94">
        <w:rPr>
          <w:rFonts w:cs="Times New Roman"/>
          <w:bCs/>
          <w:sz w:val="28"/>
          <w:szCs w:val="28"/>
          <w:lang w:val="en-US"/>
        </w:rPr>
        <w:t>boolean</w:t>
      </w:r>
      <w:proofErr w:type="spellEnd"/>
      <w:r w:rsidRPr="00613C94">
        <w:rPr>
          <w:rFonts w:cs="Times New Roman"/>
          <w:bCs/>
          <w:sz w:val="28"/>
          <w:szCs w:val="28"/>
          <w:lang w:val="en-US"/>
        </w:rPr>
        <w:t xml:space="preserve"> </w:t>
      </w:r>
      <w:proofErr w:type="spellStart"/>
      <w:proofErr w:type="gramStart"/>
      <w:r w:rsidRPr="00613C94">
        <w:rPr>
          <w:rFonts w:cs="Times New Roman"/>
          <w:bCs/>
          <w:sz w:val="28"/>
          <w:szCs w:val="28"/>
          <w:lang w:val="en-US"/>
        </w:rPr>
        <w:t>isKnownAddress</w:t>
      </w:r>
      <w:proofErr w:type="spellEnd"/>
      <w:r w:rsidRPr="00613C94">
        <w:rPr>
          <w:rFonts w:cs="Times New Roman"/>
          <w:bCs/>
          <w:sz w:val="28"/>
          <w:szCs w:val="28"/>
          <w:lang w:val="en-US"/>
        </w:rPr>
        <w:t>(</w:t>
      </w:r>
      <w:proofErr w:type="gramEnd"/>
      <w:r w:rsidRPr="00613C94">
        <w:rPr>
          <w:rFonts w:cs="Times New Roman"/>
          <w:bCs/>
          <w:sz w:val="28"/>
          <w:szCs w:val="28"/>
          <w:lang w:val="en-US"/>
        </w:rPr>
        <w:t xml:space="preserve">String </w:t>
      </w:r>
      <w:proofErr w:type="spellStart"/>
      <w:r w:rsidRPr="00613C94">
        <w:rPr>
          <w:rFonts w:cs="Times New Roman"/>
          <w:bCs/>
          <w:sz w:val="28"/>
          <w:szCs w:val="28"/>
          <w:lang w:val="en-US"/>
        </w:rPr>
        <w:t>rightMostIp</w:t>
      </w:r>
      <w:proofErr w:type="spellEnd"/>
      <w:r w:rsidRPr="00613C94">
        <w:rPr>
          <w:rFonts w:cs="Times New Roman"/>
          <w:bCs/>
          <w:sz w:val="28"/>
          <w:szCs w:val="28"/>
          <w:lang w:val="en-US"/>
        </w:rPr>
        <w:t>) {</w:t>
      </w:r>
    </w:p>
    <w:p w14:paraId="3A0910A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do your check </w:t>
      </w:r>
      <w:proofErr w:type="spellStart"/>
      <w:proofErr w:type="gramStart"/>
      <w:r w:rsidRPr="00613C94">
        <w:rPr>
          <w:rFonts w:cs="Times New Roman"/>
          <w:bCs/>
          <w:sz w:val="28"/>
          <w:szCs w:val="28"/>
          <w:lang w:val="en-US"/>
        </w:rPr>
        <w:t>here..</w:t>
      </w:r>
      <w:proofErr w:type="gramEnd"/>
      <w:r w:rsidRPr="00613C94">
        <w:rPr>
          <w:rFonts w:cs="Times New Roman"/>
          <w:bCs/>
          <w:sz w:val="28"/>
          <w:szCs w:val="28"/>
          <w:lang w:val="en-US"/>
        </w:rPr>
        <w:t>for</w:t>
      </w:r>
      <w:proofErr w:type="spellEnd"/>
      <w:r w:rsidRPr="00613C94">
        <w:rPr>
          <w:rFonts w:cs="Times New Roman"/>
          <w:bCs/>
          <w:sz w:val="28"/>
          <w:szCs w:val="28"/>
          <w:lang w:val="en-US"/>
        </w:rPr>
        <w:t xml:space="preserve"> </w:t>
      </w:r>
      <w:proofErr w:type="spellStart"/>
      <w:r w:rsidRPr="00613C94">
        <w:rPr>
          <w:rFonts w:cs="Times New Roman"/>
          <w:bCs/>
          <w:sz w:val="28"/>
          <w:szCs w:val="28"/>
          <w:lang w:val="en-US"/>
        </w:rPr>
        <w:t>cloudfront</w:t>
      </w:r>
      <w:proofErr w:type="spellEnd"/>
      <w:r w:rsidRPr="00613C94">
        <w:rPr>
          <w:rFonts w:cs="Times New Roman"/>
          <w:bCs/>
          <w:sz w:val="28"/>
          <w:szCs w:val="28"/>
          <w:lang w:val="en-US"/>
        </w:rPr>
        <w:t xml:space="preserve"> you'd need to download their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address ranges</w:t>
      </w:r>
    </w:p>
    <w:p w14:paraId="08D1AC32"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from </w:t>
      </w:r>
      <w:proofErr w:type="gramStart"/>
      <w:r w:rsidRPr="00613C94">
        <w:rPr>
          <w:rFonts w:cs="Times New Roman"/>
          <w:bCs/>
          <w:sz w:val="28"/>
          <w:szCs w:val="28"/>
          <w:lang w:val="en-US"/>
        </w:rPr>
        <w:t>e.g.</w:t>
      </w:r>
      <w:proofErr w:type="gramEnd"/>
      <w:r w:rsidRPr="00613C94">
        <w:rPr>
          <w:rFonts w:cs="Times New Roman"/>
          <w:bCs/>
          <w:sz w:val="28"/>
          <w:szCs w:val="28"/>
          <w:lang w:val="en-US"/>
        </w:rPr>
        <w:t xml:space="preserve"> http://d7uri8nf7uskq.cloudfront.net/tools/list-cloudfront-ips</w:t>
      </w:r>
    </w:p>
    <w:p w14:paraId="6EC7AA7E" w14:textId="77777777" w:rsidR="00DB0A47" w:rsidRPr="00613C94"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 and compare the current </w:t>
      </w:r>
      <w:proofErr w:type="spellStart"/>
      <w:r w:rsidRPr="00613C94">
        <w:rPr>
          <w:rFonts w:cs="Times New Roman"/>
          <w:bCs/>
          <w:sz w:val="28"/>
          <w:szCs w:val="28"/>
          <w:lang w:val="en-US"/>
        </w:rPr>
        <w:t>ip</w:t>
      </w:r>
      <w:proofErr w:type="spellEnd"/>
      <w:r w:rsidRPr="00613C94">
        <w:rPr>
          <w:rFonts w:cs="Times New Roman"/>
          <w:bCs/>
          <w:sz w:val="28"/>
          <w:szCs w:val="28"/>
          <w:lang w:val="en-US"/>
        </w:rPr>
        <w:t xml:space="preserve"> against them</w:t>
      </w:r>
    </w:p>
    <w:p w14:paraId="7CE483AE" w14:textId="77777777" w:rsidR="00DB0A47" w:rsidRPr="00743F1C" w:rsidRDefault="00DB0A47" w:rsidP="00DB0A47">
      <w:pPr>
        <w:pStyle w:val="a5"/>
        <w:spacing w:line="240" w:lineRule="auto"/>
        <w:ind w:left="0"/>
        <w:rPr>
          <w:rFonts w:cs="Times New Roman"/>
          <w:bCs/>
          <w:sz w:val="28"/>
          <w:szCs w:val="28"/>
          <w:lang w:val="en-US"/>
        </w:rPr>
      </w:pPr>
      <w:r w:rsidRPr="00613C94">
        <w:rPr>
          <w:rFonts w:cs="Times New Roman"/>
          <w:bCs/>
          <w:sz w:val="28"/>
          <w:szCs w:val="28"/>
          <w:lang w:val="en-US"/>
        </w:rPr>
        <w:t xml:space="preserve">        </w:t>
      </w:r>
      <w:r w:rsidRPr="00743F1C">
        <w:rPr>
          <w:rFonts w:cs="Times New Roman"/>
          <w:bCs/>
          <w:sz w:val="28"/>
          <w:szCs w:val="28"/>
          <w:lang w:val="en-US"/>
        </w:rPr>
        <w:t>return false;</w:t>
      </w:r>
    </w:p>
    <w:p w14:paraId="659C973B" w14:textId="77777777" w:rsidR="00DB0A47" w:rsidRPr="00743F1C" w:rsidRDefault="00DB0A47" w:rsidP="00DB0A47">
      <w:pPr>
        <w:pStyle w:val="a5"/>
        <w:spacing w:line="240" w:lineRule="auto"/>
        <w:ind w:left="0"/>
        <w:rPr>
          <w:rFonts w:cs="Times New Roman"/>
          <w:bCs/>
          <w:sz w:val="28"/>
          <w:szCs w:val="28"/>
          <w:lang w:val="en-US"/>
        </w:rPr>
      </w:pPr>
      <w:r w:rsidRPr="00743F1C">
        <w:rPr>
          <w:rFonts w:cs="Times New Roman"/>
          <w:bCs/>
          <w:sz w:val="28"/>
          <w:szCs w:val="28"/>
          <w:lang w:val="en-US"/>
        </w:rPr>
        <w:t xml:space="preserve">    }</w:t>
      </w:r>
    </w:p>
    <w:p w14:paraId="4362975D" w14:textId="77777777" w:rsidR="00DB0A47" w:rsidRPr="00743F1C" w:rsidRDefault="00DB0A47" w:rsidP="00DB0A47">
      <w:pPr>
        <w:pStyle w:val="a5"/>
        <w:spacing w:line="240" w:lineRule="auto"/>
        <w:ind w:left="0"/>
        <w:rPr>
          <w:rFonts w:cs="Times New Roman"/>
          <w:bCs/>
          <w:sz w:val="28"/>
          <w:szCs w:val="28"/>
          <w:lang w:val="en-US"/>
        </w:rPr>
      </w:pPr>
      <w:r w:rsidRPr="00743F1C">
        <w:rPr>
          <w:rFonts w:cs="Times New Roman"/>
          <w:bCs/>
          <w:sz w:val="28"/>
          <w:szCs w:val="28"/>
          <w:lang w:val="en-US"/>
        </w:rPr>
        <w:t>}</w:t>
      </w:r>
    </w:p>
    <w:p w14:paraId="27316567" w14:textId="77777777" w:rsidR="00DB0A47" w:rsidRPr="00743F1C" w:rsidRDefault="005D6D4C" w:rsidP="005B1549">
      <w:pPr>
        <w:rPr>
          <w:rFonts w:ascii="Times New Roman" w:hAnsi="Times New Roman" w:cs="Times New Roman"/>
          <w:sz w:val="24"/>
          <w:szCs w:val="24"/>
          <w:lang w:val="en-US"/>
        </w:rPr>
      </w:pPr>
      <w:r w:rsidRPr="00743F1C">
        <w:rPr>
          <w:rFonts w:ascii="Times New Roman" w:hAnsi="Times New Roman" w:cs="Times New Roman"/>
          <w:sz w:val="24"/>
          <w:szCs w:val="24"/>
          <w:lang w:val="en-US"/>
        </w:rPr>
        <w:br/>
        <w:t xml:space="preserve">262. </w:t>
      </w:r>
      <w:r w:rsidRPr="00C115D8">
        <w:rPr>
          <w:rFonts w:ascii="Times New Roman" w:hAnsi="Times New Roman" w:cs="Times New Roman"/>
          <w:sz w:val="24"/>
          <w:szCs w:val="24"/>
        </w:rPr>
        <w:t>Опишите</w:t>
      </w:r>
      <w:r w:rsidRPr="00743F1C">
        <w:rPr>
          <w:rFonts w:ascii="Times New Roman" w:hAnsi="Times New Roman" w:cs="Times New Roman"/>
          <w:sz w:val="24"/>
          <w:szCs w:val="24"/>
          <w:lang w:val="en-US"/>
        </w:rPr>
        <w:t xml:space="preserve"> </w:t>
      </w:r>
      <w:r w:rsidRPr="00C115D8">
        <w:rPr>
          <w:rFonts w:ascii="Times New Roman" w:hAnsi="Times New Roman" w:cs="Times New Roman"/>
          <w:sz w:val="24"/>
          <w:szCs w:val="24"/>
        </w:rPr>
        <w:t>фреймворк</w:t>
      </w:r>
      <w:r w:rsidRPr="00743F1C">
        <w:rPr>
          <w:rFonts w:ascii="Times New Roman" w:hAnsi="Times New Roman" w:cs="Times New Roman"/>
          <w:sz w:val="24"/>
          <w:szCs w:val="24"/>
          <w:lang w:val="en-US"/>
        </w:rPr>
        <w:t xml:space="preserve"> Django. </w:t>
      </w:r>
    </w:p>
    <w:p w14:paraId="3F3C0B45" w14:textId="12F9E937" w:rsidR="00DB0A47" w:rsidRDefault="00DB0A47" w:rsidP="005B1549">
      <w:pPr>
        <w:rPr>
          <w:rFonts w:ascii="Times New Roman" w:hAnsi="Times New Roman" w:cs="Times New Roman"/>
          <w:sz w:val="24"/>
          <w:szCs w:val="24"/>
        </w:rPr>
      </w:pPr>
      <w:r>
        <w:rPr>
          <w:rFonts w:cs="Times New Roman"/>
          <w:bCs/>
          <w:sz w:val="28"/>
          <w:szCs w:val="28"/>
        </w:rPr>
        <w:t>С</w:t>
      </w:r>
      <w:r w:rsidRPr="0037473B">
        <w:rPr>
          <w:rFonts w:cs="Times New Roman"/>
          <w:bCs/>
          <w:sz w:val="28"/>
          <w:szCs w:val="28"/>
        </w:rPr>
        <w:t xml:space="preserve">вободный фреймворк для веб-приложений на языке Python, использующий шаблон проектирования MVC. Сайт на </w:t>
      </w:r>
      <w:proofErr w:type="spellStart"/>
      <w:r w:rsidRPr="0037473B">
        <w:rPr>
          <w:rFonts w:cs="Times New Roman"/>
          <w:bCs/>
          <w:sz w:val="28"/>
          <w:szCs w:val="28"/>
        </w:rPr>
        <w:t>Django</w:t>
      </w:r>
      <w:proofErr w:type="spellEnd"/>
      <w:r w:rsidRPr="0037473B">
        <w:rPr>
          <w:rFonts w:cs="Times New Roman"/>
          <w:bCs/>
          <w:sz w:val="28"/>
          <w:szCs w:val="28"/>
        </w:rPr>
        <w:t xml:space="preserve">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фреймворка от некоторых других (например, Ruby </w:t>
      </w:r>
      <w:proofErr w:type="spellStart"/>
      <w:r w:rsidRPr="0037473B">
        <w:rPr>
          <w:rFonts w:cs="Times New Roman"/>
          <w:bCs/>
          <w:sz w:val="28"/>
          <w:szCs w:val="28"/>
        </w:rPr>
        <w:t>on</w:t>
      </w:r>
      <w:proofErr w:type="spellEnd"/>
      <w:r w:rsidRPr="0037473B">
        <w:rPr>
          <w:rFonts w:cs="Times New Roman"/>
          <w:bCs/>
          <w:sz w:val="28"/>
          <w:szCs w:val="28"/>
        </w:rPr>
        <w:t xml:space="preserve"> </w:t>
      </w:r>
      <w:proofErr w:type="spellStart"/>
      <w:r w:rsidRPr="0037473B">
        <w:rPr>
          <w:rFonts w:cs="Times New Roman"/>
          <w:bCs/>
          <w:sz w:val="28"/>
          <w:szCs w:val="28"/>
        </w:rPr>
        <w:t>Rails</w:t>
      </w:r>
      <w:proofErr w:type="spellEnd"/>
      <w:r w:rsidRPr="0037473B">
        <w:rPr>
          <w:rFonts w:cs="Times New Roman"/>
          <w:bCs/>
          <w:sz w:val="28"/>
          <w:szCs w:val="28"/>
        </w:rPr>
        <w:t xml:space="preserve">). Один из основных принципов фреймворка — DRY (англ. </w:t>
      </w:r>
      <w:proofErr w:type="spellStart"/>
      <w:r w:rsidRPr="0037473B">
        <w:rPr>
          <w:rFonts w:cs="Times New Roman"/>
          <w:bCs/>
          <w:sz w:val="28"/>
          <w:szCs w:val="28"/>
        </w:rPr>
        <w:t>Don’t</w:t>
      </w:r>
      <w:proofErr w:type="spellEnd"/>
      <w:r w:rsidRPr="0037473B">
        <w:rPr>
          <w:rFonts w:cs="Times New Roman"/>
          <w:bCs/>
          <w:sz w:val="28"/>
          <w:szCs w:val="28"/>
        </w:rPr>
        <w:t xml:space="preserve"> </w:t>
      </w:r>
      <w:proofErr w:type="spellStart"/>
      <w:r w:rsidRPr="0037473B">
        <w:rPr>
          <w:rFonts w:cs="Times New Roman"/>
          <w:bCs/>
          <w:sz w:val="28"/>
          <w:szCs w:val="28"/>
        </w:rPr>
        <w:t>repeat</w:t>
      </w:r>
      <w:proofErr w:type="spellEnd"/>
      <w:r w:rsidRPr="0037473B">
        <w:rPr>
          <w:rFonts w:cs="Times New Roman"/>
          <w:bCs/>
          <w:sz w:val="28"/>
          <w:szCs w:val="28"/>
        </w:rPr>
        <w:t xml:space="preserve"> </w:t>
      </w:r>
      <w:proofErr w:type="spellStart"/>
      <w:r w:rsidRPr="0037473B">
        <w:rPr>
          <w:rFonts w:cs="Times New Roman"/>
          <w:bCs/>
          <w:sz w:val="28"/>
          <w:szCs w:val="28"/>
        </w:rPr>
        <w:t>yourself</w:t>
      </w:r>
      <w:proofErr w:type="spellEnd"/>
      <w:r w:rsidRPr="0037473B">
        <w:rPr>
          <w:rFonts w:cs="Times New Roman"/>
          <w:bCs/>
          <w:sz w:val="28"/>
          <w:szCs w:val="28"/>
        </w:rPr>
        <w:t>)</w:t>
      </w:r>
      <w:r>
        <w:rPr>
          <w:rFonts w:cs="Times New Roman"/>
          <w:bCs/>
          <w:sz w:val="28"/>
          <w:szCs w:val="28"/>
        </w:rPr>
        <w:t>.</w:t>
      </w:r>
    </w:p>
    <w:p w14:paraId="48E5CD8B"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263. Какое программное обеспечение позволяет разрабатывать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4FF92881" w14:textId="4801435B" w:rsidR="00DB0A47" w:rsidRDefault="00DB0A47" w:rsidP="005B1549">
      <w:pPr>
        <w:rPr>
          <w:rFonts w:cs="Times New Roman"/>
          <w:bCs/>
          <w:sz w:val="28"/>
          <w:szCs w:val="28"/>
        </w:rPr>
      </w:pPr>
      <w:proofErr w:type="spellStart"/>
      <w:r w:rsidRPr="0037473B">
        <w:rPr>
          <w:rFonts w:cs="Times New Roman"/>
          <w:bCs/>
          <w:sz w:val="28"/>
          <w:szCs w:val="28"/>
        </w:rPr>
        <w:t>Django</w:t>
      </w:r>
      <w:proofErr w:type="spellEnd"/>
      <w:r w:rsidRPr="0037473B">
        <w:rPr>
          <w:rFonts w:cs="Times New Roman"/>
          <w:bCs/>
          <w:sz w:val="28"/>
          <w:szCs w:val="28"/>
        </w:rPr>
        <w:t xml:space="preserve"> </w:t>
      </w:r>
      <w:proofErr w:type="spellStart"/>
      <w:r w:rsidRPr="0037473B">
        <w:rPr>
          <w:rFonts w:cs="Times New Roman"/>
          <w:bCs/>
          <w:sz w:val="28"/>
          <w:szCs w:val="28"/>
        </w:rPr>
        <w:t>Rest</w:t>
      </w:r>
      <w:proofErr w:type="spellEnd"/>
      <w:r w:rsidRPr="0037473B">
        <w:rPr>
          <w:rFonts w:cs="Times New Roman"/>
          <w:bCs/>
          <w:sz w:val="28"/>
          <w:szCs w:val="28"/>
        </w:rPr>
        <w:t xml:space="preserve"> Framework (DRF) — это библиотека, которая работает со стандартными моделями </w:t>
      </w:r>
      <w:proofErr w:type="spellStart"/>
      <w:r w:rsidRPr="0037473B">
        <w:rPr>
          <w:rFonts w:cs="Times New Roman"/>
          <w:bCs/>
          <w:sz w:val="28"/>
          <w:szCs w:val="28"/>
        </w:rPr>
        <w:t>Django</w:t>
      </w:r>
      <w:proofErr w:type="spellEnd"/>
      <w:r w:rsidRPr="0037473B">
        <w:rPr>
          <w:rFonts w:cs="Times New Roman"/>
          <w:bCs/>
          <w:sz w:val="28"/>
          <w:szCs w:val="28"/>
        </w:rPr>
        <w:t xml:space="preserve"> для создания гибкого и мощного API для проекта</w:t>
      </w:r>
    </w:p>
    <w:p w14:paraId="7381D731" w14:textId="77777777" w:rsidR="00DB0A47" w:rsidRDefault="00DB0A47">
      <w:pPr>
        <w:rPr>
          <w:rFonts w:cs="Times New Roman"/>
          <w:bCs/>
          <w:sz w:val="28"/>
          <w:szCs w:val="28"/>
        </w:rPr>
      </w:pPr>
      <w:r>
        <w:rPr>
          <w:rFonts w:cs="Times New Roman"/>
          <w:bCs/>
          <w:sz w:val="28"/>
          <w:szCs w:val="28"/>
        </w:rPr>
        <w:br w:type="page"/>
      </w:r>
    </w:p>
    <w:p w14:paraId="35399B9A" w14:textId="57296A89"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264. Из каких частей состоит обычный проект на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0492125B" w14:textId="77777777" w:rsidR="00DB0A47" w:rsidRPr="0037473B" w:rsidRDefault="00DB0A47" w:rsidP="00DB0A47">
      <w:pPr>
        <w:pStyle w:val="a5"/>
        <w:spacing w:line="360" w:lineRule="auto"/>
        <w:ind w:left="0"/>
        <w:rPr>
          <w:rFonts w:cs="Times New Roman"/>
          <w:bCs/>
          <w:sz w:val="28"/>
          <w:szCs w:val="28"/>
        </w:rPr>
      </w:pPr>
      <w:r w:rsidRPr="0037473B">
        <w:rPr>
          <w:rFonts w:cs="Times New Roman"/>
          <w:bCs/>
          <w:sz w:val="28"/>
          <w:szCs w:val="28"/>
        </w:rPr>
        <w:t xml:space="preserve">Веб-приложение или проект </w:t>
      </w:r>
      <w:proofErr w:type="spellStart"/>
      <w:r w:rsidRPr="0037473B">
        <w:rPr>
          <w:rFonts w:cs="Times New Roman"/>
          <w:bCs/>
          <w:sz w:val="28"/>
          <w:szCs w:val="28"/>
        </w:rPr>
        <w:t>Django</w:t>
      </w:r>
      <w:proofErr w:type="spellEnd"/>
      <w:r w:rsidRPr="0037473B">
        <w:rPr>
          <w:rFonts w:cs="Times New Roman"/>
          <w:bCs/>
          <w:sz w:val="28"/>
          <w:szCs w:val="28"/>
        </w:rPr>
        <w:t xml:space="preserve"> состоит из отдельных приложений. Вместе они образуют полноценное веб-приложение. Каждое приложение представляет какую-то определенную функциональность или группу </w:t>
      </w:r>
      <w:proofErr w:type="spellStart"/>
      <w:r w:rsidRPr="0037473B">
        <w:rPr>
          <w:rFonts w:cs="Times New Roman"/>
          <w:bCs/>
          <w:sz w:val="28"/>
          <w:szCs w:val="28"/>
        </w:rPr>
        <w:t>функциональностей</w:t>
      </w:r>
      <w:proofErr w:type="spellEnd"/>
      <w:r w:rsidRPr="0037473B">
        <w:rPr>
          <w:rFonts w:cs="Times New Roman"/>
          <w:bCs/>
          <w:sz w:val="28"/>
          <w:szCs w:val="28"/>
        </w:rPr>
        <w:t>. Один проект может включать множество приложений. Это позволяет выделить группу задач в отдельный модуль и разрабатывать их относительно независимо от других. Кроме того, мы можем переносить приложение из одного проекта в другой независимо от другой функциональности проекта.</w:t>
      </w:r>
    </w:p>
    <w:p w14:paraId="72D6CE40" w14:textId="77777777" w:rsidR="00DB0A47" w:rsidRPr="0037473B" w:rsidRDefault="00DB0A47" w:rsidP="00DB0A47">
      <w:pPr>
        <w:pStyle w:val="a5"/>
        <w:spacing w:line="360" w:lineRule="auto"/>
        <w:ind w:left="0"/>
        <w:rPr>
          <w:rFonts w:cs="Times New Roman"/>
          <w:bCs/>
          <w:sz w:val="28"/>
          <w:szCs w:val="28"/>
        </w:rPr>
      </w:pPr>
      <w:r w:rsidRPr="0037473B">
        <w:rPr>
          <w:rFonts w:cs="Times New Roman"/>
          <w:bCs/>
          <w:sz w:val="28"/>
          <w:szCs w:val="28"/>
        </w:rPr>
        <w:t>При создании проекта он уже содержит несколько приложений по умолчанию.</w:t>
      </w:r>
    </w:p>
    <w:p w14:paraId="35B358FF" w14:textId="77777777" w:rsidR="00DB0A47" w:rsidRPr="0037473B" w:rsidRDefault="00DB0A47" w:rsidP="00DB0A47">
      <w:pPr>
        <w:pStyle w:val="a5"/>
        <w:numPr>
          <w:ilvl w:val="0"/>
          <w:numId w:val="22"/>
        </w:numPr>
        <w:spacing w:after="160" w:line="360" w:lineRule="auto"/>
        <w:ind w:left="0" w:firstLine="0"/>
        <w:jc w:val="both"/>
        <w:rPr>
          <w:rFonts w:cs="Times New Roman"/>
          <w:bCs/>
          <w:sz w:val="28"/>
          <w:szCs w:val="28"/>
        </w:rPr>
      </w:pPr>
      <w:proofErr w:type="spellStart"/>
      <w:proofErr w:type="gramStart"/>
      <w:r w:rsidRPr="0037473B">
        <w:rPr>
          <w:rFonts w:cs="Times New Roman"/>
          <w:bCs/>
          <w:sz w:val="28"/>
          <w:szCs w:val="28"/>
        </w:rPr>
        <w:t>django.contrib</w:t>
      </w:r>
      <w:proofErr w:type="gramEnd"/>
      <w:r w:rsidRPr="0037473B">
        <w:rPr>
          <w:rFonts w:cs="Times New Roman"/>
          <w:bCs/>
          <w:sz w:val="28"/>
          <w:szCs w:val="28"/>
        </w:rPr>
        <w:t>.admin</w:t>
      </w:r>
      <w:proofErr w:type="spellEnd"/>
    </w:p>
    <w:p w14:paraId="3C6A1045" w14:textId="77777777" w:rsidR="00DB0A47" w:rsidRPr="0037473B" w:rsidRDefault="00DB0A47" w:rsidP="00DB0A47">
      <w:pPr>
        <w:pStyle w:val="a5"/>
        <w:numPr>
          <w:ilvl w:val="0"/>
          <w:numId w:val="22"/>
        </w:numPr>
        <w:spacing w:after="160" w:line="360" w:lineRule="auto"/>
        <w:ind w:left="0" w:firstLine="0"/>
        <w:jc w:val="both"/>
        <w:rPr>
          <w:rFonts w:cs="Times New Roman"/>
          <w:bCs/>
          <w:sz w:val="28"/>
          <w:szCs w:val="28"/>
        </w:rPr>
      </w:pPr>
      <w:proofErr w:type="spellStart"/>
      <w:proofErr w:type="gramStart"/>
      <w:r w:rsidRPr="0037473B">
        <w:rPr>
          <w:rFonts w:cs="Times New Roman"/>
          <w:bCs/>
          <w:sz w:val="28"/>
          <w:szCs w:val="28"/>
        </w:rPr>
        <w:t>django.contrib</w:t>
      </w:r>
      <w:proofErr w:type="gramEnd"/>
      <w:r w:rsidRPr="0037473B">
        <w:rPr>
          <w:rFonts w:cs="Times New Roman"/>
          <w:bCs/>
          <w:sz w:val="28"/>
          <w:szCs w:val="28"/>
        </w:rPr>
        <w:t>.auth</w:t>
      </w:r>
      <w:proofErr w:type="spellEnd"/>
    </w:p>
    <w:p w14:paraId="4BFEF48B" w14:textId="77777777" w:rsidR="00DB0A47" w:rsidRPr="0037473B" w:rsidRDefault="00DB0A47" w:rsidP="00DB0A47">
      <w:pPr>
        <w:pStyle w:val="a5"/>
        <w:numPr>
          <w:ilvl w:val="0"/>
          <w:numId w:val="22"/>
        </w:numPr>
        <w:spacing w:after="160" w:line="360" w:lineRule="auto"/>
        <w:ind w:left="0" w:firstLine="0"/>
        <w:jc w:val="both"/>
        <w:rPr>
          <w:rFonts w:cs="Times New Roman"/>
          <w:bCs/>
          <w:sz w:val="28"/>
          <w:szCs w:val="28"/>
        </w:rPr>
      </w:pPr>
      <w:proofErr w:type="spellStart"/>
      <w:proofErr w:type="gramStart"/>
      <w:r w:rsidRPr="0037473B">
        <w:rPr>
          <w:rFonts w:cs="Times New Roman"/>
          <w:bCs/>
          <w:sz w:val="28"/>
          <w:szCs w:val="28"/>
        </w:rPr>
        <w:t>django.contrib</w:t>
      </w:r>
      <w:proofErr w:type="gramEnd"/>
      <w:r w:rsidRPr="0037473B">
        <w:rPr>
          <w:rFonts w:cs="Times New Roman"/>
          <w:bCs/>
          <w:sz w:val="28"/>
          <w:szCs w:val="28"/>
        </w:rPr>
        <w:t>.contenttypes</w:t>
      </w:r>
      <w:proofErr w:type="spellEnd"/>
    </w:p>
    <w:p w14:paraId="0EF84B4C" w14:textId="77777777" w:rsidR="00DB0A47" w:rsidRPr="0037473B" w:rsidRDefault="00DB0A47" w:rsidP="00DB0A47">
      <w:pPr>
        <w:pStyle w:val="a5"/>
        <w:numPr>
          <w:ilvl w:val="0"/>
          <w:numId w:val="22"/>
        </w:numPr>
        <w:spacing w:after="160" w:line="360" w:lineRule="auto"/>
        <w:ind w:left="0" w:firstLine="0"/>
        <w:jc w:val="both"/>
        <w:rPr>
          <w:rFonts w:cs="Times New Roman"/>
          <w:bCs/>
          <w:sz w:val="28"/>
          <w:szCs w:val="28"/>
        </w:rPr>
      </w:pPr>
      <w:proofErr w:type="spellStart"/>
      <w:proofErr w:type="gramStart"/>
      <w:r w:rsidRPr="0037473B">
        <w:rPr>
          <w:rFonts w:cs="Times New Roman"/>
          <w:bCs/>
          <w:sz w:val="28"/>
          <w:szCs w:val="28"/>
        </w:rPr>
        <w:t>django.contrib</w:t>
      </w:r>
      <w:proofErr w:type="gramEnd"/>
      <w:r w:rsidRPr="0037473B">
        <w:rPr>
          <w:rFonts w:cs="Times New Roman"/>
          <w:bCs/>
          <w:sz w:val="28"/>
          <w:szCs w:val="28"/>
        </w:rPr>
        <w:t>.sessions</w:t>
      </w:r>
      <w:proofErr w:type="spellEnd"/>
    </w:p>
    <w:p w14:paraId="637B6080" w14:textId="77777777" w:rsidR="00DB0A47" w:rsidRPr="00DB0A47" w:rsidRDefault="00DB0A47" w:rsidP="004268A2">
      <w:pPr>
        <w:pStyle w:val="a5"/>
        <w:numPr>
          <w:ilvl w:val="0"/>
          <w:numId w:val="22"/>
        </w:numPr>
        <w:spacing w:after="160" w:line="360" w:lineRule="auto"/>
        <w:ind w:left="0" w:firstLine="0"/>
        <w:jc w:val="both"/>
        <w:rPr>
          <w:rFonts w:ascii="Times New Roman" w:hAnsi="Times New Roman" w:cs="Times New Roman"/>
          <w:sz w:val="24"/>
          <w:szCs w:val="24"/>
        </w:rPr>
      </w:pPr>
      <w:proofErr w:type="spellStart"/>
      <w:proofErr w:type="gramStart"/>
      <w:r w:rsidRPr="00DB0A47">
        <w:rPr>
          <w:rFonts w:cs="Times New Roman"/>
          <w:bCs/>
          <w:sz w:val="28"/>
          <w:szCs w:val="28"/>
        </w:rPr>
        <w:t>django.contrib</w:t>
      </w:r>
      <w:proofErr w:type="gramEnd"/>
      <w:r w:rsidRPr="00DB0A47">
        <w:rPr>
          <w:rFonts w:cs="Times New Roman"/>
          <w:bCs/>
          <w:sz w:val="28"/>
          <w:szCs w:val="28"/>
        </w:rPr>
        <w:t>.messages</w:t>
      </w:r>
      <w:proofErr w:type="spellEnd"/>
    </w:p>
    <w:p w14:paraId="41D38AEB" w14:textId="419A9CBA" w:rsidR="00DB0A47" w:rsidRPr="00DB0A47" w:rsidRDefault="00DB0A47" w:rsidP="004268A2">
      <w:pPr>
        <w:pStyle w:val="a5"/>
        <w:numPr>
          <w:ilvl w:val="0"/>
          <w:numId w:val="22"/>
        </w:numPr>
        <w:spacing w:after="160" w:line="360" w:lineRule="auto"/>
        <w:ind w:left="0" w:firstLine="0"/>
        <w:jc w:val="both"/>
        <w:rPr>
          <w:rFonts w:ascii="Times New Roman" w:hAnsi="Times New Roman" w:cs="Times New Roman"/>
          <w:sz w:val="24"/>
          <w:szCs w:val="24"/>
        </w:rPr>
      </w:pPr>
      <w:proofErr w:type="spellStart"/>
      <w:proofErr w:type="gramStart"/>
      <w:r w:rsidRPr="00DB0A47">
        <w:rPr>
          <w:rFonts w:cs="Times New Roman"/>
          <w:bCs/>
          <w:sz w:val="28"/>
          <w:szCs w:val="28"/>
        </w:rPr>
        <w:t>django.contrib</w:t>
      </w:r>
      <w:proofErr w:type="gramEnd"/>
      <w:r w:rsidRPr="00DB0A47">
        <w:rPr>
          <w:rFonts w:cs="Times New Roman"/>
          <w:bCs/>
          <w:sz w:val="28"/>
          <w:szCs w:val="28"/>
        </w:rPr>
        <w:t>.staticfiles</w:t>
      </w:r>
      <w:proofErr w:type="spellEnd"/>
    </w:p>
    <w:p w14:paraId="0AE7298C"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265. Что такое Отображения (</w:t>
      </w:r>
      <w:proofErr w:type="spellStart"/>
      <w:r w:rsidRPr="00C115D8">
        <w:rPr>
          <w:rFonts w:ascii="Times New Roman" w:hAnsi="Times New Roman" w:cs="Times New Roman"/>
          <w:sz w:val="24"/>
          <w:szCs w:val="24"/>
        </w:rPr>
        <w:t>views</w:t>
      </w:r>
      <w:proofErr w:type="spellEnd"/>
      <w:r w:rsidRPr="00C115D8">
        <w:rPr>
          <w:rFonts w:ascii="Times New Roman" w:hAnsi="Times New Roman" w:cs="Times New Roman"/>
          <w:sz w:val="24"/>
          <w:szCs w:val="24"/>
        </w:rPr>
        <w:t xml:space="preserve">) в рамках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1FB71D28" w14:textId="77777777" w:rsidR="00DB0A47" w:rsidRDefault="00DB0A47" w:rsidP="00DB0A47">
      <w:pPr>
        <w:pStyle w:val="a5"/>
        <w:spacing w:line="360" w:lineRule="auto"/>
        <w:ind w:left="0"/>
        <w:rPr>
          <w:rFonts w:cs="Times New Roman"/>
          <w:bCs/>
          <w:sz w:val="28"/>
          <w:szCs w:val="28"/>
        </w:rPr>
      </w:pPr>
      <w:r w:rsidRPr="0037473B">
        <w:rPr>
          <w:rFonts w:cs="Times New Roman"/>
          <w:bCs/>
          <w:i/>
          <w:iCs/>
          <w:sz w:val="28"/>
          <w:szCs w:val="28"/>
        </w:rPr>
        <w:t>Представления (</w:t>
      </w:r>
      <w:proofErr w:type="spellStart"/>
      <w:r w:rsidRPr="0037473B">
        <w:rPr>
          <w:rFonts w:cs="Times New Roman"/>
          <w:bCs/>
          <w:i/>
          <w:iCs/>
          <w:sz w:val="28"/>
          <w:szCs w:val="28"/>
        </w:rPr>
        <w:t>views</w:t>
      </w:r>
      <w:proofErr w:type="spellEnd"/>
      <w:r w:rsidRPr="0037473B">
        <w:rPr>
          <w:rFonts w:cs="Times New Roman"/>
          <w:bCs/>
          <w:i/>
          <w:iCs/>
          <w:sz w:val="28"/>
          <w:szCs w:val="28"/>
        </w:rPr>
        <w:t>)</w:t>
      </w:r>
      <w:r>
        <w:rPr>
          <w:rFonts w:cs="Times New Roman"/>
          <w:bCs/>
          <w:sz w:val="28"/>
          <w:szCs w:val="28"/>
        </w:rPr>
        <w:t xml:space="preserve"> </w:t>
      </w:r>
      <w:r w:rsidRPr="0037473B">
        <w:rPr>
          <w:rFonts w:cs="Times New Roman"/>
          <w:bCs/>
          <w:sz w:val="28"/>
          <w:szCs w:val="28"/>
        </w:rPr>
        <w:t xml:space="preserve">— центральные персонажи Web-приложений на основе </w:t>
      </w:r>
      <w:proofErr w:type="spellStart"/>
      <w:r w:rsidRPr="0037473B">
        <w:rPr>
          <w:rFonts w:cs="Times New Roman"/>
          <w:bCs/>
          <w:sz w:val="28"/>
          <w:szCs w:val="28"/>
        </w:rPr>
        <w:t>Django</w:t>
      </w:r>
      <w:proofErr w:type="spellEnd"/>
      <w:r w:rsidRPr="0037473B">
        <w:rPr>
          <w:rFonts w:cs="Times New Roman"/>
          <w:bCs/>
          <w:sz w:val="28"/>
          <w:szCs w:val="28"/>
        </w:rPr>
        <w:t>. </w:t>
      </w:r>
    </w:p>
    <w:p w14:paraId="4EE65275" w14:textId="77777777" w:rsidR="00DB0A47" w:rsidRPr="00395D82" w:rsidRDefault="00DB0A47" w:rsidP="00DB0A47">
      <w:pPr>
        <w:pStyle w:val="a5"/>
        <w:spacing w:line="360" w:lineRule="auto"/>
        <w:ind w:left="0"/>
        <w:rPr>
          <w:rFonts w:cs="Times New Roman"/>
          <w:bCs/>
          <w:sz w:val="28"/>
          <w:szCs w:val="28"/>
        </w:rPr>
      </w:pPr>
      <w:r w:rsidRPr="00395D82">
        <w:rPr>
          <w:rFonts w:cs="Times New Roman"/>
          <w:bCs/>
          <w:sz w:val="28"/>
          <w:szCs w:val="28"/>
        </w:rPr>
        <w:t xml:space="preserve">В </w:t>
      </w:r>
      <w:proofErr w:type="spellStart"/>
      <w:r w:rsidRPr="00395D82">
        <w:rPr>
          <w:rFonts w:cs="Times New Roman"/>
          <w:bCs/>
          <w:sz w:val="28"/>
          <w:szCs w:val="28"/>
        </w:rPr>
        <w:t>Django</w:t>
      </w:r>
      <w:proofErr w:type="spellEnd"/>
      <w:r w:rsidRPr="00395D82">
        <w:rPr>
          <w:rFonts w:cs="Times New Roman"/>
          <w:bCs/>
          <w:sz w:val="28"/>
          <w:szCs w:val="28"/>
        </w:rPr>
        <w:t xml:space="preserve"> используются два вида представлений:</w:t>
      </w:r>
    </w:p>
    <w:p w14:paraId="74F644EB" w14:textId="77777777" w:rsidR="00DB0A47" w:rsidRPr="00395D82" w:rsidRDefault="00DB0A47" w:rsidP="00DB0A47">
      <w:pPr>
        <w:pStyle w:val="a5"/>
        <w:numPr>
          <w:ilvl w:val="0"/>
          <w:numId w:val="23"/>
        </w:numPr>
        <w:spacing w:after="160" w:line="360" w:lineRule="auto"/>
        <w:ind w:left="0" w:firstLine="0"/>
        <w:jc w:val="both"/>
        <w:rPr>
          <w:rFonts w:cs="Times New Roman"/>
          <w:bCs/>
          <w:sz w:val="28"/>
          <w:szCs w:val="28"/>
        </w:rPr>
      </w:pPr>
      <w:r w:rsidRPr="00395D82">
        <w:rPr>
          <w:rFonts w:cs="Times New Roman"/>
          <w:bCs/>
          <w:i/>
          <w:iCs/>
          <w:sz w:val="28"/>
          <w:szCs w:val="28"/>
        </w:rPr>
        <w:t>Представления-функции (</w:t>
      </w:r>
      <w:proofErr w:type="spellStart"/>
      <w:r w:rsidRPr="00395D82">
        <w:rPr>
          <w:rFonts w:cs="Times New Roman"/>
          <w:bCs/>
          <w:i/>
          <w:iCs/>
          <w:sz w:val="28"/>
          <w:szCs w:val="28"/>
        </w:rPr>
        <w:t>view</w:t>
      </w:r>
      <w:proofErr w:type="spellEnd"/>
      <w:r w:rsidRPr="00395D82">
        <w:rPr>
          <w:rFonts w:cs="Times New Roman"/>
          <w:bCs/>
          <w:i/>
          <w:iCs/>
          <w:sz w:val="28"/>
          <w:szCs w:val="28"/>
        </w:rPr>
        <w:t xml:space="preserve"> </w:t>
      </w:r>
      <w:proofErr w:type="spellStart"/>
      <w:r w:rsidRPr="00395D82">
        <w:rPr>
          <w:rFonts w:cs="Times New Roman"/>
          <w:bCs/>
          <w:i/>
          <w:iCs/>
          <w:sz w:val="28"/>
          <w:szCs w:val="28"/>
        </w:rPr>
        <w:t>functions</w:t>
      </w:r>
      <w:proofErr w:type="spellEnd"/>
      <w:r w:rsidRPr="00395D82">
        <w:rPr>
          <w:rFonts w:cs="Times New Roman"/>
          <w:bCs/>
          <w:i/>
          <w:iCs/>
          <w:sz w:val="28"/>
          <w:szCs w:val="28"/>
        </w:rPr>
        <w:t>)</w:t>
      </w:r>
      <w:r w:rsidRPr="00395D82">
        <w:rPr>
          <w:rFonts w:cs="Times New Roman"/>
          <w:bCs/>
          <w:sz w:val="28"/>
          <w:szCs w:val="28"/>
        </w:rPr>
        <w:t>,</w:t>
      </w:r>
    </w:p>
    <w:p w14:paraId="26BED339" w14:textId="77777777" w:rsidR="00DB0A47" w:rsidRPr="00395D82" w:rsidRDefault="00DB0A47" w:rsidP="00DB0A47">
      <w:pPr>
        <w:pStyle w:val="a5"/>
        <w:numPr>
          <w:ilvl w:val="0"/>
          <w:numId w:val="23"/>
        </w:numPr>
        <w:spacing w:after="160" w:line="360" w:lineRule="auto"/>
        <w:ind w:left="0" w:firstLine="0"/>
        <w:jc w:val="both"/>
        <w:rPr>
          <w:rFonts w:cs="Times New Roman"/>
          <w:bCs/>
          <w:sz w:val="28"/>
          <w:szCs w:val="28"/>
        </w:rPr>
      </w:pPr>
      <w:r w:rsidRPr="00395D82">
        <w:rPr>
          <w:rFonts w:cs="Times New Roman"/>
          <w:bCs/>
          <w:i/>
          <w:iCs/>
          <w:sz w:val="28"/>
          <w:szCs w:val="28"/>
        </w:rPr>
        <w:t>Представления-классы (</w:t>
      </w:r>
      <w:proofErr w:type="spellStart"/>
      <w:r w:rsidRPr="00395D82">
        <w:rPr>
          <w:rFonts w:cs="Times New Roman"/>
          <w:bCs/>
          <w:i/>
          <w:iCs/>
          <w:sz w:val="28"/>
          <w:szCs w:val="28"/>
        </w:rPr>
        <w:t>class</w:t>
      </w:r>
      <w:proofErr w:type="spellEnd"/>
      <w:r w:rsidRPr="00395D82">
        <w:rPr>
          <w:rFonts w:cs="Times New Roman"/>
          <w:bCs/>
          <w:i/>
          <w:iCs/>
          <w:sz w:val="28"/>
          <w:szCs w:val="28"/>
        </w:rPr>
        <w:t xml:space="preserve"> </w:t>
      </w:r>
      <w:proofErr w:type="spellStart"/>
      <w:r w:rsidRPr="00395D82">
        <w:rPr>
          <w:rFonts w:cs="Times New Roman"/>
          <w:bCs/>
          <w:i/>
          <w:iCs/>
          <w:sz w:val="28"/>
          <w:szCs w:val="28"/>
        </w:rPr>
        <w:t>based</w:t>
      </w:r>
      <w:proofErr w:type="spellEnd"/>
      <w:r w:rsidRPr="00395D82">
        <w:rPr>
          <w:rFonts w:cs="Times New Roman"/>
          <w:bCs/>
          <w:i/>
          <w:iCs/>
          <w:sz w:val="28"/>
          <w:szCs w:val="28"/>
        </w:rPr>
        <w:t xml:space="preserve"> </w:t>
      </w:r>
      <w:proofErr w:type="spellStart"/>
      <w:r w:rsidRPr="00395D82">
        <w:rPr>
          <w:rFonts w:cs="Times New Roman"/>
          <w:bCs/>
          <w:i/>
          <w:iCs/>
          <w:sz w:val="28"/>
          <w:szCs w:val="28"/>
        </w:rPr>
        <w:t>views</w:t>
      </w:r>
      <w:proofErr w:type="spellEnd"/>
      <w:r w:rsidRPr="00395D82">
        <w:rPr>
          <w:rFonts w:cs="Times New Roman"/>
          <w:bCs/>
          <w:i/>
          <w:iCs/>
          <w:sz w:val="28"/>
          <w:szCs w:val="28"/>
        </w:rPr>
        <w:t>)</w:t>
      </w:r>
      <w:r w:rsidRPr="00395D82">
        <w:rPr>
          <w:rFonts w:cs="Times New Roman"/>
          <w:bCs/>
          <w:sz w:val="28"/>
          <w:szCs w:val="28"/>
        </w:rPr>
        <w:t>.</w:t>
      </w:r>
    </w:p>
    <w:p w14:paraId="01BA0242" w14:textId="77777777" w:rsidR="00DB0A47" w:rsidRDefault="00DB0A47" w:rsidP="00DB0A47">
      <w:pPr>
        <w:pStyle w:val="a5"/>
        <w:spacing w:line="360" w:lineRule="auto"/>
        <w:ind w:left="0"/>
        <w:rPr>
          <w:rFonts w:cs="Times New Roman"/>
          <w:bCs/>
          <w:sz w:val="28"/>
          <w:szCs w:val="28"/>
        </w:rPr>
      </w:pPr>
      <w:r w:rsidRPr="0037473B">
        <w:rPr>
          <w:rFonts w:cs="Times New Roman"/>
          <w:bCs/>
          <w:sz w:val="28"/>
          <w:szCs w:val="28"/>
        </w:rPr>
        <w:t>Рассмотрим сначала более простой (но не менее мощный) вид - обычные функции, принимающие на входе </w:t>
      </w:r>
      <w:r w:rsidRPr="0037473B">
        <w:rPr>
          <w:rFonts w:cs="Times New Roman"/>
          <w:bCs/>
          <w:i/>
          <w:iCs/>
          <w:sz w:val="28"/>
          <w:szCs w:val="28"/>
        </w:rPr>
        <w:t>запрос</w:t>
      </w:r>
      <w:r w:rsidRPr="0037473B">
        <w:rPr>
          <w:rFonts w:cs="Times New Roman"/>
          <w:bCs/>
          <w:sz w:val="28"/>
          <w:szCs w:val="28"/>
        </w:rPr>
        <w:t> (объект класса </w:t>
      </w:r>
      <w:proofErr w:type="spellStart"/>
      <w:r w:rsidRPr="0037473B">
        <w:rPr>
          <w:rFonts w:cs="Times New Roman"/>
          <w:bCs/>
          <w:sz w:val="28"/>
          <w:szCs w:val="28"/>
        </w:rPr>
        <w:t>HttpRequest</w:t>
      </w:r>
      <w:proofErr w:type="spellEnd"/>
      <w:r w:rsidRPr="0037473B">
        <w:rPr>
          <w:rFonts w:cs="Times New Roman"/>
          <w:bCs/>
          <w:sz w:val="28"/>
          <w:szCs w:val="28"/>
        </w:rPr>
        <w:t>) и возвращающие </w:t>
      </w:r>
      <w:r w:rsidRPr="0037473B">
        <w:rPr>
          <w:rFonts w:cs="Times New Roman"/>
          <w:bCs/>
          <w:i/>
          <w:iCs/>
          <w:sz w:val="28"/>
          <w:szCs w:val="28"/>
        </w:rPr>
        <w:t>ответ</w:t>
      </w:r>
      <w:r w:rsidRPr="0037473B">
        <w:rPr>
          <w:rFonts w:cs="Times New Roman"/>
          <w:bCs/>
          <w:sz w:val="28"/>
          <w:szCs w:val="28"/>
        </w:rPr>
        <w:t> (объект класса </w:t>
      </w:r>
      <w:proofErr w:type="spellStart"/>
      <w:r w:rsidRPr="0037473B">
        <w:rPr>
          <w:rFonts w:cs="Times New Roman"/>
          <w:bCs/>
          <w:sz w:val="28"/>
          <w:szCs w:val="28"/>
        </w:rPr>
        <w:t>HttpResponse</w:t>
      </w:r>
      <w:proofErr w:type="spellEnd"/>
      <w:r w:rsidRPr="0037473B">
        <w:rPr>
          <w:rFonts w:cs="Times New Roman"/>
          <w:bCs/>
          <w:sz w:val="28"/>
          <w:szCs w:val="28"/>
        </w:rPr>
        <w:t> или ему подобных).</w:t>
      </w:r>
    </w:p>
    <w:p w14:paraId="43B215A6" w14:textId="57F55B91" w:rsidR="00DB0A47" w:rsidRDefault="00DB0A47" w:rsidP="00DB0A47">
      <w:pPr>
        <w:rPr>
          <w:rFonts w:ascii="Times New Roman" w:hAnsi="Times New Roman" w:cs="Times New Roman"/>
          <w:sz w:val="24"/>
          <w:szCs w:val="24"/>
        </w:rPr>
      </w:pPr>
      <w:r w:rsidRPr="00395D82">
        <w:rPr>
          <w:rFonts w:cs="Times New Roman"/>
          <w:bCs/>
          <w:sz w:val="28"/>
          <w:szCs w:val="28"/>
        </w:rPr>
        <w:lastRenderedPageBreak/>
        <w:t>Все представления этого вида наследуются от класса </w:t>
      </w:r>
      <w:proofErr w:type="spellStart"/>
      <w:proofErr w:type="gramStart"/>
      <w:r w:rsidRPr="00395D82">
        <w:rPr>
          <w:rFonts w:cs="Times New Roman"/>
          <w:bCs/>
          <w:sz w:val="28"/>
          <w:szCs w:val="28"/>
        </w:rPr>
        <w:t>django.views</w:t>
      </w:r>
      <w:proofErr w:type="gramEnd"/>
      <w:r w:rsidRPr="00395D82">
        <w:rPr>
          <w:rFonts w:cs="Times New Roman"/>
          <w:bCs/>
          <w:sz w:val="28"/>
          <w:szCs w:val="28"/>
        </w:rPr>
        <w:t>.View</w:t>
      </w:r>
      <w:proofErr w:type="spellEnd"/>
      <w:r w:rsidRPr="00395D82">
        <w:rPr>
          <w:rFonts w:cs="Times New Roman"/>
          <w:bCs/>
          <w:sz w:val="28"/>
          <w:szCs w:val="28"/>
        </w:rPr>
        <w:t>.</w:t>
      </w:r>
      <w:r>
        <w:rPr>
          <w:rFonts w:cs="Times New Roman"/>
          <w:bCs/>
          <w:sz w:val="28"/>
          <w:szCs w:val="28"/>
        </w:rPr>
        <w:t xml:space="preserve"> </w:t>
      </w:r>
      <w:r w:rsidRPr="00395D82">
        <w:rPr>
          <w:bCs/>
          <w:sz w:val="28"/>
          <w:szCs w:val="28"/>
        </w:rPr>
        <w:t>Метод </w:t>
      </w:r>
      <w:proofErr w:type="spellStart"/>
      <w:r w:rsidRPr="00395D82">
        <w:rPr>
          <w:bCs/>
          <w:sz w:val="28"/>
          <w:szCs w:val="28"/>
        </w:rPr>
        <w:t>get</w:t>
      </w:r>
      <w:proofErr w:type="spellEnd"/>
      <w:r w:rsidRPr="00395D82">
        <w:rPr>
          <w:bCs/>
          <w:sz w:val="28"/>
          <w:szCs w:val="28"/>
        </w:rPr>
        <w:t xml:space="preserve"> здесь работает точь-в-точь как </w:t>
      </w:r>
      <w:proofErr w:type="spellStart"/>
      <w:r w:rsidRPr="00395D82">
        <w:rPr>
          <w:bCs/>
          <w:sz w:val="28"/>
          <w:szCs w:val="28"/>
        </w:rPr>
        <w:t>view</w:t>
      </w:r>
      <w:proofErr w:type="spellEnd"/>
      <w:r w:rsidRPr="00395D82">
        <w:rPr>
          <w:bCs/>
          <w:sz w:val="28"/>
          <w:szCs w:val="28"/>
        </w:rPr>
        <w:t xml:space="preserve"> </w:t>
      </w:r>
      <w:proofErr w:type="spellStart"/>
      <w:r w:rsidRPr="00395D82">
        <w:rPr>
          <w:bCs/>
          <w:sz w:val="28"/>
          <w:szCs w:val="28"/>
        </w:rPr>
        <w:t>function</w:t>
      </w:r>
      <w:proofErr w:type="spellEnd"/>
      <w:r w:rsidRPr="00395D82">
        <w:rPr>
          <w:bCs/>
          <w:sz w:val="28"/>
          <w:szCs w:val="28"/>
        </w:rPr>
        <w:t>. При этом на каждый запрос будет создан новый экземпляр этого класса, так что вы смело можете объявлять в классе методы, которые по ходу выполнения запроса будут менять его состояние.</w:t>
      </w:r>
      <w:r>
        <w:rPr>
          <w:bCs/>
          <w:sz w:val="28"/>
          <w:szCs w:val="28"/>
        </w:rPr>
        <w:t xml:space="preserve"> </w:t>
      </w:r>
      <w:r w:rsidRPr="00395D82">
        <w:rPr>
          <w:rFonts w:cs="Times New Roman"/>
          <w:bCs/>
          <w:sz w:val="28"/>
          <w:szCs w:val="28"/>
        </w:rPr>
        <w:t>Регистрируется представление-класс с помощью метода (метода класса) </w:t>
      </w:r>
      <w:proofErr w:type="spellStart"/>
      <w:r w:rsidRPr="00395D82">
        <w:rPr>
          <w:rFonts w:cs="Times New Roman"/>
          <w:bCs/>
          <w:sz w:val="28"/>
          <w:szCs w:val="28"/>
        </w:rPr>
        <w:t>as_view</w:t>
      </w:r>
      <w:proofErr w:type="spellEnd"/>
      <w:r w:rsidRPr="00395D82">
        <w:rPr>
          <w:rFonts w:cs="Times New Roman"/>
          <w:bCs/>
          <w:sz w:val="28"/>
          <w:szCs w:val="28"/>
        </w:rPr>
        <w:t>. </w:t>
      </w:r>
    </w:p>
    <w:p w14:paraId="25E2DE89"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266. Что такое модель в рамках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46C55EF8" w14:textId="2D0F8D1F" w:rsidR="00DB0A47" w:rsidRDefault="00DB0A47" w:rsidP="00DB0A47">
      <w:pPr>
        <w:jc w:val="both"/>
        <w:rPr>
          <w:rFonts w:ascii="Times New Roman" w:hAnsi="Times New Roman" w:cs="Times New Roman"/>
          <w:sz w:val="24"/>
          <w:szCs w:val="24"/>
        </w:rPr>
      </w:pPr>
      <w:r w:rsidRPr="00395D82">
        <w:rPr>
          <w:rFonts w:cs="Times New Roman"/>
          <w:bCs/>
          <w:sz w:val="28"/>
          <w:szCs w:val="28"/>
        </w:rPr>
        <w:t>Веб-приложения </w:t>
      </w:r>
      <w:proofErr w:type="spellStart"/>
      <w:r w:rsidRPr="00395D82">
        <w:rPr>
          <w:rFonts w:cs="Times New Roman"/>
          <w:bCs/>
          <w:sz w:val="28"/>
          <w:szCs w:val="28"/>
        </w:rPr>
        <w:t>Django</w:t>
      </w:r>
      <w:proofErr w:type="spellEnd"/>
      <w:r w:rsidRPr="00395D82">
        <w:rPr>
          <w:rFonts w:cs="Times New Roman"/>
          <w:bCs/>
          <w:sz w:val="28"/>
          <w:szCs w:val="28"/>
        </w:rPr>
        <w:t xml:space="preserve"> получают доступ и управляют данными через объекты Python, называемые моделями. Модели определяют структуру хранимых данных, включая типы полей и, возможно, их максимальный размер, значения по умолчанию, параметры списка выбора, текст справки для документации, текст меток для форм и </w:t>
      </w:r>
      <w:proofErr w:type="spellStart"/>
      <w:r w:rsidRPr="00395D82">
        <w:rPr>
          <w:rFonts w:cs="Times New Roman"/>
          <w:bCs/>
          <w:sz w:val="28"/>
          <w:szCs w:val="28"/>
        </w:rPr>
        <w:t>т.</w:t>
      </w:r>
      <w:r>
        <w:rPr>
          <w:rFonts w:cs="Times New Roman"/>
          <w:bCs/>
          <w:sz w:val="28"/>
          <w:szCs w:val="28"/>
        </w:rPr>
        <w:t>д</w:t>
      </w:r>
      <w:proofErr w:type="spellEnd"/>
    </w:p>
    <w:p w14:paraId="018B9464" w14:textId="77777777" w:rsidR="00DB0A47"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267. Как производится вывод данных с помощью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3FD5CE96" w14:textId="4B73A8D2" w:rsidR="00DB0A47" w:rsidRPr="007504E0" w:rsidRDefault="007504E0" w:rsidP="005B1549">
      <w:pPr>
        <w:rPr>
          <w:rFonts w:ascii="Times New Roman" w:hAnsi="Times New Roman" w:cs="Times New Roman"/>
          <w:color w:val="FF0000"/>
          <w:sz w:val="24"/>
          <w:szCs w:val="24"/>
          <w:lang w:val="ru-RU"/>
        </w:rPr>
      </w:pPr>
      <w:r w:rsidRPr="007504E0">
        <w:rPr>
          <w:rFonts w:ascii="Times New Roman" w:hAnsi="Times New Roman" w:cs="Times New Roman"/>
          <w:color w:val="FF0000"/>
          <w:sz w:val="24"/>
          <w:szCs w:val="24"/>
          <w:lang w:val="ru-RU"/>
        </w:rPr>
        <w:t>ДА</w:t>
      </w:r>
    </w:p>
    <w:p w14:paraId="0720164F"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268. Как работает Административная панель в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w:t>
      </w:r>
    </w:p>
    <w:p w14:paraId="4CEE353B" w14:textId="79F132E4" w:rsidR="007504E0" w:rsidRDefault="007504E0" w:rsidP="005B1549">
      <w:pPr>
        <w:rPr>
          <w:rFonts w:ascii="Times New Roman" w:hAnsi="Times New Roman" w:cs="Times New Roman"/>
          <w:sz w:val="24"/>
          <w:szCs w:val="24"/>
        </w:rPr>
      </w:pPr>
      <w:r w:rsidRPr="00395D82">
        <w:rPr>
          <w:rFonts w:cs="Times New Roman"/>
          <w:bCs/>
          <w:sz w:val="28"/>
          <w:szCs w:val="28"/>
        </w:rPr>
        <w:t>Он</w:t>
      </w:r>
      <w:r>
        <w:rPr>
          <w:rFonts w:cs="Times New Roman"/>
          <w:bCs/>
          <w:sz w:val="28"/>
          <w:szCs w:val="28"/>
        </w:rPr>
        <w:t>а</w:t>
      </w:r>
      <w:r w:rsidRPr="00395D82">
        <w:rPr>
          <w:rFonts w:cs="Times New Roman"/>
          <w:bCs/>
          <w:sz w:val="28"/>
          <w:szCs w:val="28"/>
        </w:rPr>
        <w:t xml:space="preserve"> использует </w:t>
      </w:r>
      <w:proofErr w:type="gramStart"/>
      <w:r w:rsidRPr="00395D82">
        <w:rPr>
          <w:rFonts w:cs="Times New Roman"/>
          <w:bCs/>
          <w:sz w:val="28"/>
          <w:szCs w:val="28"/>
        </w:rPr>
        <w:t>мета-данные</w:t>
      </w:r>
      <w:proofErr w:type="gramEnd"/>
      <w:r w:rsidRPr="00395D82">
        <w:rPr>
          <w:rFonts w:cs="Times New Roman"/>
          <w:bCs/>
          <w:sz w:val="28"/>
          <w:szCs w:val="28"/>
        </w:rPr>
        <w:t xml:space="preserve"> модели чтобы предоставить многофункциональный, готовый к использованию интерфейс для работы с содержимым сайта</w:t>
      </w:r>
    </w:p>
    <w:p w14:paraId="18E5B0C7"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t xml:space="preserve"> </w:t>
      </w:r>
      <w:r w:rsidRPr="00C115D8">
        <w:rPr>
          <w:rFonts w:ascii="Times New Roman" w:hAnsi="Times New Roman" w:cs="Times New Roman"/>
          <w:sz w:val="24"/>
          <w:szCs w:val="24"/>
        </w:rPr>
        <w:br/>
        <w:t xml:space="preserve">269. Опишите реализацию аутентификации на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410C0414" w14:textId="77777777" w:rsidR="007504E0" w:rsidRPr="00991D81" w:rsidRDefault="007504E0" w:rsidP="007504E0">
      <w:pPr>
        <w:pStyle w:val="a5"/>
        <w:spacing w:line="360" w:lineRule="auto"/>
        <w:ind w:left="0"/>
        <w:rPr>
          <w:rFonts w:cs="Times New Roman"/>
          <w:bCs/>
          <w:sz w:val="28"/>
          <w:szCs w:val="28"/>
          <w:lang w:val="en-US"/>
        </w:rPr>
      </w:pPr>
      <w:r>
        <w:rPr>
          <w:rFonts w:cs="Times New Roman"/>
          <w:bCs/>
          <w:sz w:val="28"/>
          <w:szCs w:val="28"/>
        </w:rPr>
        <w:t>Внутри</w:t>
      </w:r>
      <w:r w:rsidRPr="00991D81">
        <w:rPr>
          <w:rFonts w:cs="Times New Roman"/>
          <w:bCs/>
          <w:sz w:val="28"/>
          <w:szCs w:val="28"/>
          <w:lang w:val="en-US"/>
        </w:rPr>
        <w:t xml:space="preserve"> </w:t>
      </w:r>
      <w:proofErr w:type="spellStart"/>
      <w:r w:rsidRPr="00991D81">
        <w:rPr>
          <w:rFonts w:cs="Times New Roman"/>
          <w:bCs/>
          <w:sz w:val="28"/>
          <w:szCs w:val="28"/>
          <w:lang w:val="en-US"/>
        </w:rPr>
        <w:t>locallibrary</w:t>
      </w:r>
      <w:proofErr w:type="spellEnd"/>
      <w:r w:rsidRPr="00991D81">
        <w:rPr>
          <w:rFonts w:cs="Times New Roman"/>
          <w:bCs/>
          <w:sz w:val="28"/>
          <w:szCs w:val="28"/>
          <w:lang w:val="en-US"/>
        </w:rPr>
        <w:t>/</w:t>
      </w:r>
      <w:proofErr w:type="spellStart"/>
      <w:r w:rsidRPr="00991D81">
        <w:rPr>
          <w:rFonts w:cs="Times New Roman"/>
          <w:bCs/>
          <w:sz w:val="28"/>
          <w:szCs w:val="28"/>
          <w:lang w:val="en-US"/>
        </w:rPr>
        <w:t>locallibrary</w:t>
      </w:r>
      <w:proofErr w:type="spellEnd"/>
      <w:r w:rsidRPr="00991D81">
        <w:rPr>
          <w:rFonts w:cs="Times New Roman"/>
          <w:bCs/>
          <w:sz w:val="28"/>
          <w:szCs w:val="28"/>
          <w:lang w:val="en-US"/>
        </w:rPr>
        <w:t>/settings.py:</w:t>
      </w:r>
    </w:p>
    <w:p w14:paraId="05054564" w14:textId="77777777" w:rsidR="007504E0" w:rsidRPr="00294708" w:rsidRDefault="007504E0" w:rsidP="007504E0">
      <w:pPr>
        <w:pStyle w:val="a5"/>
        <w:spacing w:line="360" w:lineRule="auto"/>
        <w:ind w:left="0"/>
        <w:rPr>
          <w:rFonts w:cs="Times New Roman"/>
          <w:bCs/>
          <w:sz w:val="28"/>
          <w:szCs w:val="28"/>
          <w:lang w:val="en-US"/>
        </w:rPr>
      </w:pPr>
      <w:r w:rsidRPr="00294708">
        <w:rPr>
          <w:rFonts w:cs="Times New Roman"/>
          <w:bCs/>
          <w:sz w:val="28"/>
          <w:szCs w:val="28"/>
          <w:lang w:val="en-US"/>
        </w:rPr>
        <w:t>INSTALLED_APPS = [</w:t>
      </w:r>
    </w:p>
    <w:p w14:paraId="3643C3CD" w14:textId="77777777" w:rsidR="007504E0" w:rsidRPr="00294708" w:rsidRDefault="007504E0" w:rsidP="007504E0">
      <w:pPr>
        <w:pStyle w:val="a5"/>
        <w:spacing w:line="360" w:lineRule="auto"/>
        <w:ind w:left="0"/>
        <w:rPr>
          <w:rFonts w:cs="Times New Roman"/>
          <w:bCs/>
          <w:sz w:val="28"/>
          <w:szCs w:val="28"/>
          <w:lang w:val="en-US"/>
        </w:rPr>
      </w:pPr>
      <w:r w:rsidRPr="00294708">
        <w:rPr>
          <w:rFonts w:cs="Times New Roman"/>
          <w:bCs/>
          <w:sz w:val="28"/>
          <w:szCs w:val="28"/>
          <w:lang w:val="en-US"/>
        </w:rPr>
        <w:t xml:space="preserve">    ...</w:t>
      </w:r>
    </w:p>
    <w:p w14:paraId="60BB6B55" w14:textId="77777777" w:rsidR="007504E0" w:rsidRPr="00DA332C" w:rsidRDefault="007504E0" w:rsidP="007504E0">
      <w:pPr>
        <w:pStyle w:val="a5"/>
        <w:spacing w:line="360" w:lineRule="auto"/>
        <w:ind w:left="0"/>
        <w:rPr>
          <w:rFonts w:cs="Times New Roman"/>
          <w:bCs/>
          <w:sz w:val="28"/>
          <w:szCs w:val="28"/>
          <w:lang w:val="en-US"/>
        </w:rPr>
      </w:pPr>
      <w:r w:rsidRPr="00294708">
        <w:rPr>
          <w:rFonts w:cs="Times New Roman"/>
          <w:bCs/>
          <w:sz w:val="28"/>
          <w:szCs w:val="28"/>
          <w:lang w:val="en-US"/>
        </w:rPr>
        <w:t xml:space="preserve">    </w:t>
      </w:r>
      <w:r w:rsidRPr="00DA332C">
        <w:rPr>
          <w:rFonts w:cs="Times New Roman"/>
          <w:bCs/>
          <w:sz w:val="28"/>
          <w:szCs w:val="28"/>
          <w:lang w:val="en-US"/>
        </w:rPr>
        <w:t>'</w:t>
      </w:r>
      <w:proofErr w:type="spellStart"/>
      <w:proofErr w:type="gramStart"/>
      <w:r w:rsidRPr="00294708">
        <w:rPr>
          <w:rFonts w:cs="Times New Roman"/>
          <w:bCs/>
          <w:sz w:val="28"/>
          <w:szCs w:val="28"/>
          <w:lang w:val="en-US"/>
        </w:rPr>
        <w:t>django</w:t>
      </w:r>
      <w:r w:rsidRPr="00DA332C">
        <w:rPr>
          <w:rFonts w:cs="Times New Roman"/>
          <w:bCs/>
          <w:sz w:val="28"/>
          <w:szCs w:val="28"/>
          <w:lang w:val="en-US"/>
        </w:rPr>
        <w:t>.</w:t>
      </w:r>
      <w:r w:rsidRPr="00294708">
        <w:rPr>
          <w:rFonts w:cs="Times New Roman"/>
          <w:bCs/>
          <w:sz w:val="28"/>
          <w:szCs w:val="28"/>
          <w:lang w:val="en-US"/>
        </w:rPr>
        <w:t>contrib</w:t>
      </w:r>
      <w:proofErr w:type="gramEnd"/>
      <w:r w:rsidRPr="00DA332C">
        <w:rPr>
          <w:rFonts w:cs="Times New Roman"/>
          <w:bCs/>
          <w:sz w:val="28"/>
          <w:szCs w:val="28"/>
          <w:lang w:val="en-US"/>
        </w:rPr>
        <w:t>.</w:t>
      </w:r>
      <w:r w:rsidRPr="00294708">
        <w:rPr>
          <w:rFonts w:cs="Times New Roman"/>
          <w:bCs/>
          <w:sz w:val="28"/>
          <w:szCs w:val="28"/>
          <w:lang w:val="en-US"/>
        </w:rPr>
        <w:t>auth</w:t>
      </w:r>
      <w:proofErr w:type="spellEnd"/>
      <w:r w:rsidRPr="00DA332C">
        <w:rPr>
          <w:rFonts w:cs="Times New Roman"/>
          <w:bCs/>
          <w:sz w:val="28"/>
          <w:szCs w:val="28"/>
          <w:lang w:val="en-US"/>
        </w:rPr>
        <w:t xml:space="preserve">',  # </w:t>
      </w:r>
      <w:r w:rsidRPr="00991D81">
        <w:rPr>
          <w:rFonts w:cs="Times New Roman"/>
          <w:bCs/>
          <w:sz w:val="28"/>
          <w:szCs w:val="28"/>
        </w:rPr>
        <w:t>Фреймворк</w:t>
      </w:r>
      <w:r w:rsidRPr="00DA332C">
        <w:rPr>
          <w:rFonts w:cs="Times New Roman"/>
          <w:bCs/>
          <w:sz w:val="28"/>
          <w:szCs w:val="28"/>
          <w:lang w:val="en-US"/>
        </w:rPr>
        <w:t xml:space="preserve"> </w:t>
      </w:r>
      <w:r w:rsidRPr="00991D81">
        <w:rPr>
          <w:rFonts w:cs="Times New Roman"/>
          <w:bCs/>
          <w:sz w:val="28"/>
          <w:szCs w:val="28"/>
        </w:rPr>
        <w:t>аутентификации</w:t>
      </w:r>
      <w:r w:rsidRPr="00DA332C">
        <w:rPr>
          <w:rFonts w:cs="Times New Roman"/>
          <w:bCs/>
          <w:sz w:val="28"/>
          <w:szCs w:val="28"/>
          <w:lang w:val="en-US"/>
        </w:rPr>
        <w:t xml:space="preserve"> </w:t>
      </w:r>
      <w:r w:rsidRPr="00991D81">
        <w:rPr>
          <w:rFonts w:cs="Times New Roman"/>
          <w:bCs/>
          <w:sz w:val="28"/>
          <w:szCs w:val="28"/>
        </w:rPr>
        <w:t>и</w:t>
      </w:r>
      <w:r w:rsidRPr="00DA332C">
        <w:rPr>
          <w:rFonts w:cs="Times New Roman"/>
          <w:bCs/>
          <w:sz w:val="28"/>
          <w:szCs w:val="28"/>
          <w:lang w:val="en-US"/>
        </w:rPr>
        <w:t xml:space="preserve"> </w:t>
      </w:r>
      <w:r w:rsidRPr="00991D81">
        <w:rPr>
          <w:rFonts w:cs="Times New Roman"/>
          <w:bCs/>
          <w:sz w:val="28"/>
          <w:szCs w:val="28"/>
        </w:rPr>
        <w:t>моделей</w:t>
      </w:r>
      <w:r w:rsidRPr="00DA332C">
        <w:rPr>
          <w:rFonts w:cs="Times New Roman"/>
          <w:bCs/>
          <w:sz w:val="28"/>
          <w:szCs w:val="28"/>
          <w:lang w:val="en-US"/>
        </w:rPr>
        <w:t xml:space="preserve"> </w:t>
      </w:r>
      <w:r w:rsidRPr="00991D81">
        <w:rPr>
          <w:rFonts w:cs="Times New Roman"/>
          <w:bCs/>
          <w:sz w:val="28"/>
          <w:szCs w:val="28"/>
        </w:rPr>
        <w:t>по</w:t>
      </w:r>
      <w:r w:rsidRPr="00DA332C">
        <w:rPr>
          <w:rFonts w:cs="Times New Roman"/>
          <w:bCs/>
          <w:sz w:val="28"/>
          <w:szCs w:val="28"/>
          <w:lang w:val="en-US"/>
        </w:rPr>
        <w:t xml:space="preserve"> </w:t>
      </w:r>
      <w:r w:rsidRPr="00991D81">
        <w:rPr>
          <w:rFonts w:cs="Times New Roman"/>
          <w:bCs/>
          <w:sz w:val="28"/>
          <w:szCs w:val="28"/>
        </w:rPr>
        <w:t>умолчанию</w:t>
      </w:r>
      <w:r w:rsidRPr="00DA332C">
        <w:rPr>
          <w:rFonts w:cs="Times New Roman"/>
          <w:bCs/>
          <w:sz w:val="28"/>
          <w:szCs w:val="28"/>
          <w:lang w:val="en-US"/>
        </w:rPr>
        <w:t>.</w:t>
      </w:r>
    </w:p>
    <w:p w14:paraId="1111903F" w14:textId="77777777" w:rsidR="007504E0" w:rsidRPr="00991D81" w:rsidRDefault="007504E0" w:rsidP="007504E0">
      <w:pPr>
        <w:pStyle w:val="a5"/>
        <w:spacing w:line="360" w:lineRule="auto"/>
        <w:ind w:left="0"/>
        <w:rPr>
          <w:rFonts w:cs="Times New Roman"/>
          <w:bCs/>
          <w:sz w:val="28"/>
          <w:szCs w:val="28"/>
        </w:rPr>
      </w:pPr>
      <w:r w:rsidRPr="00DA332C">
        <w:rPr>
          <w:rFonts w:cs="Times New Roman"/>
          <w:bCs/>
          <w:sz w:val="28"/>
          <w:szCs w:val="28"/>
          <w:lang w:val="en-US"/>
        </w:rPr>
        <w:t xml:space="preserve">    </w:t>
      </w:r>
      <w:r w:rsidRPr="00991D81">
        <w:rPr>
          <w:rFonts w:cs="Times New Roman"/>
          <w:bCs/>
          <w:sz w:val="28"/>
          <w:szCs w:val="28"/>
        </w:rPr>
        <w:t>'</w:t>
      </w:r>
      <w:proofErr w:type="spellStart"/>
      <w:proofErr w:type="gramStart"/>
      <w:r w:rsidRPr="00991D81">
        <w:rPr>
          <w:rFonts w:cs="Times New Roman"/>
          <w:bCs/>
          <w:sz w:val="28"/>
          <w:szCs w:val="28"/>
        </w:rPr>
        <w:t>django.contrib</w:t>
      </w:r>
      <w:proofErr w:type="gramEnd"/>
      <w:r w:rsidRPr="00991D81">
        <w:rPr>
          <w:rFonts w:cs="Times New Roman"/>
          <w:bCs/>
          <w:sz w:val="28"/>
          <w:szCs w:val="28"/>
        </w:rPr>
        <w:t>.contenttypes</w:t>
      </w:r>
      <w:proofErr w:type="spellEnd"/>
      <w:r w:rsidRPr="00991D81">
        <w:rPr>
          <w:rFonts w:cs="Times New Roman"/>
          <w:bCs/>
          <w:sz w:val="28"/>
          <w:szCs w:val="28"/>
        </w:rPr>
        <w:t xml:space="preserve">',  # </w:t>
      </w:r>
      <w:proofErr w:type="spellStart"/>
      <w:r w:rsidRPr="00991D81">
        <w:rPr>
          <w:rFonts w:cs="Times New Roman"/>
          <w:bCs/>
          <w:sz w:val="28"/>
          <w:szCs w:val="28"/>
        </w:rPr>
        <w:t>Django</w:t>
      </w:r>
      <w:proofErr w:type="spellEnd"/>
      <w:r w:rsidRPr="00991D81">
        <w:rPr>
          <w:rFonts w:cs="Times New Roman"/>
          <w:bCs/>
          <w:sz w:val="28"/>
          <w:szCs w:val="28"/>
        </w:rPr>
        <w:t xml:space="preserve"> контент-типовая система (даёт разрешения, связанные с моделями).</w:t>
      </w:r>
    </w:p>
    <w:p w14:paraId="69D777BB"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    ....</w:t>
      </w:r>
    </w:p>
    <w:p w14:paraId="0A193FA4" w14:textId="77777777" w:rsidR="007504E0" w:rsidRPr="00991D81" w:rsidRDefault="007504E0" w:rsidP="007504E0">
      <w:pPr>
        <w:pStyle w:val="a5"/>
        <w:spacing w:line="360" w:lineRule="auto"/>
        <w:ind w:left="0"/>
        <w:rPr>
          <w:rFonts w:cs="Times New Roman"/>
          <w:bCs/>
          <w:sz w:val="28"/>
          <w:szCs w:val="28"/>
        </w:rPr>
      </w:pPr>
    </w:p>
    <w:p w14:paraId="05AB2FFA"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MIDDLEWARE = [</w:t>
      </w:r>
    </w:p>
    <w:p w14:paraId="135C428B"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    ...</w:t>
      </w:r>
    </w:p>
    <w:p w14:paraId="5571953A"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lastRenderedPageBreak/>
        <w:t xml:space="preserve">    '</w:t>
      </w:r>
      <w:proofErr w:type="spellStart"/>
      <w:proofErr w:type="gramStart"/>
      <w:r w:rsidRPr="00991D81">
        <w:rPr>
          <w:rFonts w:cs="Times New Roman"/>
          <w:bCs/>
          <w:sz w:val="28"/>
          <w:szCs w:val="28"/>
        </w:rPr>
        <w:t>django.contrib</w:t>
      </w:r>
      <w:proofErr w:type="gramEnd"/>
      <w:r w:rsidRPr="00991D81">
        <w:rPr>
          <w:rFonts w:cs="Times New Roman"/>
          <w:bCs/>
          <w:sz w:val="28"/>
          <w:szCs w:val="28"/>
        </w:rPr>
        <w:t>.sessions.middleware.SessionMiddleware</w:t>
      </w:r>
      <w:proofErr w:type="spellEnd"/>
      <w:r w:rsidRPr="00991D81">
        <w:rPr>
          <w:rFonts w:cs="Times New Roman"/>
          <w:bCs/>
          <w:sz w:val="28"/>
          <w:szCs w:val="28"/>
        </w:rPr>
        <w:t>',  # Управление сессиями между запросами</w:t>
      </w:r>
    </w:p>
    <w:p w14:paraId="0176BDE5"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    ...</w:t>
      </w:r>
    </w:p>
    <w:p w14:paraId="435FBC47"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    '</w:t>
      </w:r>
      <w:proofErr w:type="spellStart"/>
      <w:proofErr w:type="gramStart"/>
      <w:r w:rsidRPr="00991D81">
        <w:rPr>
          <w:rFonts w:cs="Times New Roman"/>
          <w:bCs/>
          <w:sz w:val="28"/>
          <w:szCs w:val="28"/>
        </w:rPr>
        <w:t>django.contrib</w:t>
      </w:r>
      <w:proofErr w:type="gramEnd"/>
      <w:r w:rsidRPr="00991D81">
        <w:rPr>
          <w:rFonts w:cs="Times New Roman"/>
          <w:bCs/>
          <w:sz w:val="28"/>
          <w:szCs w:val="28"/>
        </w:rPr>
        <w:t>.auth.middleware.AuthenticationMiddleware</w:t>
      </w:r>
      <w:proofErr w:type="spellEnd"/>
      <w:r w:rsidRPr="00991D81">
        <w:rPr>
          <w:rFonts w:cs="Times New Roman"/>
          <w:bCs/>
          <w:sz w:val="28"/>
          <w:szCs w:val="28"/>
        </w:rPr>
        <w:t>',  # Связывает пользователей, использующих сессии, запросами.</w:t>
      </w:r>
    </w:p>
    <w:p w14:paraId="3AFA9D36" w14:textId="4AC6D193" w:rsidR="007504E0" w:rsidRDefault="007504E0" w:rsidP="007504E0">
      <w:pPr>
        <w:rPr>
          <w:rFonts w:ascii="Times New Roman" w:hAnsi="Times New Roman" w:cs="Times New Roman"/>
          <w:sz w:val="24"/>
          <w:szCs w:val="24"/>
        </w:rPr>
      </w:pPr>
      <w:r w:rsidRPr="00991D81">
        <w:rPr>
          <w:rFonts w:cs="Times New Roman"/>
          <w:bCs/>
          <w:sz w:val="28"/>
          <w:szCs w:val="28"/>
        </w:rPr>
        <w:t xml:space="preserve">    ....</w:t>
      </w:r>
    </w:p>
    <w:p w14:paraId="63121542"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270. Опишите преимущества фреймворка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7E521F07" w14:textId="77777777" w:rsidR="007504E0" w:rsidRDefault="007504E0" w:rsidP="007504E0">
      <w:pPr>
        <w:pStyle w:val="a5"/>
        <w:spacing w:line="360" w:lineRule="auto"/>
        <w:ind w:left="0"/>
        <w:rPr>
          <w:rFonts w:cs="Times New Roman"/>
          <w:bCs/>
          <w:sz w:val="28"/>
          <w:szCs w:val="28"/>
        </w:rPr>
      </w:pPr>
      <w:r w:rsidRPr="00991D81">
        <w:rPr>
          <w:rFonts w:cs="Times New Roman"/>
          <w:bCs/>
          <w:sz w:val="28"/>
          <w:szCs w:val="28"/>
        </w:rPr>
        <w:t xml:space="preserve">Когда у вас возникает определенная мысль, трансформировать ее на языке программирования и предать ей реальную форму при помощи </w:t>
      </w:r>
      <w:proofErr w:type="spellStart"/>
      <w:r w:rsidRPr="00991D81">
        <w:rPr>
          <w:rFonts w:cs="Times New Roman"/>
          <w:bCs/>
          <w:sz w:val="28"/>
          <w:szCs w:val="28"/>
        </w:rPr>
        <w:t>Django</w:t>
      </w:r>
      <w:proofErr w:type="spellEnd"/>
      <w:r w:rsidRPr="00991D81">
        <w:rPr>
          <w:rFonts w:cs="Times New Roman"/>
          <w:bCs/>
          <w:sz w:val="28"/>
          <w:szCs w:val="28"/>
        </w:rPr>
        <w:t xml:space="preserve"> займет всего несколько минут. То, что </w:t>
      </w:r>
      <w:proofErr w:type="spellStart"/>
      <w:r w:rsidRPr="00991D81">
        <w:rPr>
          <w:rFonts w:cs="Times New Roman"/>
          <w:bCs/>
          <w:sz w:val="28"/>
          <w:szCs w:val="28"/>
        </w:rPr>
        <w:t>Django</w:t>
      </w:r>
      <w:proofErr w:type="spellEnd"/>
      <w:r w:rsidRPr="00991D81">
        <w:rPr>
          <w:rFonts w:cs="Times New Roman"/>
          <w:bCs/>
          <w:sz w:val="28"/>
          <w:szCs w:val="28"/>
        </w:rPr>
        <w:t xml:space="preserve"> находится в свободном доступе, дает возможность заметно упростить процесс веб разработки, так как разработчик может сфокусироваться на процессе дизайна и разработке функционала приложения. Таким образом, </w:t>
      </w:r>
      <w:proofErr w:type="spellStart"/>
      <w:r w:rsidRPr="00991D81">
        <w:rPr>
          <w:rFonts w:cs="Times New Roman"/>
          <w:bCs/>
          <w:sz w:val="28"/>
          <w:szCs w:val="28"/>
        </w:rPr>
        <w:t>Django</w:t>
      </w:r>
      <w:proofErr w:type="spellEnd"/>
      <w:r w:rsidRPr="00991D81">
        <w:rPr>
          <w:rFonts w:cs="Times New Roman"/>
          <w:bCs/>
          <w:sz w:val="28"/>
          <w:szCs w:val="28"/>
        </w:rPr>
        <w:t xml:space="preserve"> – это идеальный инструмент для стартапов, когда веб дизайн должен отображать концепцию и цели компании.</w:t>
      </w:r>
    </w:p>
    <w:p w14:paraId="2F7D4F5F"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Быстрота: </w:t>
      </w:r>
      <w:proofErr w:type="spellStart"/>
      <w:r w:rsidRPr="00991D81">
        <w:rPr>
          <w:rFonts w:cs="Times New Roman"/>
          <w:bCs/>
          <w:sz w:val="28"/>
          <w:szCs w:val="28"/>
        </w:rPr>
        <w:t>Django</w:t>
      </w:r>
      <w:proofErr w:type="spellEnd"/>
      <w:r w:rsidRPr="00991D81">
        <w:rPr>
          <w:rFonts w:cs="Times New Roman"/>
          <w:bCs/>
          <w:sz w:val="28"/>
          <w:szCs w:val="28"/>
        </w:rPr>
        <w:t xml:space="preserve"> был разработан, чтобы помочь разработчикам создать приложение настолько быстро, на сколько это возможно. Это включает в себя формирование идеи, разработку и выпуск проекта, где </w:t>
      </w:r>
      <w:proofErr w:type="spellStart"/>
      <w:r w:rsidRPr="00991D81">
        <w:rPr>
          <w:rFonts w:cs="Times New Roman"/>
          <w:bCs/>
          <w:sz w:val="28"/>
          <w:szCs w:val="28"/>
        </w:rPr>
        <w:t>Django</w:t>
      </w:r>
      <w:proofErr w:type="spellEnd"/>
      <w:r w:rsidRPr="00991D81">
        <w:rPr>
          <w:rFonts w:cs="Times New Roman"/>
          <w:bCs/>
          <w:sz w:val="28"/>
          <w:szCs w:val="28"/>
        </w:rPr>
        <w:t xml:space="preserve"> экономит время и ресурсы на каждом из этих этапов. Таким образом, его можно назвать идеальным решением для разработчиков, для которых вопрос дедлайна стоит в приоритете.</w:t>
      </w:r>
    </w:p>
    <w:p w14:paraId="755AC4DA"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Полная комплектация: </w:t>
      </w:r>
      <w:proofErr w:type="spellStart"/>
      <w:r w:rsidRPr="00991D81">
        <w:rPr>
          <w:rFonts w:cs="Times New Roman"/>
          <w:bCs/>
          <w:sz w:val="28"/>
          <w:szCs w:val="28"/>
        </w:rPr>
        <w:t>Django</w:t>
      </w:r>
      <w:proofErr w:type="spellEnd"/>
      <w:r w:rsidRPr="00991D81">
        <w:rPr>
          <w:rFonts w:cs="Times New Roman"/>
          <w:bCs/>
          <w:sz w:val="28"/>
          <w:szCs w:val="28"/>
        </w:rPr>
        <w:t xml:space="preserve"> работает с десятками дополнительных функций, которые заметно помогают с аутентификацией пользователя, картами сайта, администрированием содержимого, RSS и многим другим. Данные аспекты помогают осуществить каждый этап веб разработки.</w:t>
      </w:r>
    </w:p>
    <w:p w14:paraId="363EDB21"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lastRenderedPageBreak/>
        <w:t xml:space="preserve">Безопасность: Работая в </w:t>
      </w:r>
      <w:proofErr w:type="spellStart"/>
      <w:r w:rsidRPr="00991D81">
        <w:rPr>
          <w:rFonts w:cs="Times New Roman"/>
          <w:bCs/>
          <w:sz w:val="28"/>
          <w:szCs w:val="28"/>
        </w:rPr>
        <w:t>Django</w:t>
      </w:r>
      <w:proofErr w:type="spellEnd"/>
      <w:r w:rsidRPr="00991D81">
        <w:rPr>
          <w:rFonts w:cs="Times New Roman"/>
          <w:bCs/>
          <w:sz w:val="28"/>
          <w:szCs w:val="28"/>
        </w:rPr>
        <w:t xml:space="preserve">, вы получаете защиту от ошибок, связанных с безопасностью и ставящих под угрозу проект. Я имею ввиду такие распространенные ошибки, как инъекции SQL, кросс-сайт подлоги, </w:t>
      </w:r>
      <w:proofErr w:type="spellStart"/>
      <w:r w:rsidRPr="00991D81">
        <w:rPr>
          <w:rFonts w:cs="Times New Roman"/>
          <w:bCs/>
          <w:sz w:val="28"/>
          <w:szCs w:val="28"/>
        </w:rPr>
        <w:t>clickjacking</w:t>
      </w:r>
      <w:proofErr w:type="spellEnd"/>
      <w:r w:rsidRPr="00991D81">
        <w:rPr>
          <w:rFonts w:cs="Times New Roman"/>
          <w:bCs/>
          <w:sz w:val="28"/>
          <w:szCs w:val="28"/>
        </w:rPr>
        <w:t xml:space="preserve"> и кросс-</w:t>
      </w:r>
      <w:proofErr w:type="spellStart"/>
      <w:r w:rsidRPr="00991D81">
        <w:rPr>
          <w:rFonts w:cs="Times New Roman"/>
          <w:bCs/>
          <w:sz w:val="28"/>
          <w:szCs w:val="28"/>
        </w:rPr>
        <w:t>сайтовый</w:t>
      </w:r>
      <w:proofErr w:type="spellEnd"/>
      <w:r w:rsidRPr="00991D81">
        <w:rPr>
          <w:rFonts w:cs="Times New Roman"/>
          <w:bCs/>
          <w:sz w:val="28"/>
          <w:szCs w:val="28"/>
        </w:rPr>
        <w:t xml:space="preserve"> </w:t>
      </w:r>
      <w:proofErr w:type="spellStart"/>
      <w:r w:rsidRPr="00991D81">
        <w:rPr>
          <w:rFonts w:cs="Times New Roman"/>
          <w:bCs/>
          <w:sz w:val="28"/>
          <w:szCs w:val="28"/>
        </w:rPr>
        <w:t>скриптинг</w:t>
      </w:r>
      <w:proofErr w:type="spellEnd"/>
      <w:r w:rsidRPr="00991D81">
        <w:rPr>
          <w:rFonts w:cs="Times New Roman"/>
          <w:bCs/>
          <w:sz w:val="28"/>
          <w:szCs w:val="28"/>
        </w:rPr>
        <w:t>. Для эффективного использования логинов и паролей, система пользовательской аутентификации является ключом.</w:t>
      </w:r>
    </w:p>
    <w:p w14:paraId="24694540"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Масштабируемость: фреймворк </w:t>
      </w:r>
      <w:proofErr w:type="spellStart"/>
      <w:r w:rsidRPr="00991D81">
        <w:rPr>
          <w:rFonts w:cs="Times New Roman"/>
          <w:bCs/>
          <w:sz w:val="28"/>
          <w:szCs w:val="28"/>
        </w:rPr>
        <w:t>Django</w:t>
      </w:r>
      <w:proofErr w:type="spellEnd"/>
      <w:r w:rsidRPr="00991D81">
        <w:rPr>
          <w:rFonts w:cs="Times New Roman"/>
          <w:bCs/>
          <w:sz w:val="28"/>
          <w:szCs w:val="28"/>
        </w:rPr>
        <w:t xml:space="preserve"> наилучшим образом подходит для работы с самыми высокими трафиками. Следовательно, логично, что великое множество загруженных сайтов используют </w:t>
      </w:r>
      <w:proofErr w:type="spellStart"/>
      <w:r w:rsidRPr="00991D81">
        <w:rPr>
          <w:rFonts w:cs="Times New Roman"/>
          <w:bCs/>
          <w:sz w:val="28"/>
          <w:szCs w:val="28"/>
        </w:rPr>
        <w:t>Django</w:t>
      </w:r>
      <w:proofErr w:type="spellEnd"/>
      <w:r w:rsidRPr="00991D81">
        <w:rPr>
          <w:rFonts w:cs="Times New Roman"/>
          <w:bCs/>
          <w:sz w:val="28"/>
          <w:szCs w:val="28"/>
        </w:rPr>
        <w:t xml:space="preserve"> для удовлетворения требований, связанных с трафиком.</w:t>
      </w:r>
    </w:p>
    <w:p w14:paraId="23BCA0BC" w14:textId="75926DEE" w:rsidR="007504E0" w:rsidRDefault="007504E0" w:rsidP="007504E0">
      <w:pPr>
        <w:rPr>
          <w:rFonts w:ascii="Times New Roman" w:hAnsi="Times New Roman" w:cs="Times New Roman"/>
          <w:sz w:val="24"/>
          <w:szCs w:val="24"/>
        </w:rPr>
      </w:pPr>
      <w:r w:rsidRPr="00991D81">
        <w:rPr>
          <w:rFonts w:cs="Times New Roman"/>
          <w:bCs/>
          <w:sz w:val="28"/>
          <w:szCs w:val="28"/>
        </w:rPr>
        <w:t xml:space="preserve">Разносторонность: менеджмент контента, научные вычислительные платформы, даже крупные организации – со всем этим можно эффективно справляться при помощи </w:t>
      </w:r>
      <w:proofErr w:type="spellStart"/>
      <w:r w:rsidRPr="00991D81">
        <w:rPr>
          <w:rFonts w:cs="Times New Roman"/>
          <w:bCs/>
          <w:sz w:val="28"/>
          <w:szCs w:val="28"/>
        </w:rPr>
        <w:t>Django</w:t>
      </w:r>
      <w:proofErr w:type="spellEnd"/>
    </w:p>
    <w:p w14:paraId="3638B10B"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271. Опишите недостатки фреймворка </w:t>
      </w:r>
      <w:proofErr w:type="spellStart"/>
      <w:r w:rsidRPr="00C115D8">
        <w:rPr>
          <w:rFonts w:ascii="Times New Roman" w:hAnsi="Times New Roman" w:cs="Times New Roman"/>
          <w:sz w:val="24"/>
          <w:szCs w:val="24"/>
        </w:rPr>
        <w:t>Django</w:t>
      </w:r>
      <w:proofErr w:type="spellEnd"/>
      <w:r w:rsidRPr="00C115D8">
        <w:rPr>
          <w:rFonts w:ascii="Times New Roman" w:hAnsi="Times New Roman" w:cs="Times New Roman"/>
          <w:sz w:val="24"/>
          <w:szCs w:val="24"/>
        </w:rPr>
        <w:t xml:space="preserve">. </w:t>
      </w:r>
    </w:p>
    <w:p w14:paraId="06D15F37"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Использование шаблона маршрутизации с указанием URL</w:t>
      </w:r>
    </w:p>
    <w:p w14:paraId="293E6BB1" w14:textId="77777777" w:rsidR="007504E0" w:rsidRPr="00991D81" w:rsidRDefault="007504E0" w:rsidP="007504E0">
      <w:pPr>
        <w:pStyle w:val="a5"/>
        <w:spacing w:line="360" w:lineRule="auto"/>
        <w:ind w:left="0"/>
        <w:rPr>
          <w:rFonts w:cs="Times New Roman"/>
          <w:bCs/>
          <w:sz w:val="28"/>
          <w:szCs w:val="28"/>
        </w:rPr>
      </w:pPr>
      <w:proofErr w:type="spellStart"/>
      <w:r w:rsidRPr="00991D81">
        <w:rPr>
          <w:rFonts w:cs="Times New Roman"/>
          <w:bCs/>
          <w:sz w:val="28"/>
          <w:szCs w:val="28"/>
        </w:rPr>
        <w:t>Django</w:t>
      </w:r>
      <w:proofErr w:type="spellEnd"/>
      <w:r w:rsidRPr="00991D81">
        <w:rPr>
          <w:rFonts w:cs="Times New Roman"/>
          <w:bCs/>
          <w:sz w:val="28"/>
          <w:szCs w:val="28"/>
        </w:rPr>
        <w:t xml:space="preserve"> слишком монолитный</w:t>
      </w:r>
    </w:p>
    <w:p w14:paraId="5AB62D4E"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 xml:space="preserve">Все базируется на ORM </w:t>
      </w:r>
      <w:proofErr w:type="spellStart"/>
      <w:r w:rsidRPr="00991D81">
        <w:rPr>
          <w:rFonts w:cs="Times New Roman"/>
          <w:bCs/>
          <w:sz w:val="28"/>
          <w:szCs w:val="28"/>
        </w:rPr>
        <w:t>Django</w:t>
      </w:r>
      <w:proofErr w:type="spellEnd"/>
    </w:p>
    <w:p w14:paraId="19F4F888" w14:textId="77777777" w:rsidR="007504E0" w:rsidRPr="00991D81" w:rsidRDefault="007504E0" w:rsidP="007504E0">
      <w:pPr>
        <w:pStyle w:val="a5"/>
        <w:spacing w:line="360" w:lineRule="auto"/>
        <w:ind w:left="0"/>
        <w:rPr>
          <w:rFonts w:cs="Times New Roman"/>
          <w:bCs/>
          <w:sz w:val="28"/>
          <w:szCs w:val="28"/>
        </w:rPr>
      </w:pPr>
      <w:r w:rsidRPr="00991D81">
        <w:rPr>
          <w:rFonts w:cs="Times New Roman"/>
          <w:bCs/>
          <w:sz w:val="28"/>
          <w:szCs w:val="28"/>
        </w:rPr>
        <w:t>Компоненты развертываются совместно</w:t>
      </w:r>
    </w:p>
    <w:p w14:paraId="0F9840A7" w14:textId="65EF4229" w:rsidR="007504E0" w:rsidRDefault="007504E0" w:rsidP="007504E0">
      <w:pPr>
        <w:rPr>
          <w:rFonts w:ascii="Times New Roman" w:hAnsi="Times New Roman" w:cs="Times New Roman"/>
          <w:sz w:val="24"/>
          <w:szCs w:val="24"/>
        </w:rPr>
      </w:pPr>
      <w:r w:rsidRPr="00991D81">
        <w:rPr>
          <w:rFonts w:cs="Times New Roman"/>
          <w:bCs/>
          <w:sz w:val="28"/>
          <w:szCs w:val="28"/>
        </w:rPr>
        <w:t>Необходимо умение владеть всей системой для работы</w:t>
      </w:r>
    </w:p>
    <w:p w14:paraId="1F5CAAB1"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 xml:space="preserve">272. Опишите процесс масштабирования приложения с помощью какого-либо современного фреймворка. </w:t>
      </w:r>
    </w:p>
    <w:p w14:paraId="2E6DE190" w14:textId="5D9C4C1E" w:rsidR="007504E0" w:rsidRDefault="007504E0" w:rsidP="005B1549">
      <w:pPr>
        <w:rPr>
          <w:rFonts w:ascii="Times New Roman" w:hAnsi="Times New Roman" w:cs="Times New Roman"/>
          <w:sz w:val="24"/>
          <w:szCs w:val="24"/>
        </w:rPr>
      </w:pPr>
      <w:r w:rsidRPr="00991D81">
        <w:rPr>
          <w:rFonts w:cs="Times New Roman"/>
          <w:bCs/>
          <w:sz w:val="28"/>
          <w:szCs w:val="28"/>
        </w:rPr>
        <w:t xml:space="preserve">Фреймворки имеют разную сложность и рассчитаны на компании или подразделения разного размера. При этом большинство из них рассчитано на короткие цепочки создания ценности, когда одна </w:t>
      </w:r>
      <w:proofErr w:type="spellStart"/>
      <w:r w:rsidRPr="00991D81">
        <w:rPr>
          <w:rFonts w:cs="Times New Roman"/>
          <w:bCs/>
          <w:sz w:val="28"/>
          <w:szCs w:val="28"/>
        </w:rPr>
        <w:t>кроссфункциональная</w:t>
      </w:r>
      <w:proofErr w:type="spellEnd"/>
      <w:r w:rsidRPr="00991D81">
        <w:rPr>
          <w:rFonts w:cs="Times New Roman"/>
          <w:bCs/>
          <w:sz w:val="28"/>
          <w:szCs w:val="28"/>
        </w:rPr>
        <w:t xml:space="preserve"> команда делает продукт, поставляемый потребителям. </w:t>
      </w:r>
      <w:r>
        <w:rPr>
          <w:rFonts w:cs="Times New Roman"/>
          <w:bCs/>
          <w:sz w:val="28"/>
          <w:szCs w:val="28"/>
        </w:rPr>
        <w:t>К</w:t>
      </w:r>
      <w:r w:rsidRPr="00991D81">
        <w:rPr>
          <w:rFonts w:cs="Times New Roman"/>
          <w:bCs/>
          <w:sz w:val="28"/>
          <w:szCs w:val="28"/>
        </w:rPr>
        <w:t>ороткие цепочки являются естественным способом организации труда, способным быстро реагировать на изменения, в отличие от стабильных условий функционирования, которые ведут к специализации и образованию длинных цепочек из функциональных подразделений.</w:t>
      </w:r>
    </w:p>
    <w:p w14:paraId="7597465A"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lastRenderedPageBreak/>
        <w:t xml:space="preserve">273. Опишите ситуации, когда для масштабирования системы, написанной с помощью фреймворка требуется реинжиниринг системы. </w:t>
      </w:r>
    </w:p>
    <w:p w14:paraId="1EBB8A87" w14:textId="5A45C200" w:rsidR="007504E0" w:rsidRPr="007504E0" w:rsidRDefault="007504E0" w:rsidP="005B1549">
      <w:pPr>
        <w:rPr>
          <w:rFonts w:ascii="Times New Roman" w:hAnsi="Times New Roman" w:cs="Times New Roman"/>
          <w:sz w:val="24"/>
          <w:szCs w:val="24"/>
          <w:lang w:val="ru-RU"/>
        </w:rPr>
      </w:pPr>
      <w:r>
        <w:rPr>
          <w:rFonts w:ascii="Times New Roman" w:hAnsi="Times New Roman" w:cs="Times New Roman"/>
          <w:sz w:val="24"/>
          <w:szCs w:val="24"/>
          <w:lang w:val="ru-RU"/>
        </w:rPr>
        <w:t>Система плохо спроектирована</w:t>
      </w:r>
    </w:p>
    <w:p w14:paraId="79B086DF" w14:textId="77777777" w:rsidR="007504E0"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r>
      <w:r w:rsidRPr="00E46C41">
        <w:rPr>
          <w:rFonts w:ascii="Times New Roman" w:hAnsi="Times New Roman" w:cs="Times New Roman"/>
          <w:color w:val="FF0000"/>
          <w:sz w:val="24"/>
          <w:szCs w:val="24"/>
        </w:rPr>
        <w:t xml:space="preserve">274. Опишите как происходит процесс перехода с одного фреймворка на другой. </w:t>
      </w:r>
    </w:p>
    <w:p w14:paraId="38695892" w14:textId="77777777" w:rsidR="007504E0" w:rsidRDefault="007504E0" w:rsidP="005B1549">
      <w:pPr>
        <w:rPr>
          <w:rFonts w:ascii="Times New Roman" w:hAnsi="Times New Roman" w:cs="Times New Roman"/>
          <w:sz w:val="24"/>
          <w:szCs w:val="24"/>
        </w:rPr>
      </w:pPr>
    </w:p>
    <w:p w14:paraId="00000002" w14:textId="748E261A" w:rsidR="006114C2" w:rsidRDefault="005D6D4C" w:rsidP="005B1549">
      <w:pPr>
        <w:rPr>
          <w:rFonts w:ascii="Times New Roman" w:hAnsi="Times New Roman" w:cs="Times New Roman"/>
          <w:sz w:val="24"/>
          <w:szCs w:val="24"/>
        </w:rPr>
      </w:pPr>
      <w:r w:rsidRPr="00C115D8">
        <w:rPr>
          <w:rFonts w:ascii="Times New Roman" w:hAnsi="Times New Roman" w:cs="Times New Roman"/>
          <w:sz w:val="24"/>
          <w:szCs w:val="24"/>
        </w:rPr>
        <w:br/>
        <w:t>275. Когда требуется переход с одного фреймворка на другой?</w:t>
      </w:r>
    </w:p>
    <w:p w14:paraId="0C589F92" w14:textId="3EEE5BB6" w:rsidR="00E46C41" w:rsidRPr="00C115D8" w:rsidRDefault="00E46C41" w:rsidP="005B1549">
      <w:pPr>
        <w:rPr>
          <w:rFonts w:ascii="Times New Roman" w:hAnsi="Times New Roman" w:cs="Times New Roman"/>
          <w:sz w:val="24"/>
          <w:szCs w:val="24"/>
        </w:rPr>
      </w:pPr>
      <w:r>
        <w:rPr>
          <w:rFonts w:cs="Times New Roman"/>
          <w:bCs/>
          <w:sz w:val="28"/>
          <w:szCs w:val="28"/>
        </w:rPr>
        <w:t>Когда ограничения изначального фреймворка начинают сильно мешать, а возможности изначального фреймворка больше не являются достаточными</w:t>
      </w:r>
    </w:p>
    <w:sectPr w:rsidR="00E46C41" w:rsidRPr="00C115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Fira Sans">
    <w:altName w:val="Fira Sans"/>
    <w:charset w:val="00"/>
    <w:family w:val="swiss"/>
    <w:pitch w:val="variable"/>
    <w:sig w:usb0="600002FF" w:usb1="00000001" w:usb2="00000000" w:usb3="00000000" w:csb0="0000019F" w:csb1="00000000"/>
  </w:font>
  <w:font w:name="TimesNewRomanPSMT">
    <w:altName w:val="Times New Roman"/>
    <w:panose1 w:val="00000000000000000000"/>
    <w:charset w:val="CC"/>
    <w:family w:val="auto"/>
    <w:notTrueType/>
    <w:pitch w:val="default"/>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1EBB"/>
    <w:multiLevelType w:val="multilevel"/>
    <w:tmpl w:val="43186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B6477"/>
    <w:multiLevelType w:val="multilevel"/>
    <w:tmpl w:val="F97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75F44"/>
    <w:multiLevelType w:val="multilevel"/>
    <w:tmpl w:val="01DC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C7FDD"/>
    <w:multiLevelType w:val="hybridMultilevel"/>
    <w:tmpl w:val="6298D3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0407B1"/>
    <w:multiLevelType w:val="multilevel"/>
    <w:tmpl w:val="87122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866122"/>
    <w:multiLevelType w:val="multilevel"/>
    <w:tmpl w:val="35A68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776C6F"/>
    <w:multiLevelType w:val="hybridMultilevel"/>
    <w:tmpl w:val="4A4E0D6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1F845507"/>
    <w:multiLevelType w:val="multilevel"/>
    <w:tmpl w:val="8EEE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40CCF"/>
    <w:multiLevelType w:val="multilevel"/>
    <w:tmpl w:val="0EBC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6E44BB"/>
    <w:multiLevelType w:val="multilevel"/>
    <w:tmpl w:val="1A7E9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838A5"/>
    <w:multiLevelType w:val="hybridMultilevel"/>
    <w:tmpl w:val="95FA03F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15:restartNumberingAfterBreak="0">
    <w:nsid w:val="3CED1EF7"/>
    <w:multiLevelType w:val="multilevel"/>
    <w:tmpl w:val="3C947D86"/>
    <w:lvl w:ilvl="0">
      <w:start w:val="1"/>
      <w:numFmt w:val="bullet"/>
      <w:lvlText w:val="●"/>
      <w:lvlJc w:val="left"/>
      <w:pPr>
        <w:ind w:left="720" w:hanging="360"/>
      </w:pPr>
      <w:rPr>
        <w:rFonts w:ascii="Arial" w:eastAsia="Arial" w:hAnsi="Arial" w:cs="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E5503"/>
    <w:multiLevelType w:val="multilevel"/>
    <w:tmpl w:val="5BE03B3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3" w15:restartNumberingAfterBreak="0">
    <w:nsid w:val="55492BA6"/>
    <w:multiLevelType w:val="multilevel"/>
    <w:tmpl w:val="53FEB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F13AF7"/>
    <w:multiLevelType w:val="hybridMultilevel"/>
    <w:tmpl w:val="AA589310"/>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6539097B"/>
    <w:multiLevelType w:val="multilevel"/>
    <w:tmpl w:val="B220F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5BF1E2E"/>
    <w:multiLevelType w:val="multilevel"/>
    <w:tmpl w:val="24623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E9097A"/>
    <w:multiLevelType w:val="multilevel"/>
    <w:tmpl w:val="87EE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670024"/>
    <w:multiLevelType w:val="multilevel"/>
    <w:tmpl w:val="23B2B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D300D21"/>
    <w:multiLevelType w:val="multilevel"/>
    <w:tmpl w:val="D1B6F11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0" w15:restartNumberingAfterBreak="0">
    <w:nsid w:val="6E0D347C"/>
    <w:multiLevelType w:val="multilevel"/>
    <w:tmpl w:val="5D0AA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1424804"/>
    <w:multiLevelType w:val="multilevel"/>
    <w:tmpl w:val="1400B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D71DD0"/>
    <w:multiLevelType w:val="multilevel"/>
    <w:tmpl w:val="B98A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ED542A"/>
    <w:multiLevelType w:val="multilevel"/>
    <w:tmpl w:val="376C8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
  </w:num>
  <w:num w:numId="3">
    <w:abstractNumId w:val="2"/>
  </w:num>
  <w:num w:numId="4">
    <w:abstractNumId w:val="7"/>
  </w:num>
  <w:num w:numId="5">
    <w:abstractNumId w:val="22"/>
  </w:num>
  <w:num w:numId="6">
    <w:abstractNumId w:val="1"/>
  </w:num>
  <w:num w:numId="7">
    <w:abstractNumId w:val="8"/>
  </w:num>
  <w:num w:numId="8">
    <w:abstractNumId w:val="18"/>
  </w:num>
  <w:num w:numId="9">
    <w:abstractNumId w:val="3"/>
  </w:num>
  <w:num w:numId="10">
    <w:abstractNumId w:val="20"/>
  </w:num>
  <w:num w:numId="11">
    <w:abstractNumId w:val="11"/>
  </w:num>
  <w:num w:numId="12">
    <w:abstractNumId w:val="21"/>
  </w:num>
  <w:num w:numId="13">
    <w:abstractNumId w:val="0"/>
  </w:num>
  <w:num w:numId="14">
    <w:abstractNumId w:val="15"/>
  </w:num>
  <w:num w:numId="15">
    <w:abstractNumId w:val="13"/>
  </w:num>
  <w:num w:numId="16">
    <w:abstractNumId w:val="4"/>
  </w:num>
  <w:num w:numId="17">
    <w:abstractNumId w:val="16"/>
  </w:num>
  <w:num w:numId="18">
    <w:abstractNumId w:val="5"/>
  </w:num>
  <w:num w:numId="19">
    <w:abstractNumId w:val="6"/>
  </w:num>
  <w:num w:numId="20">
    <w:abstractNumId w:val="14"/>
  </w:num>
  <w:num w:numId="21">
    <w:abstractNumId w:val="10"/>
  </w:num>
  <w:num w:numId="22">
    <w:abstractNumId w:val="19"/>
  </w:num>
  <w:num w:numId="23">
    <w:abstractNumId w:val="1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4C2"/>
    <w:rsid w:val="00093B8B"/>
    <w:rsid w:val="000B141F"/>
    <w:rsid w:val="000D5ACC"/>
    <w:rsid w:val="00122BD5"/>
    <w:rsid w:val="001F3AA8"/>
    <w:rsid w:val="00230CD9"/>
    <w:rsid w:val="002A552F"/>
    <w:rsid w:val="003832FB"/>
    <w:rsid w:val="003F344F"/>
    <w:rsid w:val="00466CC4"/>
    <w:rsid w:val="005A49C6"/>
    <w:rsid w:val="005B1549"/>
    <w:rsid w:val="005D6D4C"/>
    <w:rsid w:val="005F49B3"/>
    <w:rsid w:val="006114C2"/>
    <w:rsid w:val="00650721"/>
    <w:rsid w:val="00655804"/>
    <w:rsid w:val="00690E95"/>
    <w:rsid w:val="006E3316"/>
    <w:rsid w:val="006F1181"/>
    <w:rsid w:val="007248E0"/>
    <w:rsid w:val="00743F1C"/>
    <w:rsid w:val="007504E0"/>
    <w:rsid w:val="008031FF"/>
    <w:rsid w:val="00876D96"/>
    <w:rsid w:val="00893944"/>
    <w:rsid w:val="008B438E"/>
    <w:rsid w:val="008C79CB"/>
    <w:rsid w:val="008E1539"/>
    <w:rsid w:val="009578D7"/>
    <w:rsid w:val="009F3C94"/>
    <w:rsid w:val="00A06F2C"/>
    <w:rsid w:val="00A36692"/>
    <w:rsid w:val="00AA0589"/>
    <w:rsid w:val="00AD353A"/>
    <w:rsid w:val="00BE37A6"/>
    <w:rsid w:val="00C115D8"/>
    <w:rsid w:val="00C45CAC"/>
    <w:rsid w:val="00C94A07"/>
    <w:rsid w:val="00CA08CE"/>
    <w:rsid w:val="00D20B77"/>
    <w:rsid w:val="00D72EBA"/>
    <w:rsid w:val="00D90D51"/>
    <w:rsid w:val="00DA332C"/>
    <w:rsid w:val="00DA3396"/>
    <w:rsid w:val="00DB0A47"/>
    <w:rsid w:val="00E13821"/>
    <w:rsid w:val="00E46C41"/>
    <w:rsid w:val="00EB6232"/>
    <w:rsid w:val="00EC0AB2"/>
    <w:rsid w:val="00EC5878"/>
    <w:rsid w:val="00F24520"/>
    <w:rsid w:val="00F74869"/>
    <w:rsid w:val="00FF4F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2194"/>
  <w15:docId w15:val="{A9E6E68C-C964-4F79-B961-CE0AA95D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unhideWhenUsed/>
    <w:qFormat/>
    <w:pPr>
      <w:keepNext/>
      <w:keepLines/>
      <w:spacing w:before="280" w:after="80"/>
      <w:outlineLvl w:val="3"/>
    </w:pPr>
    <w:rPr>
      <w:color w:val="666666"/>
      <w:sz w:val="24"/>
      <w:szCs w:val="24"/>
    </w:rPr>
  </w:style>
  <w:style w:type="paragraph" w:styleId="5">
    <w:name w:val="heading 5"/>
    <w:basedOn w:val="a"/>
    <w:next w:val="a"/>
    <w:link w:val="50"/>
    <w:uiPriority w:val="9"/>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1"/>
    <w:qFormat/>
    <w:rsid w:val="003F344F"/>
    <w:pPr>
      <w:ind w:left="720"/>
      <w:contextualSpacing/>
    </w:pPr>
  </w:style>
  <w:style w:type="paragraph" w:styleId="a6">
    <w:name w:val="Normal (Web)"/>
    <w:basedOn w:val="a"/>
    <w:uiPriority w:val="99"/>
    <w:unhideWhenUsed/>
    <w:rsid w:val="00122BD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7">
    <w:name w:val="Strong"/>
    <w:basedOn w:val="a0"/>
    <w:uiPriority w:val="22"/>
    <w:qFormat/>
    <w:rsid w:val="00122BD5"/>
    <w:rPr>
      <w:b/>
      <w:bCs/>
    </w:rPr>
  </w:style>
  <w:style w:type="character" w:styleId="a8">
    <w:name w:val="Hyperlink"/>
    <w:basedOn w:val="a0"/>
    <w:uiPriority w:val="99"/>
    <w:unhideWhenUsed/>
    <w:rsid w:val="00C115D8"/>
    <w:rPr>
      <w:color w:val="0000FF"/>
      <w:u w:val="single"/>
    </w:rPr>
  </w:style>
  <w:style w:type="character" w:styleId="a9">
    <w:name w:val="Unresolved Mention"/>
    <w:basedOn w:val="a0"/>
    <w:uiPriority w:val="99"/>
    <w:semiHidden/>
    <w:unhideWhenUsed/>
    <w:rsid w:val="005A49C6"/>
    <w:rPr>
      <w:color w:val="605E5C"/>
      <w:shd w:val="clear" w:color="auto" w:fill="E1DFDD"/>
    </w:rPr>
  </w:style>
  <w:style w:type="paragraph" w:customStyle="1" w:styleId="highlight">
    <w:name w:val="highlight"/>
    <w:basedOn w:val="a"/>
    <w:rsid w:val="00876D96"/>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876D96"/>
    <w:rPr>
      <w:rFonts w:ascii="Courier New" w:eastAsia="Times New Roman" w:hAnsi="Courier New" w:cs="Courier New"/>
      <w:sz w:val="20"/>
      <w:szCs w:val="20"/>
    </w:rPr>
  </w:style>
  <w:style w:type="character" w:styleId="aa">
    <w:name w:val="Emphasis"/>
    <w:basedOn w:val="a0"/>
    <w:uiPriority w:val="20"/>
    <w:qFormat/>
    <w:rsid w:val="00876D96"/>
    <w:rPr>
      <w:i/>
      <w:iCs/>
    </w:rPr>
  </w:style>
  <w:style w:type="paragraph" w:customStyle="1" w:styleId="para">
    <w:name w:val="para"/>
    <w:basedOn w:val="a"/>
    <w:rsid w:val="000B141F"/>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HTML0">
    <w:name w:val="HTML Preformatted"/>
    <w:basedOn w:val="a"/>
    <w:link w:val="HTML1"/>
    <w:uiPriority w:val="99"/>
    <w:semiHidden/>
    <w:unhideWhenUsed/>
    <w:rsid w:val="000B1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semiHidden/>
    <w:rsid w:val="000B141F"/>
    <w:rPr>
      <w:rFonts w:ascii="Courier New" w:eastAsia="Times New Roman" w:hAnsi="Courier New" w:cs="Courier New"/>
      <w:sz w:val="20"/>
      <w:szCs w:val="20"/>
      <w:lang w:val="ru-RU"/>
    </w:rPr>
  </w:style>
  <w:style w:type="character" w:customStyle="1" w:styleId="function">
    <w:name w:val="function"/>
    <w:basedOn w:val="a0"/>
    <w:rsid w:val="000B141F"/>
  </w:style>
  <w:style w:type="character" w:styleId="HTML2">
    <w:name w:val="HTML Variable"/>
    <w:basedOn w:val="a0"/>
    <w:uiPriority w:val="99"/>
    <w:semiHidden/>
    <w:unhideWhenUsed/>
    <w:rsid w:val="000B141F"/>
    <w:rPr>
      <w:i/>
      <w:iCs/>
    </w:rPr>
  </w:style>
  <w:style w:type="paragraph" w:customStyle="1" w:styleId="simpara">
    <w:name w:val="simpara"/>
    <w:basedOn w:val="a"/>
    <w:rsid w:val="000B141F"/>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type">
    <w:name w:val="type"/>
    <w:basedOn w:val="a0"/>
    <w:rsid w:val="000B141F"/>
  </w:style>
  <w:style w:type="character" w:customStyle="1" w:styleId="20">
    <w:name w:val="Заголовок 2 Знак"/>
    <w:basedOn w:val="a0"/>
    <w:link w:val="2"/>
    <w:uiPriority w:val="9"/>
    <w:rsid w:val="000B141F"/>
    <w:rPr>
      <w:sz w:val="32"/>
      <w:szCs w:val="32"/>
    </w:rPr>
  </w:style>
  <w:style w:type="character" w:customStyle="1" w:styleId="30">
    <w:name w:val="Заголовок 3 Знак"/>
    <w:basedOn w:val="a0"/>
    <w:link w:val="3"/>
    <w:uiPriority w:val="9"/>
    <w:rsid w:val="000B141F"/>
    <w:rPr>
      <w:color w:val="434343"/>
      <w:sz w:val="28"/>
      <w:szCs w:val="28"/>
    </w:rPr>
  </w:style>
  <w:style w:type="character" w:customStyle="1" w:styleId="40">
    <w:name w:val="Заголовок 4 Знак"/>
    <w:basedOn w:val="a0"/>
    <w:link w:val="4"/>
    <w:uiPriority w:val="9"/>
    <w:rsid w:val="000B141F"/>
    <w:rPr>
      <w:color w:val="666666"/>
      <w:sz w:val="24"/>
      <w:szCs w:val="24"/>
    </w:rPr>
  </w:style>
  <w:style w:type="character" w:customStyle="1" w:styleId="50">
    <w:name w:val="Заголовок 5 Знак"/>
    <w:basedOn w:val="a0"/>
    <w:link w:val="5"/>
    <w:uiPriority w:val="9"/>
    <w:rsid w:val="000B141F"/>
    <w:rPr>
      <w:color w:val="666666"/>
    </w:rPr>
  </w:style>
  <w:style w:type="paragraph" w:customStyle="1" w:styleId="msonormal0">
    <w:name w:val="msonormal"/>
    <w:basedOn w:val="a"/>
    <w:rsid w:val="000B141F"/>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b">
    <w:name w:val="FollowedHyperlink"/>
    <w:basedOn w:val="a0"/>
    <w:uiPriority w:val="99"/>
    <w:semiHidden/>
    <w:unhideWhenUsed/>
    <w:rsid w:val="000B141F"/>
    <w:rPr>
      <w:color w:val="800080"/>
      <w:u w:val="single"/>
    </w:rPr>
  </w:style>
  <w:style w:type="character" w:customStyle="1" w:styleId="replaceable">
    <w:name w:val="replaceable"/>
    <w:basedOn w:val="a0"/>
    <w:rsid w:val="000B141F"/>
  </w:style>
  <w:style w:type="character" w:customStyle="1" w:styleId="optional">
    <w:name w:val="optional"/>
    <w:basedOn w:val="a0"/>
    <w:rsid w:val="000B141F"/>
  </w:style>
  <w:style w:type="paragraph" w:customStyle="1" w:styleId="listitem">
    <w:name w:val="listitem"/>
    <w:basedOn w:val="a"/>
    <w:rsid w:val="000B141F"/>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simpara1">
    <w:name w:val="simpara1"/>
    <w:basedOn w:val="a"/>
    <w:rsid w:val="000B141F"/>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classname">
    <w:name w:val="classname"/>
    <w:basedOn w:val="a0"/>
    <w:rsid w:val="000B141F"/>
  </w:style>
  <w:style w:type="character" w:customStyle="1" w:styleId="interfacename">
    <w:name w:val="interfacename"/>
    <w:basedOn w:val="a0"/>
    <w:rsid w:val="000B141F"/>
  </w:style>
  <w:style w:type="character" w:customStyle="1" w:styleId="token">
    <w:name w:val="token"/>
    <w:basedOn w:val="a0"/>
    <w:rsid w:val="00A36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411">
      <w:bodyDiv w:val="1"/>
      <w:marLeft w:val="0"/>
      <w:marRight w:val="0"/>
      <w:marTop w:val="0"/>
      <w:marBottom w:val="0"/>
      <w:divBdr>
        <w:top w:val="none" w:sz="0" w:space="0" w:color="auto"/>
        <w:left w:val="none" w:sz="0" w:space="0" w:color="auto"/>
        <w:bottom w:val="none" w:sz="0" w:space="0" w:color="auto"/>
        <w:right w:val="none" w:sz="0" w:space="0" w:color="auto"/>
      </w:divBdr>
    </w:div>
    <w:div w:id="247353982">
      <w:bodyDiv w:val="1"/>
      <w:marLeft w:val="0"/>
      <w:marRight w:val="0"/>
      <w:marTop w:val="0"/>
      <w:marBottom w:val="0"/>
      <w:divBdr>
        <w:top w:val="none" w:sz="0" w:space="0" w:color="auto"/>
        <w:left w:val="none" w:sz="0" w:space="0" w:color="auto"/>
        <w:bottom w:val="none" w:sz="0" w:space="0" w:color="auto"/>
        <w:right w:val="none" w:sz="0" w:space="0" w:color="auto"/>
      </w:divBdr>
      <w:divsChild>
        <w:div w:id="173611709">
          <w:marLeft w:val="0"/>
          <w:marRight w:val="0"/>
          <w:marTop w:val="0"/>
          <w:marBottom w:val="0"/>
          <w:divBdr>
            <w:top w:val="none" w:sz="0" w:space="0" w:color="auto"/>
            <w:left w:val="none" w:sz="0" w:space="0" w:color="auto"/>
            <w:bottom w:val="none" w:sz="0" w:space="0" w:color="auto"/>
            <w:right w:val="none" w:sz="0" w:space="0" w:color="auto"/>
          </w:divBdr>
          <w:divsChild>
            <w:div w:id="26414755">
              <w:marLeft w:val="0"/>
              <w:marRight w:val="0"/>
              <w:marTop w:val="0"/>
              <w:marBottom w:val="0"/>
              <w:divBdr>
                <w:top w:val="none" w:sz="0" w:space="0" w:color="auto"/>
                <w:left w:val="none" w:sz="0" w:space="0" w:color="auto"/>
                <w:bottom w:val="none" w:sz="0" w:space="0" w:color="auto"/>
                <w:right w:val="none" w:sz="0" w:space="0" w:color="auto"/>
              </w:divBdr>
            </w:div>
            <w:div w:id="427891235">
              <w:marLeft w:val="0"/>
              <w:marRight w:val="0"/>
              <w:marTop w:val="0"/>
              <w:marBottom w:val="0"/>
              <w:divBdr>
                <w:top w:val="none" w:sz="0" w:space="0" w:color="auto"/>
                <w:left w:val="none" w:sz="0" w:space="0" w:color="auto"/>
                <w:bottom w:val="none" w:sz="0" w:space="0" w:color="auto"/>
                <w:right w:val="none" w:sz="0" w:space="0" w:color="auto"/>
              </w:divBdr>
            </w:div>
            <w:div w:id="1065756194">
              <w:marLeft w:val="0"/>
              <w:marRight w:val="0"/>
              <w:marTop w:val="0"/>
              <w:marBottom w:val="0"/>
              <w:divBdr>
                <w:top w:val="none" w:sz="0" w:space="0" w:color="auto"/>
                <w:left w:val="none" w:sz="0" w:space="0" w:color="auto"/>
                <w:bottom w:val="none" w:sz="0" w:space="0" w:color="auto"/>
                <w:right w:val="none" w:sz="0" w:space="0" w:color="auto"/>
              </w:divBdr>
              <w:divsChild>
                <w:div w:id="10259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2722">
          <w:marLeft w:val="0"/>
          <w:marRight w:val="0"/>
          <w:marTop w:val="0"/>
          <w:marBottom w:val="0"/>
          <w:divBdr>
            <w:top w:val="none" w:sz="0" w:space="0" w:color="auto"/>
            <w:left w:val="none" w:sz="0" w:space="0" w:color="auto"/>
            <w:bottom w:val="none" w:sz="0" w:space="0" w:color="auto"/>
            <w:right w:val="none" w:sz="0" w:space="0" w:color="auto"/>
          </w:divBdr>
          <w:divsChild>
            <w:div w:id="1205218567">
              <w:marLeft w:val="0"/>
              <w:marRight w:val="0"/>
              <w:marTop w:val="0"/>
              <w:marBottom w:val="0"/>
              <w:divBdr>
                <w:top w:val="none" w:sz="0" w:space="0" w:color="auto"/>
                <w:left w:val="none" w:sz="0" w:space="0" w:color="auto"/>
                <w:bottom w:val="none" w:sz="0" w:space="0" w:color="auto"/>
                <w:right w:val="none" w:sz="0" w:space="0" w:color="auto"/>
              </w:divBdr>
            </w:div>
          </w:divsChild>
        </w:div>
        <w:div w:id="124856880">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sChild>
    </w:div>
    <w:div w:id="303242742">
      <w:bodyDiv w:val="1"/>
      <w:marLeft w:val="0"/>
      <w:marRight w:val="0"/>
      <w:marTop w:val="0"/>
      <w:marBottom w:val="0"/>
      <w:divBdr>
        <w:top w:val="none" w:sz="0" w:space="0" w:color="auto"/>
        <w:left w:val="none" w:sz="0" w:space="0" w:color="auto"/>
        <w:bottom w:val="none" w:sz="0" w:space="0" w:color="auto"/>
        <w:right w:val="none" w:sz="0" w:space="0" w:color="auto"/>
      </w:divBdr>
      <w:divsChild>
        <w:div w:id="1585988961">
          <w:marLeft w:val="0"/>
          <w:marRight w:val="0"/>
          <w:marTop w:val="0"/>
          <w:marBottom w:val="0"/>
          <w:divBdr>
            <w:top w:val="none" w:sz="0" w:space="0" w:color="auto"/>
            <w:left w:val="none" w:sz="0" w:space="0" w:color="auto"/>
            <w:bottom w:val="none" w:sz="0" w:space="0" w:color="auto"/>
            <w:right w:val="none" w:sz="0" w:space="0" w:color="auto"/>
          </w:divBdr>
          <w:divsChild>
            <w:div w:id="439029847">
              <w:marLeft w:val="0"/>
              <w:marRight w:val="0"/>
              <w:marTop w:val="0"/>
              <w:marBottom w:val="0"/>
              <w:divBdr>
                <w:top w:val="none" w:sz="0" w:space="0" w:color="auto"/>
                <w:left w:val="none" w:sz="0" w:space="0" w:color="auto"/>
                <w:bottom w:val="none" w:sz="0" w:space="0" w:color="auto"/>
                <w:right w:val="none" w:sz="0" w:space="0" w:color="auto"/>
              </w:divBdr>
              <w:divsChild>
                <w:div w:id="1607039641">
                  <w:marLeft w:val="0"/>
                  <w:marRight w:val="0"/>
                  <w:marTop w:val="0"/>
                  <w:marBottom w:val="0"/>
                  <w:divBdr>
                    <w:top w:val="none" w:sz="0" w:space="0" w:color="auto"/>
                    <w:left w:val="none" w:sz="0" w:space="0" w:color="auto"/>
                    <w:bottom w:val="none" w:sz="0" w:space="0" w:color="auto"/>
                    <w:right w:val="none" w:sz="0" w:space="0" w:color="auto"/>
                  </w:divBdr>
                  <w:divsChild>
                    <w:div w:id="891771323">
                      <w:marLeft w:val="0"/>
                      <w:marRight w:val="0"/>
                      <w:marTop w:val="0"/>
                      <w:marBottom w:val="0"/>
                      <w:divBdr>
                        <w:top w:val="none" w:sz="0" w:space="0" w:color="auto"/>
                        <w:left w:val="none" w:sz="0" w:space="0" w:color="auto"/>
                        <w:bottom w:val="none" w:sz="0" w:space="0" w:color="auto"/>
                        <w:right w:val="none" w:sz="0" w:space="0" w:color="auto"/>
                      </w:divBdr>
                    </w:div>
                    <w:div w:id="53285748">
                      <w:marLeft w:val="0"/>
                      <w:marRight w:val="0"/>
                      <w:marTop w:val="0"/>
                      <w:marBottom w:val="0"/>
                      <w:divBdr>
                        <w:top w:val="none" w:sz="0" w:space="0" w:color="auto"/>
                        <w:left w:val="none" w:sz="0" w:space="0" w:color="auto"/>
                        <w:bottom w:val="none" w:sz="0" w:space="0" w:color="auto"/>
                        <w:right w:val="none" w:sz="0" w:space="0" w:color="auto"/>
                      </w:divBdr>
                      <w:divsChild>
                        <w:div w:id="85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5703">
                  <w:marLeft w:val="0"/>
                  <w:marRight w:val="0"/>
                  <w:marTop w:val="0"/>
                  <w:marBottom w:val="0"/>
                  <w:divBdr>
                    <w:top w:val="none" w:sz="0" w:space="0" w:color="auto"/>
                    <w:left w:val="none" w:sz="0" w:space="0" w:color="auto"/>
                    <w:bottom w:val="none" w:sz="0" w:space="0" w:color="auto"/>
                    <w:right w:val="none" w:sz="0" w:space="0" w:color="auto"/>
                  </w:divBdr>
                  <w:divsChild>
                    <w:div w:id="2072189664">
                      <w:marLeft w:val="0"/>
                      <w:marRight w:val="0"/>
                      <w:marTop w:val="0"/>
                      <w:marBottom w:val="0"/>
                      <w:divBdr>
                        <w:top w:val="none" w:sz="0" w:space="0" w:color="auto"/>
                        <w:left w:val="none" w:sz="0" w:space="0" w:color="auto"/>
                        <w:bottom w:val="none" w:sz="0" w:space="0" w:color="auto"/>
                        <w:right w:val="none" w:sz="0" w:space="0" w:color="auto"/>
                      </w:divBdr>
                    </w:div>
                    <w:div w:id="291788336">
                      <w:marLeft w:val="0"/>
                      <w:marRight w:val="0"/>
                      <w:marTop w:val="0"/>
                      <w:marBottom w:val="0"/>
                      <w:divBdr>
                        <w:top w:val="none" w:sz="0" w:space="0" w:color="auto"/>
                        <w:left w:val="none" w:sz="0" w:space="0" w:color="auto"/>
                        <w:bottom w:val="none" w:sz="0" w:space="0" w:color="auto"/>
                        <w:right w:val="none" w:sz="0" w:space="0" w:color="auto"/>
                      </w:divBdr>
                    </w:div>
                    <w:div w:id="2133935325">
                      <w:marLeft w:val="0"/>
                      <w:marRight w:val="0"/>
                      <w:marTop w:val="0"/>
                      <w:marBottom w:val="0"/>
                      <w:divBdr>
                        <w:top w:val="none" w:sz="0" w:space="0" w:color="auto"/>
                        <w:left w:val="none" w:sz="0" w:space="0" w:color="auto"/>
                        <w:bottom w:val="none" w:sz="0" w:space="0" w:color="auto"/>
                        <w:right w:val="none" w:sz="0" w:space="0" w:color="auto"/>
                      </w:divBdr>
                      <w:divsChild>
                        <w:div w:id="1489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9169">
                  <w:marLeft w:val="0"/>
                  <w:marRight w:val="0"/>
                  <w:marTop w:val="0"/>
                  <w:marBottom w:val="0"/>
                  <w:divBdr>
                    <w:top w:val="none" w:sz="0" w:space="0" w:color="auto"/>
                    <w:left w:val="none" w:sz="0" w:space="0" w:color="auto"/>
                    <w:bottom w:val="none" w:sz="0" w:space="0" w:color="auto"/>
                    <w:right w:val="none" w:sz="0" w:space="0" w:color="auto"/>
                  </w:divBdr>
                  <w:divsChild>
                    <w:div w:id="533730857">
                      <w:marLeft w:val="0"/>
                      <w:marRight w:val="0"/>
                      <w:marTop w:val="0"/>
                      <w:marBottom w:val="0"/>
                      <w:divBdr>
                        <w:top w:val="none" w:sz="0" w:space="0" w:color="auto"/>
                        <w:left w:val="none" w:sz="0" w:space="0" w:color="auto"/>
                        <w:bottom w:val="none" w:sz="0" w:space="0" w:color="auto"/>
                        <w:right w:val="none" w:sz="0" w:space="0" w:color="auto"/>
                      </w:divBdr>
                    </w:div>
                    <w:div w:id="1017586530">
                      <w:marLeft w:val="0"/>
                      <w:marRight w:val="0"/>
                      <w:marTop w:val="0"/>
                      <w:marBottom w:val="0"/>
                      <w:divBdr>
                        <w:top w:val="none" w:sz="0" w:space="0" w:color="auto"/>
                        <w:left w:val="none" w:sz="0" w:space="0" w:color="auto"/>
                        <w:bottom w:val="none" w:sz="0" w:space="0" w:color="auto"/>
                        <w:right w:val="none" w:sz="0" w:space="0" w:color="auto"/>
                      </w:divBdr>
                    </w:div>
                    <w:div w:id="1761634453">
                      <w:marLeft w:val="0"/>
                      <w:marRight w:val="0"/>
                      <w:marTop w:val="0"/>
                      <w:marBottom w:val="0"/>
                      <w:divBdr>
                        <w:top w:val="none" w:sz="0" w:space="0" w:color="auto"/>
                        <w:left w:val="none" w:sz="0" w:space="0" w:color="auto"/>
                        <w:bottom w:val="none" w:sz="0" w:space="0" w:color="auto"/>
                        <w:right w:val="none" w:sz="0" w:space="0" w:color="auto"/>
                      </w:divBdr>
                      <w:divsChild>
                        <w:div w:id="1904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5613">
              <w:marLeft w:val="0"/>
              <w:marRight w:val="0"/>
              <w:marTop w:val="0"/>
              <w:marBottom w:val="0"/>
              <w:divBdr>
                <w:top w:val="none" w:sz="0" w:space="0" w:color="auto"/>
                <w:left w:val="none" w:sz="0" w:space="0" w:color="auto"/>
                <w:bottom w:val="none" w:sz="0" w:space="0" w:color="auto"/>
                <w:right w:val="none" w:sz="0" w:space="0" w:color="auto"/>
              </w:divBdr>
              <w:divsChild>
                <w:div w:id="377634357">
                  <w:marLeft w:val="0"/>
                  <w:marRight w:val="0"/>
                  <w:marTop w:val="0"/>
                  <w:marBottom w:val="0"/>
                  <w:divBdr>
                    <w:top w:val="none" w:sz="0" w:space="0" w:color="auto"/>
                    <w:left w:val="none" w:sz="0" w:space="0" w:color="auto"/>
                    <w:bottom w:val="none" w:sz="0" w:space="0" w:color="auto"/>
                    <w:right w:val="none" w:sz="0" w:space="0" w:color="auto"/>
                  </w:divBdr>
                  <w:divsChild>
                    <w:div w:id="1790590988">
                      <w:marLeft w:val="0"/>
                      <w:marRight w:val="0"/>
                      <w:marTop w:val="0"/>
                      <w:marBottom w:val="0"/>
                      <w:divBdr>
                        <w:top w:val="none" w:sz="0" w:space="0" w:color="auto"/>
                        <w:left w:val="none" w:sz="0" w:space="0" w:color="auto"/>
                        <w:bottom w:val="none" w:sz="0" w:space="0" w:color="auto"/>
                        <w:right w:val="none" w:sz="0" w:space="0" w:color="auto"/>
                      </w:divBdr>
                    </w:div>
                  </w:divsChild>
                </w:div>
                <w:div w:id="649401574">
                  <w:marLeft w:val="0"/>
                  <w:marRight w:val="0"/>
                  <w:marTop w:val="0"/>
                  <w:marBottom w:val="0"/>
                  <w:divBdr>
                    <w:top w:val="none" w:sz="0" w:space="0" w:color="auto"/>
                    <w:left w:val="none" w:sz="0" w:space="0" w:color="auto"/>
                    <w:bottom w:val="none" w:sz="0" w:space="0" w:color="auto"/>
                    <w:right w:val="none" w:sz="0" w:space="0" w:color="auto"/>
                  </w:divBdr>
                  <w:divsChild>
                    <w:div w:id="537551470">
                      <w:marLeft w:val="0"/>
                      <w:marRight w:val="0"/>
                      <w:marTop w:val="0"/>
                      <w:marBottom w:val="0"/>
                      <w:divBdr>
                        <w:top w:val="none" w:sz="0" w:space="0" w:color="auto"/>
                        <w:left w:val="none" w:sz="0" w:space="0" w:color="auto"/>
                        <w:bottom w:val="none" w:sz="0" w:space="0" w:color="auto"/>
                        <w:right w:val="none" w:sz="0" w:space="0" w:color="auto"/>
                      </w:divBdr>
                    </w:div>
                    <w:div w:id="57244868">
                      <w:marLeft w:val="0"/>
                      <w:marRight w:val="0"/>
                      <w:marTop w:val="0"/>
                      <w:marBottom w:val="0"/>
                      <w:divBdr>
                        <w:top w:val="none" w:sz="0" w:space="0" w:color="auto"/>
                        <w:left w:val="none" w:sz="0" w:space="0" w:color="auto"/>
                        <w:bottom w:val="none" w:sz="0" w:space="0" w:color="auto"/>
                        <w:right w:val="none" w:sz="0" w:space="0" w:color="auto"/>
                      </w:divBdr>
                      <w:divsChild>
                        <w:div w:id="9671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997">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74659701">
                  <w:marLeft w:val="0"/>
                  <w:marRight w:val="0"/>
                  <w:marTop w:val="0"/>
                  <w:marBottom w:val="0"/>
                  <w:divBdr>
                    <w:top w:val="none" w:sz="0" w:space="0" w:color="auto"/>
                    <w:left w:val="none" w:sz="0" w:space="0" w:color="auto"/>
                    <w:bottom w:val="none" w:sz="0" w:space="0" w:color="auto"/>
                    <w:right w:val="none" w:sz="0" w:space="0" w:color="auto"/>
                  </w:divBdr>
                  <w:divsChild>
                    <w:div w:id="14714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647">
          <w:marLeft w:val="0"/>
          <w:marRight w:val="0"/>
          <w:marTop w:val="0"/>
          <w:marBottom w:val="0"/>
          <w:divBdr>
            <w:top w:val="none" w:sz="0" w:space="0" w:color="auto"/>
            <w:left w:val="none" w:sz="0" w:space="0" w:color="auto"/>
            <w:bottom w:val="none" w:sz="0" w:space="0" w:color="auto"/>
            <w:right w:val="none" w:sz="0" w:space="0" w:color="auto"/>
          </w:divBdr>
          <w:divsChild>
            <w:div w:id="949699341">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942838544">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619021707">
              <w:marLeft w:val="0"/>
              <w:marRight w:val="0"/>
              <w:marTop w:val="0"/>
              <w:marBottom w:val="0"/>
              <w:divBdr>
                <w:top w:val="none" w:sz="0" w:space="0" w:color="EABFBF"/>
                <w:left w:val="none" w:sz="0" w:space="0" w:color="EABFBF"/>
                <w:bottom w:val="none" w:sz="0" w:space="0" w:color="EABFBF"/>
                <w:right w:val="none" w:sz="0" w:space="0" w:color="EABFBF"/>
              </w:divBdr>
            </w:div>
            <w:div w:id="747314122">
              <w:marLeft w:val="0"/>
              <w:marRight w:val="0"/>
              <w:marTop w:val="0"/>
              <w:marBottom w:val="0"/>
              <w:divBdr>
                <w:top w:val="none" w:sz="0" w:space="0" w:color="EABFBF"/>
                <w:left w:val="none" w:sz="0" w:space="0" w:color="EABFBF"/>
                <w:bottom w:val="none" w:sz="0" w:space="0" w:color="EABFBF"/>
                <w:right w:val="none" w:sz="0" w:space="0" w:color="EABFBF"/>
              </w:divBdr>
            </w:div>
            <w:div w:id="712385945">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559515578">
              <w:marLeft w:val="0"/>
              <w:marRight w:val="0"/>
              <w:marTop w:val="0"/>
              <w:marBottom w:val="0"/>
              <w:divBdr>
                <w:top w:val="none" w:sz="0" w:space="0" w:color="auto"/>
                <w:left w:val="none" w:sz="0" w:space="0" w:color="auto"/>
                <w:bottom w:val="none" w:sz="0" w:space="0" w:color="auto"/>
                <w:right w:val="none" w:sz="0" w:space="0" w:color="auto"/>
              </w:divBdr>
              <w:divsChild>
                <w:div w:id="1815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4269">
      <w:bodyDiv w:val="1"/>
      <w:marLeft w:val="0"/>
      <w:marRight w:val="0"/>
      <w:marTop w:val="0"/>
      <w:marBottom w:val="0"/>
      <w:divBdr>
        <w:top w:val="none" w:sz="0" w:space="0" w:color="auto"/>
        <w:left w:val="none" w:sz="0" w:space="0" w:color="auto"/>
        <w:bottom w:val="none" w:sz="0" w:space="0" w:color="auto"/>
        <w:right w:val="none" w:sz="0" w:space="0" w:color="auto"/>
      </w:divBdr>
    </w:div>
    <w:div w:id="578641936">
      <w:bodyDiv w:val="1"/>
      <w:marLeft w:val="0"/>
      <w:marRight w:val="0"/>
      <w:marTop w:val="0"/>
      <w:marBottom w:val="0"/>
      <w:divBdr>
        <w:top w:val="none" w:sz="0" w:space="0" w:color="auto"/>
        <w:left w:val="none" w:sz="0" w:space="0" w:color="auto"/>
        <w:bottom w:val="none" w:sz="0" w:space="0" w:color="auto"/>
        <w:right w:val="none" w:sz="0" w:space="0" w:color="auto"/>
      </w:divBdr>
    </w:div>
    <w:div w:id="948195889">
      <w:bodyDiv w:val="1"/>
      <w:marLeft w:val="0"/>
      <w:marRight w:val="0"/>
      <w:marTop w:val="0"/>
      <w:marBottom w:val="0"/>
      <w:divBdr>
        <w:top w:val="none" w:sz="0" w:space="0" w:color="auto"/>
        <w:left w:val="none" w:sz="0" w:space="0" w:color="auto"/>
        <w:bottom w:val="none" w:sz="0" w:space="0" w:color="auto"/>
        <w:right w:val="none" w:sz="0" w:space="0" w:color="auto"/>
      </w:divBdr>
      <w:divsChild>
        <w:div w:id="1672219464">
          <w:marLeft w:val="0"/>
          <w:marRight w:val="0"/>
          <w:marTop w:val="0"/>
          <w:marBottom w:val="0"/>
          <w:divBdr>
            <w:top w:val="none" w:sz="0" w:space="0" w:color="auto"/>
            <w:left w:val="none" w:sz="0" w:space="0" w:color="auto"/>
            <w:bottom w:val="none" w:sz="0" w:space="0" w:color="auto"/>
            <w:right w:val="none" w:sz="0" w:space="0" w:color="auto"/>
          </w:divBdr>
          <w:divsChild>
            <w:div w:id="320277844">
              <w:marLeft w:val="0"/>
              <w:marRight w:val="0"/>
              <w:marTop w:val="0"/>
              <w:marBottom w:val="0"/>
              <w:divBdr>
                <w:top w:val="none" w:sz="0" w:space="0" w:color="auto"/>
                <w:left w:val="none" w:sz="0" w:space="0" w:color="auto"/>
                <w:bottom w:val="none" w:sz="0" w:space="0" w:color="auto"/>
                <w:right w:val="none" w:sz="0" w:space="0" w:color="auto"/>
              </w:divBdr>
            </w:div>
          </w:divsChild>
        </w:div>
        <w:div w:id="1905219427">
          <w:marLeft w:val="0"/>
          <w:marRight w:val="0"/>
          <w:marTop w:val="0"/>
          <w:marBottom w:val="0"/>
          <w:divBdr>
            <w:top w:val="none" w:sz="0" w:space="0" w:color="auto"/>
            <w:left w:val="none" w:sz="0" w:space="0" w:color="auto"/>
            <w:bottom w:val="none" w:sz="0" w:space="0" w:color="auto"/>
            <w:right w:val="none" w:sz="0" w:space="0" w:color="auto"/>
          </w:divBdr>
          <w:divsChild>
            <w:div w:id="1415082589">
              <w:marLeft w:val="0"/>
              <w:marRight w:val="0"/>
              <w:marTop w:val="0"/>
              <w:marBottom w:val="0"/>
              <w:divBdr>
                <w:top w:val="none" w:sz="0" w:space="0" w:color="auto"/>
                <w:left w:val="none" w:sz="0" w:space="0" w:color="auto"/>
                <w:bottom w:val="none" w:sz="0" w:space="0" w:color="auto"/>
                <w:right w:val="none" w:sz="0" w:space="0" w:color="auto"/>
              </w:divBdr>
            </w:div>
          </w:divsChild>
        </w:div>
        <w:div w:id="1974940953">
          <w:marLeft w:val="0"/>
          <w:marRight w:val="0"/>
          <w:marTop w:val="0"/>
          <w:marBottom w:val="0"/>
          <w:divBdr>
            <w:top w:val="none" w:sz="0" w:space="0" w:color="auto"/>
            <w:left w:val="none" w:sz="0" w:space="0" w:color="auto"/>
            <w:bottom w:val="none" w:sz="0" w:space="0" w:color="auto"/>
            <w:right w:val="none" w:sz="0" w:space="0" w:color="auto"/>
          </w:divBdr>
          <w:divsChild>
            <w:div w:id="302078738">
              <w:marLeft w:val="0"/>
              <w:marRight w:val="0"/>
              <w:marTop w:val="0"/>
              <w:marBottom w:val="0"/>
              <w:divBdr>
                <w:top w:val="none" w:sz="0" w:space="0" w:color="auto"/>
                <w:left w:val="none" w:sz="0" w:space="0" w:color="auto"/>
                <w:bottom w:val="none" w:sz="0" w:space="0" w:color="auto"/>
                <w:right w:val="none" w:sz="0" w:space="0" w:color="auto"/>
              </w:divBdr>
            </w:div>
            <w:div w:id="1526097099">
              <w:marLeft w:val="0"/>
              <w:marRight w:val="0"/>
              <w:marTop w:val="0"/>
              <w:marBottom w:val="0"/>
              <w:divBdr>
                <w:top w:val="none" w:sz="0" w:space="0" w:color="auto"/>
                <w:left w:val="none" w:sz="0" w:space="0" w:color="auto"/>
                <w:bottom w:val="none" w:sz="0" w:space="0" w:color="auto"/>
                <w:right w:val="none" w:sz="0" w:space="0" w:color="auto"/>
              </w:divBdr>
            </w:div>
            <w:div w:id="2021465874">
              <w:marLeft w:val="0"/>
              <w:marRight w:val="0"/>
              <w:marTop w:val="0"/>
              <w:marBottom w:val="0"/>
              <w:divBdr>
                <w:top w:val="none" w:sz="0" w:space="0" w:color="auto"/>
                <w:left w:val="none" w:sz="0" w:space="0" w:color="auto"/>
                <w:bottom w:val="none" w:sz="0" w:space="0" w:color="auto"/>
                <w:right w:val="none" w:sz="0" w:space="0" w:color="auto"/>
              </w:divBdr>
              <w:divsChild>
                <w:div w:id="18299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448">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sChild>
    </w:div>
    <w:div w:id="997614735">
      <w:bodyDiv w:val="1"/>
      <w:marLeft w:val="0"/>
      <w:marRight w:val="0"/>
      <w:marTop w:val="0"/>
      <w:marBottom w:val="0"/>
      <w:divBdr>
        <w:top w:val="none" w:sz="0" w:space="0" w:color="auto"/>
        <w:left w:val="none" w:sz="0" w:space="0" w:color="auto"/>
        <w:bottom w:val="none" w:sz="0" w:space="0" w:color="auto"/>
        <w:right w:val="none" w:sz="0" w:space="0" w:color="auto"/>
      </w:divBdr>
    </w:div>
    <w:div w:id="1268271433">
      <w:bodyDiv w:val="1"/>
      <w:marLeft w:val="0"/>
      <w:marRight w:val="0"/>
      <w:marTop w:val="0"/>
      <w:marBottom w:val="0"/>
      <w:divBdr>
        <w:top w:val="none" w:sz="0" w:space="0" w:color="auto"/>
        <w:left w:val="none" w:sz="0" w:space="0" w:color="auto"/>
        <w:bottom w:val="none" w:sz="0" w:space="0" w:color="auto"/>
        <w:right w:val="none" w:sz="0" w:space="0" w:color="auto"/>
      </w:divBdr>
      <w:divsChild>
        <w:div w:id="588545798">
          <w:marLeft w:val="0"/>
          <w:marRight w:val="0"/>
          <w:marTop w:val="0"/>
          <w:marBottom w:val="0"/>
          <w:divBdr>
            <w:top w:val="none" w:sz="0" w:space="0" w:color="auto"/>
            <w:left w:val="none" w:sz="0" w:space="0" w:color="auto"/>
            <w:bottom w:val="none" w:sz="0" w:space="0" w:color="auto"/>
            <w:right w:val="none" w:sz="0" w:space="0" w:color="auto"/>
          </w:divBdr>
        </w:div>
        <w:div w:id="953514211">
          <w:marLeft w:val="0"/>
          <w:marRight w:val="0"/>
          <w:marTop w:val="270"/>
          <w:marBottom w:val="0"/>
          <w:divBdr>
            <w:top w:val="none" w:sz="0" w:space="0" w:color="auto"/>
            <w:left w:val="none" w:sz="0" w:space="0" w:color="auto"/>
            <w:bottom w:val="none" w:sz="0" w:space="0" w:color="auto"/>
            <w:right w:val="none" w:sz="0" w:space="0" w:color="auto"/>
          </w:divBdr>
        </w:div>
      </w:divsChild>
    </w:div>
    <w:div w:id="1293558182">
      <w:bodyDiv w:val="1"/>
      <w:marLeft w:val="0"/>
      <w:marRight w:val="0"/>
      <w:marTop w:val="0"/>
      <w:marBottom w:val="0"/>
      <w:divBdr>
        <w:top w:val="none" w:sz="0" w:space="0" w:color="auto"/>
        <w:left w:val="none" w:sz="0" w:space="0" w:color="auto"/>
        <w:bottom w:val="none" w:sz="0" w:space="0" w:color="auto"/>
        <w:right w:val="none" w:sz="0" w:space="0" w:color="auto"/>
      </w:divBdr>
      <w:divsChild>
        <w:div w:id="500242022">
          <w:marLeft w:val="0"/>
          <w:marRight w:val="0"/>
          <w:marTop w:val="0"/>
          <w:marBottom w:val="0"/>
          <w:divBdr>
            <w:top w:val="none" w:sz="0" w:space="0" w:color="auto"/>
            <w:left w:val="none" w:sz="0" w:space="0" w:color="auto"/>
            <w:bottom w:val="none" w:sz="0" w:space="0" w:color="auto"/>
            <w:right w:val="none" w:sz="0" w:space="0" w:color="auto"/>
          </w:divBdr>
        </w:div>
      </w:divsChild>
    </w:div>
    <w:div w:id="1319730007">
      <w:bodyDiv w:val="1"/>
      <w:marLeft w:val="0"/>
      <w:marRight w:val="0"/>
      <w:marTop w:val="0"/>
      <w:marBottom w:val="0"/>
      <w:divBdr>
        <w:top w:val="none" w:sz="0" w:space="0" w:color="auto"/>
        <w:left w:val="none" w:sz="0" w:space="0" w:color="auto"/>
        <w:bottom w:val="none" w:sz="0" w:space="0" w:color="auto"/>
        <w:right w:val="none" w:sz="0" w:space="0" w:color="auto"/>
      </w:divBdr>
    </w:div>
    <w:div w:id="1335378505">
      <w:bodyDiv w:val="1"/>
      <w:marLeft w:val="0"/>
      <w:marRight w:val="0"/>
      <w:marTop w:val="0"/>
      <w:marBottom w:val="0"/>
      <w:divBdr>
        <w:top w:val="none" w:sz="0" w:space="0" w:color="auto"/>
        <w:left w:val="none" w:sz="0" w:space="0" w:color="auto"/>
        <w:bottom w:val="none" w:sz="0" w:space="0" w:color="auto"/>
        <w:right w:val="none" w:sz="0" w:space="0" w:color="auto"/>
      </w:divBdr>
      <w:divsChild>
        <w:div w:id="1010179850">
          <w:marLeft w:val="0"/>
          <w:marRight w:val="0"/>
          <w:marTop w:val="0"/>
          <w:marBottom w:val="0"/>
          <w:divBdr>
            <w:top w:val="none" w:sz="0" w:space="0" w:color="auto"/>
            <w:left w:val="none" w:sz="0" w:space="0" w:color="auto"/>
            <w:bottom w:val="none" w:sz="0" w:space="0" w:color="auto"/>
            <w:right w:val="none" w:sz="0" w:space="0" w:color="auto"/>
          </w:divBdr>
          <w:divsChild>
            <w:div w:id="9283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1972">
      <w:bodyDiv w:val="1"/>
      <w:marLeft w:val="0"/>
      <w:marRight w:val="0"/>
      <w:marTop w:val="0"/>
      <w:marBottom w:val="0"/>
      <w:divBdr>
        <w:top w:val="none" w:sz="0" w:space="0" w:color="auto"/>
        <w:left w:val="none" w:sz="0" w:space="0" w:color="auto"/>
        <w:bottom w:val="none" w:sz="0" w:space="0" w:color="auto"/>
        <w:right w:val="none" w:sz="0" w:space="0" w:color="auto"/>
      </w:divBdr>
      <w:divsChild>
        <w:div w:id="36702000">
          <w:marLeft w:val="0"/>
          <w:marRight w:val="0"/>
          <w:marTop w:val="0"/>
          <w:marBottom w:val="0"/>
          <w:divBdr>
            <w:top w:val="none" w:sz="0" w:space="0" w:color="auto"/>
            <w:left w:val="none" w:sz="0" w:space="0" w:color="auto"/>
            <w:bottom w:val="none" w:sz="0" w:space="0" w:color="auto"/>
            <w:right w:val="none" w:sz="0" w:space="0" w:color="auto"/>
          </w:divBdr>
        </w:div>
      </w:divsChild>
    </w:div>
    <w:div w:id="1533684193">
      <w:bodyDiv w:val="1"/>
      <w:marLeft w:val="0"/>
      <w:marRight w:val="0"/>
      <w:marTop w:val="0"/>
      <w:marBottom w:val="0"/>
      <w:divBdr>
        <w:top w:val="none" w:sz="0" w:space="0" w:color="auto"/>
        <w:left w:val="none" w:sz="0" w:space="0" w:color="auto"/>
        <w:bottom w:val="none" w:sz="0" w:space="0" w:color="auto"/>
        <w:right w:val="none" w:sz="0" w:space="0" w:color="auto"/>
      </w:divBdr>
      <w:divsChild>
        <w:div w:id="1605501665">
          <w:marLeft w:val="0"/>
          <w:marRight w:val="0"/>
          <w:marTop w:val="0"/>
          <w:marBottom w:val="0"/>
          <w:divBdr>
            <w:top w:val="none" w:sz="0" w:space="0" w:color="auto"/>
            <w:left w:val="none" w:sz="0" w:space="0" w:color="auto"/>
            <w:bottom w:val="none" w:sz="0" w:space="0" w:color="auto"/>
            <w:right w:val="none" w:sz="0" w:space="0" w:color="auto"/>
          </w:divBdr>
        </w:div>
        <w:div w:id="95097793">
          <w:marLeft w:val="0"/>
          <w:marRight w:val="0"/>
          <w:marTop w:val="48"/>
          <w:marBottom w:val="0"/>
          <w:divBdr>
            <w:top w:val="none" w:sz="0" w:space="0" w:color="auto"/>
            <w:left w:val="none" w:sz="0" w:space="0" w:color="auto"/>
            <w:bottom w:val="none" w:sz="0" w:space="0" w:color="auto"/>
            <w:right w:val="none" w:sz="0" w:space="0" w:color="auto"/>
          </w:divBdr>
        </w:div>
      </w:divsChild>
    </w:div>
    <w:div w:id="1656032976">
      <w:bodyDiv w:val="1"/>
      <w:marLeft w:val="0"/>
      <w:marRight w:val="0"/>
      <w:marTop w:val="0"/>
      <w:marBottom w:val="0"/>
      <w:divBdr>
        <w:top w:val="none" w:sz="0" w:space="0" w:color="auto"/>
        <w:left w:val="none" w:sz="0" w:space="0" w:color="auto"/>
        <w:bottom w:val="none" w:sz="0" w:space="0" w:color="auto"/>
        <w:right w:val="none" w:sz="0" w:space="0" w:color="auto"/>
      </w:divBdr>
      <w:divsChild>
        <w:div w:id="766652819">
          <w:marLeft w:val="0"/>
          <w:marRight w:val="0"/>
          <w:marTop w:val="0"/>
          <w:marBottom w:val="0"/>
          <w:divBdr>
            <w:top w:val="none" w:sz="0" w:space="0" w:color="auto"/>
            <w:left w:val="none" w:sz="0" w:space="0" w:color="auto"/>
            <w:bottom w:val="none" w:sz="0" w:space="0" w:color="auto"/>
            <w:right w:val="none" w:sz="0" w:space="0" w:color="auto"/>
          </w:divBdr>
          <w:divsChild>
            <w:div w:id="583493820">
              <w:marLeft w:val="0"/>
              <w:marRight w:val="0"/>
              <w:marTop w:val="0"/>
              <w:marBottom w:val="0"/>
              <w:divBdr>
                <w:top w:val="none" w:sz="0" w:space="0" w:color="auto"/>
                <w:left w:val="none" w:sz="0" w:space="0" w:color="auto"/>
                <w:bottom w:val="none" w:sz="0" w:space="0" w:color="auto"/>
                <w:right w:val="none" w:sz="0" w:space="0" w:color="auto"/>
              </w:divBdr>
              <w:divsChild>
                <w:div w:id="17342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5131">
          <w:marLeft w:val="0"/>
          <w:marRight w:val="0"/>
          <w:marTop w:val="0"/>
          <w:marBottom w:val="0"/>
          <w:divBdr>
            <w:top w:val="none" w:sz="0" w:space="0" w:color="auto"/>
            <w:left w:val="none" w:sz="0" w:space="0" w:color="auto"/>
            <w:bottom w:val="none" w:sz="0" w:space="0" w:color="auto"/>
            <w:right w:val="none" w:sz="0" w:space="0" w:color="auto"/>
          </w:divBdr>
          <w:divsChild>
            <w:div w:id="112484492">
              <w:marLeft w:val="0"/>
              <w:marRight w:val="0"/>
              <w:marTop w:val="0"/>
              <w:marBottom w:val="0"/>
              <w:divBdr>
                <w:top w:val="none" w:sz="0" w:space="0" w:color="auto"/>
                <w:left w:val="none" w:sz="0" w:space="0" w:color="auto"/>
                <w:bottom w:val="none" w:sz="0" w:space="0" w:color="auto"/>
                <w:right w:val="none" w:sz="0" w:space="0" w:color="auto"/>
              </w:divBdr>
              <w:divsChild>
                <w:div w:id="20124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2976">
          <w:marLeft w:val="0"/>
          <w:marRight w:val="0"/>
          <w:marTop w:val="0"/>
          <w:marBottom w:val="0"/>
          <w:divBdr>
            <w:top w:val="none" w:sz="0" w:space="0" w:color="auto"/>
            <w:left w:val="none" w:sz="0" w:space="0" w:color="auto"/>
            <w:bottom w:val="none" w:sz="0" w:space="0" w:color="auto"/>
            <w:right w:val="none" w:sz="0" w:space="0" w:color="auto"/>
          </w:divBdr>
          <w:divsChild>
            <w:div w:id="484858957">
              <w:marLeft w:val="0"/>
              <w:marRight w:val="0"/>
              <w:marTop w:val="0"/>
              <w:marBottom w:val="0"/>
              <w:divBdr>
                <w:top w:val="none" w:sz="0" w:space="0" w:color="auto"/>
                <w:left w:val="none" w:sz="0" w:space="0" w:color="auto"/>
                <w:bottom w:val="none" w:sz="0" w:space="0" w:color="auto"/>
                <w:right w:val="none" w:sz="0" w:space="0" w:color="auto"/>
              </w:divBdr>
              <w:divsChild>
                <w:div w:id="16430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1074">
          <w:marLeft w:val="0"/>
          <w:marRight w:val="0"/>
          <w:marTop w:val="0"/>
          <w:marBottom w:val="0"/>
          <w:divBdr>
            <w:top w:val="none" w:sz="0" w:space="0" w:color="auto"/>
            <w:left w:val="none" w:sz="0" w:space="0" w:color="auto"/>
            <w:bottom w:val="none" w:sz="0" w:space="0" w:color="auto"/>
            <w:right w:val="none" w:sz="0" w:space="0" w:color="auto"/>
          </w:divBdr>
          <w:divsChild>
            <w:div w:id="1773746196">
              <w:marLeft w:val="0"/>
              <w:marRight w:val="0"/>
              <w:marTop w:val="0"/>
              <w:marBottom w:val="0"/>
              <w:divBdr>
                <w:top w:val="none" w:sz="0" w:space="0" w:color="auto"/>
                <w:left w:val="none" w:sz="0" w:space="0" w:color="auto"/>
                <w:bottom w:val="none" w:sz="0" w:space="0" w:color="auto"/>
                <w:right w:val="none" w:sz="0" w:space="0" w:color="auto"/>
              </w:divBdr>
              <w:divsChild>
                <w:div w:id="435515877">
                  <w:marLeft w:val="0"/>
                  <w:marRight w:val="0"/>
                  <w:marTop w:val="0"/>
                  <w:marBottom w:val="0"/>
                  <w:divBdr>
                    <w:top w:val="none" w:sz="0" w:space="0" w:color="auto"/>
                    <w:left w:val="none" w:sz="0" w:space="0" w:color="auto"/>
                    <w:bottom w:val="none" w:sz="0" w:space="0" w:color="auto"/>
                    <w:right w:val="none" w:sz="0" w:space="0" w:color="auto"/>
                  </w:divBdr>
                </w:div>
                <w:div w:id="421340919">
                  <w:marLeft w:val="0"/>
                  <w:marRight w:val="0"/>
                  <w:marTop w:val="0"/>
                  <w:marBottom w:val="0"/>
                  <w:divBdr>
                    <w:top w:val="none" w:sz="0" w:space="0" w:color="auto"/>
                    <w:left w:val="none" w:sz="0" w:space="0" w:color="auto"/>
                    <w:bottom w:val="none" w:sz="0" w:space="0" w:color="auto"/>
                    <w:right w:val="none" w:sz="0" w:space="0" w:color="auto"/>
                  </w:divBdr>
                </w:div>
                <w:div w:id="1564217968">
                  <w:marLeft w:val="0"/>
                  <w:marRight w:val="0"/>
                  <w:marTop w:val="0"/>
                  <w:marBottom w:val="0"/>
                  <w:divBdr>
                    <w:top w:val="none" w:sz="0" w:space="0" w:color="auto"/>
                    <w:left w:val="none" w:sz="0" w:space="0" w:color="auto"/>
                    <w:bottom w:val="none" w:sz="0" w:space="0" w:color="auto"/>
                    <w:right w:val="none" w:sz="0" w:space="0" w:color="auto"/>
                  </w:divBdr>
                  <w:divsChild>
                    <w:div w:id="16482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44847">
      <w:bodyDiv w:val="1"/>
      <w:marLeft w:val="0"/>
      <w:marRight w:val="0"/>
      <w:marTop w:val="0"/>
      <w:marBottom w:val="0"/>
      <w:divBdr>
        <w:top w:val="none" w:sz="0" w:space="0" w:color="auto"/>
        <w:left w:val="none" w:sz="0" w:space="0" w:color="auto"/>
        <w:bottom w:val="none" w:sz="0" w:space="0" w:color="auto"/>
        <w:right w:val="none" w:sz="0" w:space="0" w:color="auto"/>
      </w:divBdr>
      <w:divsChild>
        <w:div w:id="1575895062">
          <w:marLeft w:val="0"/>
          <w:marRight w:val="0"/>
          <w:marTop w:val="0"/>
          <w:marBottom w:val="0"/>
          <w:divBdr>
            <w:top w:val="none" w:sz="0" w:space="0" w:color="auto"/>
            <w:left w:val="none" w:sz="0" w:space="0" w:color="auto"/>
            <w:bottom w:val="none" w:sz="0" w:space="0" w:color="auto"/>
            <w:right w:val="none" w:sz="0" w:space="0" w:color="auto"/>
          </w:divBdr>
          <w:divsChild>
            <w:div w:id="1999453531">
              <w:marLeft w:val="0"/>
              <w:marRight w:val="0"/>
              <w:marTop w:val="0"/>
              <w:marBottom w:val="0"/>
              <w:divBdr>
                <w:top w:val="none" w:sz="0" w:space="0" w:color="auto"/>
                <w:left w:val="none" w:sz="0" w:space="0" w:color="auto"/>
                <w:bottom w:val="none" w:sz="0" w:space="0" w:color="auto"/>
                <w:right w:val="none" w:sz="0" w:space="0" w:color="auto"/>
              </w:divBdr>
              <w:divsChild>
                <w:div w:id="246427147">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712997360">
                  <w:marLeft w:val="0"/>
                  <w:marRight w:val="0"/>
                  <w:marTop w:val="0"/>
                  <w:marBottom w:val="0"/>
                  <w:divBdr>
                    <w:top w:val="none" w:sz="0" w:space="0" w:color="auto"/>
                    <w:left w:val="none" w:sz="0" w:space="0" w:color="auto"/>
                    <w:bottom w:val="none" w:sz="0" w:space="0" w:color="auto"/>
                    <w:right w:val="none" w:sz="0" w:space="0" w:color="auto"/>
                  </w:divBdr>
                  <w:divsChild>
                    <w:div w:id="76220192">
                      <w:marLeft w:val="0"/>
                      <w:marRight w:val="0"/>
                      <w:marTop w:val="0"/>
                      <w:marBottom w:val="0"/>
                      <w:divBdr>
                        <w:top w:val="none" w:sz="0" w:space="0" w:color="auto"/>
                        <w:left w:val="none" w:sz="0" w:space="0" w:color="auto"/>
                        <w:bottom w:val="none" w:sz="0" w:space="0" w:color="auto"/>
                        <w:right w:val="none" w:sz="0" w:space="0" w:color="auto"/>
                      </w:divBdr>
                    </w:div>
                  </w:divsChild>
                </w:div>
                <w:div w:id="1425031763">
                  <w:marLeft w:val="0"/>
                  <w:marRight w:val="0"/>
                  <w:marTop w:val="0"/>
                  <w:marBottom w:val="0"/>
                  <w:divBdr>
                    <w:top w:val="none" w:sz="0" w:space="0" w:color="auto"/>
                    <w:left w:val="none" w:sz="0" w:space="0" w:color="auto"/>
                    <w:bottom w:val="none" w:sz="0" w:space="0" w:color="auto"/>
                    <w:right w:val="none" w:sz="0" w:space="0" w:color="auto"/>
                  </w:divBdr>
                  <w:divsChild>
                    <w:div w:id="1630822778">
                      <w:marLeft w:val="0"/>
                      <w:marRight w:val="0"/>
                      <w:marTop w:val="0"/>
                      <w:marBottom w:val="0"/>
                      <w:divBdr>
                        <w:top w:val="none" w:sz="0" w:space="0" w:color="auto"/>
                        <w:left w:val="none" w:sz="0" w:space="0" w:color="auto"/>
                        <w:bottom w:val="none" w:sz="0" w:space="0" w:color="auto"/>
                        <w:right w:val="none" w:sz="0" w:space="0" w:color="auto"/>
                      </w:divBdr>
                    </w:div>
                    <w:div w:id="563755357">
                      <w:marLeft w:val="0"/>
                      <w:marRight w:val="0"/>
                      <w:marTop w:val="0"/>
                      <w:marBottom w:val="0"/>
                      <w:divBdr>
                        <w:top w:val="none" w:sz="0" w:space="0" w:color="auto"/>
                        <w:left w:val="none" w:sz="0" w:space="0" w:color="auto"/>
                        <w:bottom w:val="none" w:sz="0" w:space="0" w:color="auto"/>
                        <w:right w:val="none" w:sz="0" w:space="0" w:color="auto"/>
                      </w:divBdr>
                    </w:div>
                    <w:div w:id="2076583958">
                      <w:marLeft w:val="0"/>
                      <w:marRight w:val="0"/>
                      <w:marTop w:val="0"/>
                      <w:marBottom w:val="0"/>
                      <w:divBdr>
                        <w:top w:val="none" w:sz="0" w:space="0" w:color="auto"/>
                        <w:left w:val="none" w:sz="0" w:space="0" w:color="auto"/>
                        <w:bottom w:val="none" w:sz="0" w:space="0" w:color="auto"/>
                        <w:right w:val="none" w:sz="0" w:space="0" w:color="auto"/>
                      </w:divBdr>
                      <w:divsChild>
                        <w:div w:id="1198350019">
                          <w:marLeft w:val="0"/>
                          <w:marRight w:val="0"/>
                          <w:marTop w:val="0"/>
                          <w:marBottom w:val="0"/>
                          <w:divBdr>
                            <w:top w:val="none" w:sz="0" w:space="0" w:color="auto"/>
                            <w:left w:val="none" w:sz="0" w:space="0" w:color="auto"/>
                            <w:bottom w:val="none" w:sz="0" w:space="0" w:color="auto"/>
                            <w:right w:val="none" w:sz="0" w:space="0" w:color="auto"/>
                          </w:divBdr>
                        </w:div>
                      </w:divsChild>
                    </w:div>
                    <w:div w:id="1736734867">
                      <w:marLeft w:val="0"/>
                      <w:marRight w:val="0"/>
                      <w:marTop w:val="0"/>
                      <w:marBottom w:val="0"/>
                      <w:divBdr>
                        <w:top w:val="none" w:sz="0" w:space="0" w:color="auto"/>
                        <w:left w:val="none" w:sz="0" w:space="0" w:color="auto"/>
                        <w:bottom w:val="none" w:sz="0" w:space="0" w:color="auto"/>
                        <w:right w:val="none" w:sz="0" w:space="0" w:color="auto"/>
                      </w:divBdr>
                    </w:div>
                  </w:divsChild>
                </w:div>
                <w:div w:id="783884856">
                  <w:marLeft w:val="0"/>
                  <w:marRight w:val="0"/>
                  <w:marTop w:val="0"/>
                  <w:marBottom w:val="0"/>
                  <w:divBdr>
                    <w:top w:val="none" w:sz="0" w:space="0" w:color="auto"/>
                    <w:left w:val="none" w:sz="0" w:space="0" w:color="auto"/>
                    <w:bottom w:val="none" w:sz="0" w:space="0" w:color="auto"/>
                    <w:right w:val="none" w:sz="0" w:space="0" w:color="auto"/>
                  </w:divBdr>
                  <w:divsChild>
                    <w:div w:id="171847671">
                      <w:marLeft w:val="0"/>
                      <w:marRight w:val="0"/>
                      <w:marTop w:val="0"/>
                      <w:marBottom w:val="0"/>
                      <w:divBdr>
                        <w:top w:val="none" w:sz="0" w:space="0" w:color="auto"/>
                        <w:left w:val="none" w:sz="0" w:space="0" w:color="auto"/>
                        <w:bottom w:val="none" w:sz="0" w:space="0" w:color="auto"/>
                        <w:right w:val="none" w:sz="0" w:space="0" w:color="auto"/>
                      </w:divBdr>
                    </w:div>
                    <w:div w:id="923144880">
                      <w:marLeft w:val="0"/>
                      <w:marRight w:val="0"/>
                      <w:marTop w:val="0"/>
                      <w:marBottom w:val="0"/>
                      <w:divBdr>
                        <w:top w:val="none" w:sz="0" w:space="0" w:color="auto"/>
                        <w:left w:val="none" w:sz="0" w:space="0" w:color="auto"/>
                        <w:bottom w:val="none" w:sz="0" w:space="0" w:color="auto"/>
                        <w:right w:val="none" w:sz="0" w:space="0" w:color="auto"/>
                      </w:divBdr>
                    </w:div>
                    <w:div w:id="460266676">
                      <w:marLeft w:val="0"/>
                      <w:marRight w:val="0"/>
                      <w:marTop w:val="0"/>
                      <w:marBottom w:val="0"/>
                      <w:divBdr>
                        <w:top w:val="none" w:sz="0" w:space="0" w:color="auto"/>
                        <w:left w:val="none" w:sz="0" w:space="0" w:color="auto"/>
                        <w:bottom w:val="none" w:sz="0" w:space="0" w:color="auto"/>
                        <w:right w:val="none" w:sz="0" w:space="0" w:color="auto"/>
                      </w:divBdr>
                      <w:divsChild>
                        <w:div w:id="462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1430">
                  <w:marLeft w:val="0"/>
                  <w:marRight w:val="0"/>
                  <w:marTop w:val="0"/>
                  <w:marBottom w:val="0"/>
                  <w:divBdr>
                    <w:top w:val="none" w:sz="0" w:space="0" w:color="auto"/>
                    <w:left w:val="none" w:sz="0" w:space="0" w:color="auto"/>
                    <w:bottom w:val="none" w:sz="0" w:space="0" w:color="auto"/>
                    <w:right w:val="none" w:sz="0" w:space="0" w:color="auto"/>
                  </w:divBdr>
                  <w:divsChild>
                    <w:div w:id="1274216761">
                      <w:marLeft w:val="0"/>
                      <w:marRight w:val="0"/>
                      <w:marTop w:val="0"/>
                      <w:marBottom w:val="0"/>
                      <w:divBdr>
                        <w:top w:val="none" w:sz="0" w:space="0" w:color="auto"/>
                        <w:left w:val="none" w:sz="0" w:space="0" w:color="auto"/>
                        <w:bottom w:val="none" w:sz="0" w:space="0" w:color="auto"/>
                        <w:right w:val="none" w:sz="0" w:space="0" w:color="auto"/>
                      </w:divBdr>
                    </w:div>
                    <w:div w:id="1871335038">
                      <w:marLeft w:val="0"/>
                      <w:marRight w:val="0"/>
                      <w:marTop w:val="0"/>
                      <w:marBottom w:val="0"/>
                      <w:divBdr>
                        <w:top w:val="none" w:sz="0" w:space="0" w:color="auto"/>
                        <w:left w:val="none" w:sz="0" w:space="0" w:color="auto"/>
                        <w:bottom w:val="none" w:sz="0" w:space="0" w:color="auto"/>
                        <w:right w:val="none" w:sz="0" w:space="0" w:color="auto"/>
                      </w:divBdr>
                    </w:div>
                    <w:div w:id="1941718391">
                      <w:marLeft w:val="0"/>
                      <w:marRight w:val="0"/>
                      <w:marTop w:val="0"/>
                      <w:marBottom w:val="0"/>
                      <w:divBdr>
                        <w:top w:val="none" w:sz="0" w:space="0" w:color="auto"/>
                        <w:left w:val="none" w:sz="0" w:space="0" w:color="auto"/>
                        <w:bottom w:val="none" w:sz="0" w:space="0" w:color="auto"/>
                        <w:right w:val="none" w:sz="0" w:space="0" w:color="auto"/>
                      </w:divBdr>
                      <w:divsChild>
                        <w:div w:id="12263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6062">
                  <w:marLeft w:val="0"/>
                  <w:marRight w:val="0"/>
                  <w:marTop w:val="0"/>
                  <w:marBottom w:val="0"/>
                  <w:divBdr>
                    <w:top w:val="none" w:sz="0" w:space="0" w:color="auto"/>
                    <w:left w:val="none" w:sz="0" w:space="0" w:color="auto"/>
                    <w:bottom w:val="none" w:sz="0" w:space="0" w:color="auto"/>
                    <w:right w:val="none" w:sz="0" w:space="0" w:color="auto"/>
                  </w:divBdr>
                  <w:divsChild>
                    <w:div w:id="756901532">
                      <w:marLeft w:val="0"/>
                      <w:marRight w:val="0"/>
                      <w:marTop w:val="0"/>
                      <w:marBottom w:val="0"/>
                      <w:divBdr>
                        <w:top w:val="none" w:sz="0" w:space="0" w:color="auto"/>
                        <w:left w:val="none" w:sz="0" w:space="0" w:color="auto"/>
                        <w:bottom w:val="none" w:sz="0" w:space="0" w:color="auto"/>
                        <w:right w:val="none" w:sz="0" w:space="0" w:color="auto"/>
                      </w:divBdr>
                    </w:div>
                    <w:div w:id="359817223">
                      <w:marLeft w:val="0"/>
                      <w:marRight w:val="0"/>
                      <w:marTop w:val="0"/>
                      <w:marBottom w:val="0"/>
                      <w:divBdr>
                        <w:top w:val="none" w:sz="0" w:space="0" w:color="auto"/>
                        <w:left w:val="none" w:sz="0" w:space="0" w:color="auto"/>
                        <w:bottom w:val="none" w:sz="0" w:space="0" w:color="auto"/>
                        <w:right w:val="none" w:sz="0" w:space="0" w:color="auto"/>
                      </w:divBdr>
                    </w:div>
                    <w:div w:id="822742066">
                      <w:marLeft w:val="0"/>
                      <w:marRight w:val="0"/>
                      <w:marTop w:val="0"/>
                      <w:marBottom w:val="0"/>
                      <w:divBdr>
                        <w:top w:val="none" w:sz="0" w:space="0" w:color="auto"/>
                        <w:left w:val="none" w:sz="0" w:space="0" w:color="auto"/>
                        <w:bottom w:val="none" w:sz="0" w:space="0" w:color="auto"/>
                        <w:right w:val="none" w:sz="0" w:space="0" w:color="auto"/>
                      </w:divBdr>
                      <w:divsChild>
                        <w:div w:id="285545344">
                          <w:marLeft w:val="0"/>
                          <w:marRight w:val="0"/>
                          <w:marTop w:val="0"/>
                          <w:marBottom w:val="0"/>
                          <w:divBdr>
                            <w:top w:val="none" w:sz="0" w:space="0" w:color="auto"/>
                            <w:left w:val="none" w:sz="0" w:space="0" w:color="auto"/>
                            <w:bottom w:val="none" w:sz="0" w:space="0" w:color="auto"/>
                            <w:right w:val="none" w:sz="0" w:space="0" w:color="auto"/>
                          </w:divBdr>
                        </w:div>
                      </w:divsChild>
                    </w:div>
                    <w:div w:id="1786806019">
                      <w:marLeft w:val="0"/>
                      <w:marRight w:val="0"/>
                      <w:marTop w:val="0"/>
                      <w:marBottom w:val="0"/>
                      <w:divBdr>
                        <w:top w:val="none" w:sz="0" w:space="0" w:color="auto"/>
                        <w:left w:val="none" w:sz="0" w:space="0" w:color="auto"/>
                        <w:bottom w:val="none" w:sz="0" w:space="0" w:color="auto"/>
                        <w:right w:val="none" w:sz="0" w:space="0" w:color="auto"/>
                      </w:divBdr>
                    </w:div>
                  </w:divsChild>
                </w:div>
                <w:div w:id="710887262">
                  <w:marLeft w:val="0"/>
                  <w:marRight w:val="0"/>
                  <w:marTop w:val="0"/>
                  <w:marBottom w:val="0"/>
                  <w:divBdr>
                    <w:top w:val="none" w:sz="0" w:space="0" w:color="auto"/>
                    <w:left w:val="none" w:sz="0" w:space="0" w:color="auto"/>
                    <w:bottom w:val="none" w:sz="0" w:space="0" w:color="auto"/>
                    <w:right w:val="none" w:sz="0" w:space="0" w:color="auto"/>
                  </w:divBdr>
                  <w:divsChild>
                    <w:div w:id="26418840">
                      <w:marLeft w:val="0"/>
                      <w:marRight w:val="0"/>
                      <w:marTop w:val="0"/>
                      <w:marBottom w:val="0"/>
                      <w:divBdr>
                        <w:top w:val="none" w:sz="0" w:space="0" w:color="auto"/>
                        <w:left w:val="none" w:sz="0" w:space="0" w:color="auto"/>
                        <w:bottom w:val="none" w:sz="0" w:space="0" w:color="auto"/>
                        <w:right w:val="none" w:sz="0" w:space="0" w:color="auto"/>
                      </w:divBdr>
                    </w:div>
                    <w:div w:id="752581200">
                      <w:marLeft w:val="0"/>
                      <w:marRight w:val="0"/>
                      <w:marTop w:val="0"/>
                      <w:marBottom w:val="0"/>
                      <w:divBdr>
                        <w:top w:val="none" w:sz="0" w:space="0" w:color="auto"/>
                        <w:left w:val="none" w:sz="0" w:space="0" w:color="auto"/>
                        <w:bottom w:val="none" w:sz="0" w:space="0" w:color="auto"/>
                        <w:right w:val="none" w:sz="0" w:space="0" w:color="auto"/>
                      </w:divBdr>
                    </w:div>
                    <w:div w:id="1696155574">
                      <w:marLeft w:val="0"/>
                      <w:marRight w:val="0"/>
                      <w:marTop w:val="0"/>
                      <w:marBottom w:val="0"/>
                      <w:divBdr>
                        <w:top w:val="none" w:sz="0" w:space="0" w:color="auto"/>
                        <w:left w:val="none" w:sz="0" w:space="0" w:color="auto"/>
                        <w:bottom w:val="none" w:sz="0" w:space="0" w:color="auto"/>
                        <w:right w:val="none" w:sz="0" w:space="0" w:color="auto"/>
                      </w:divBdr>
                      <w:divsChild>
                        <w:div w:id="129248805">
                          <w:marLeft w:val="0"/>
                          <w:marRight w:val="0"/>
                          <w:marTop w:val="0"/>
                          <w:marBottom w:val="0"/>
                          <w:divBdr>
                            <w:top w:val="none" w:sz="0" w:space="0" w:color="auto"/>
                            <w:left w:val="none" w:sz="0" w:space="0" w:color="auto"/>
                            <w:bottom w:val="none" w:sz="0" w:space="0" w:color="auto"/>
                            <w:right w:val="none" w:sz="0" w:space="0" w:color="auto"/>
                          </w:divBdr>
                        </w:div>
                      </w:divsChild>
                    </w:div>
                    <w:div w:id="8340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8512">
              <w:marLeft w:val="0"/>
              <w:marRight w:val="0"/>
              <w:marTop w:val="0"/>
              <w:marBottom w:val="0"/>
              <w:divBdr>
                <w:top w:val="none" w:sz="0" w:space="0" w:color="auto"/>
                <w:left w:val="none" w:sz="0" w:space="0" w:color="auto"/>
                <w:bottom w:val="none" w:sz="0" w:space="0" w:color="auto"/>
                <w:right w:val="none" w:sz="0" w:space="0" w:color="auto"/>
              </w:divBdr>
              <w:divsChild>
                <w:div w:id="692918413">
                  <w:marLeft w:val="0"/>
                  <w:marRight w:val="0"/>
                  <w:marTop w:val="0"/>
                  <w:marBottom w:val="0"/>
                  <w:divBdr>
                    <w:top w:val="none" w:sz="0" w:space="0" w:color="auto"/>
                    <w:left w:val="none" w:sz="0" w:space="0" w:color="auto"/>
                    <w:bottom w:val="none" w:sz="0" w:space="0" w:color="auto"/>
                    <w:right w:val="none" w:sz="0" w:space="0" w:color="auto"/>
                  </w:divBdr>
                  <w:divsChild>
                    <w:div w:id="1906910408">
                      <w:marLeft w:val="0"/>
                      <w:marRight w:val="0"/>
                      <w:marTop w:val="0"/>
                      <w:marBottom w:val="0"/>
                      <w:divBdr>
                        <w:top w:val="none" w:sz="0" w:space="0" w:color="auto"/>
                        <w:left w:val="none" w:sz="0" w:space="0" w:color="auto"/>
                        <w:bottom w:val="none" w:sz="0" w:space="0" w:color="auto"/>
                        <w:right w:val="none" w:sz="0" w:space="0" w:color="auto"/>
                      </w:divBdr>
                    </w:div>
                    <w:div w:id="241332177">
                      <w:marLeft w:val="0"/>
                      <w:marRight w:val="0"/>
                      <w:marTop w:val="0"/>
                      <w:marBottom w:val="0"/>
                      <w:divBdr>
                        <w:top w:val="none" w:sz="0" w:space="0" w:color="auto"/>
                        <w:left w:val="none" w:sz="0" w:space="0" w:color="auto"/>
                        <w:bottom w:val="none" w:sz="0" w:space="0" w:color="auto"/>
                        <w:right w:val="none" w:sz="0" w:space="0" w:color="auto"/>
                      </w:divBdr>
                    </w:div>
                    <w:div w:id="1372876865">
                      <w:marLeft w:val="0"/>
                      <w:marRight w:val="0"/>
                      <w:marTop w:val="0"/>
                      <w:marBottom w:val="0"/>
                      <w:divBdr>
                        <w:top w:val="none" w:sz="0" w:space="0" w:color="auto"/>
                        <w:left w:val="none" w:sz="0" w:space="0" w:color="auto"/>
                        <w:bottom w:val="none" w:sz="0" w:space="0" w:color="auto"/>
                        <w:right w:val="none" w:sz="0" w:space="0" w:color="auto"/>
                      </w:divBdr>
                      <w:divsChild>
                        <w:div w:id="14325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4637">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638657901">
                  <w:marLeft w:val="0"/>
                  <w:marRight w:val="0"/>
                  <w:marTop w:val="0"/>
                  <w:marBottom w:val="0"/>
                  <w:divBdr>
                    <w:top w:val="none" w:sz="0" w:space="0" w:color="auto"/>
                    <w:left w:val="none" w:sz="0" w:space="0" w:color="auto"/>
                    <w:bottom w:val="none" w:sz="0" w:space="0" w:color="auto"/>
                    <w:right w:val="none" w:sz="0" w:space="0" w:color="auto"/>
                  </w:divBdr>
                  <w:divsChild>
                    <w:div w:id="1648852371">
                      <w:marLeft w:val="0"/>
                      <w:marRight w:val="0"/>
                      <w:marTop w:val="0"/>
                      <w:marBottom w:val="0"/>
                      <w:divBdr>
                        <w:top w:val="none" w:sz="0" w:space="0" w:color="auto"/>
                        <w:left w:val="none" w:sz="0" w:space="0" w:color="auto"/>
                        <w:bottom w:val="none" w:sz="0" w:space="0" w:color="auto"/>
                        <w:right w:val="none" w:sz="0" w:space="0" w:color="auto"/>
                      </w:divBdr>
                    </w:div>
                  </w:divsChild>
                </w:div>
                <w:div w:id="1469975069">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268394502">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sChild>
            </w:div>
            <w:div w:id="613052880">
              <w:marLeft w:val="0"/>
              <w:marRight w:val="0"/>
              <w:marTop w:val="0"/>
              <w:marBottom w:val="0"/>
              <w:divBdr>
                <w:top w:val="none" w:sz="0" w:space="0" w:color="auto"/>
                <w:left w:val="none" w:sz="0" w:space="0" w:color="auto"/>
                <w:bottom w:val="none" w:sz="0" w:space="0" w:color="auto"/>
                <w:right w:val="none" w:sz="0" w:space="0" w:color="auto"/>
              </w:divBdr>
              <w:divsChild>
                <w:div w:id="1399281184">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681397852">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789783160">
                  <w:marLeft w:val="0"/>
                  <w:marRight w:val="0"/>
                  <w:marTop w:val="0"/>
                  <w:marBottom w:val="0"/>
                  <w:divBdr>
                    <w:top w:val="none" w:sz="0" w:space="0" w:color="auto"/>
                    <w:left w:val="none" w:sz="0" w:space="0" w:color="auto"/>
                    <w:bottom w:val="none" w:sz="0" w:space="0" w:color="auto"/>
                    <w:right w:val="none" w:sz="0" w:space="0" w:color="auto"/>
                  </w:divBdr>
                  <w:divsChild>
                    <w:div w:id="1014842911">
                      <w:marLeft w:val="0"/>
                      <w:marRight w:val="0"/>
                      <w:marTop w:val="0"/>
                      <w:marBottom w:val="0"/>
                      <w:divBdr>
                        <w:top w:val="none" w:sz="0" w:space="0" w:color="auto"/>
                        <w:left w:val="none" w:sz="0" w:space="0" w:color="auto"/>
                        <w:bottom w:val="none" w:sz="0" w:space="0" w:color="auto"/>
                        <w:right w:val="none" w:sz="0" w:space="0" w:color="auto"/>
                      </w:divBdr>
                    </w:div>
                  </w:divsChild>
                </w:div>
                <w:div w:id="2002267700">
                  <w:blockQuote w:val="1"/>
                  <w:marLeft w:val="720"/>
                  <w:marRight w:val="720"/>
                  <w:marTop w:val="100"/>
                  <w:marBottom w:val="100"/>
                  <w:divBdr>
                    <w:top w:val="none" w:sz="0" w:space="0" w:color="CCCCCC"/>
                    <w:left w:val="none" w:sz="0" w:space="0" w:color="CCCCCC"/>
                    <w:bottom w:val="none" w:sz="0" w:space="0" w:color="CCCCCC"/>
                    <w:right w:val="none" w:sz="0" w:space="0" w:color="CCCCCC"/>
                  </w:divBdr>
                  <w:divsChild>
                    <w:div w:id="144393571">
                      <w:marLeft w:val="0"/>
                      <w:marRight w:val="0"/>
                      <w:marTop w:val="0"/>
                      <w:marBottom w:val="0"/>
                      <w:divBdr>
                        <w:top w:val="none" w:sz="0" w:space="0" w:color="auto"/>
                        <w:left w:val="none" w:sz="0" w:space="0" w:color="auto"/>
                        <w:bottom w:val="none" w:sz="0" w:space="0" w:color="auto"/>
                        <w:right w:val="none" w:sz="0" w:space="0" w:color="auto"/>
                      </w:divBdr>
                      <w:divsChild>
                        <w:div w:id="2006132212">
                          <w:marLeft w:val="0"/>
                          <w:marRight w:val="0"/>
                          <w:marTop w:val="0"/>
                          <w:marBottom w:val="0"/>
                          <w:divBdr>
                            <w:top w:val="none" w:sz="0" w:space="0" w:color="auto"/>
                            <w:left w:val="none" w:sz="0" w:space="0" w:color="auto"/>
                            <w:bottom w:val="none" w:sz="0" w:space="0" w:color="auto"/>
                            <w:right w:val="none" w:sz="0" w:space="0" w:color="auto"/>
                          </w:divBdr>
                        </w:div>
                        <w:div w:id="599263236">
                          <w:marLeft w:val="0"/>
                          <w:marRight w:val="0"/>
                          <w:marTop w:val="0"/>
                          <w:marBottom w:val="0"/>
                          <w:divBdr>
                            <w:top w:val="none" w:sz="0" w:space="0" w:color="auto"/>
                            <w:left w:val="none" w:sz="0" w:space="0" w:color="auto"/>
                            <w:bottom w:val="none" w:sz="0" w:space="0" w:color="auto"/>
                            <w:right w:val="none" w:sz="0" w:space="0" w:color="auto"/>
                          </w:divBdr>
                          <w:divsChild>
                            <w:div w:id="1984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237270">
          <w:marLeft w:val="0"/>
          <w:marRight w:val="0"/>
          <w:marTop w:val="0"/>
          <w:marBottom w:val="0"/>
          <w:divBdr>
            <w:top w:val="none" w:sz="0" w:space="0" w:color="auto"/>
            <w:left w:val="none" w:sz="0" w:space="0" w:color="auto"/>
            <w:bottom w:val="none" w:sz="0" w:space="0" w:color="auto"/>
            <w:right w:val="none" w:sz="0" w:space="0" w:color="auto"/>
          </w:divBdr>
          <w:divsChild>
            <w:div w:id="1185899623">
              <w:blockQuote w:val="1"/>
              <w:marLeft w:val="720"/>
              <w:marRight w:val="720"/>
              <w:marTop w:val="100"/>
              <w:marBottom w:val="100"/>
              <w:divBdr>
                <w:top w:val="none" w:sz="0" w:space="0" w:color="CCCCCC"/>
                <w:left w:val="none" w:sz="0" w:space="0" w:color="CCCCCC"/>
                <w:bottom w:val="none" w:sz="0" w:space="0" w:color="CCCCCC"/>
                <w:right w:val="none" w:sz="0" w:space="0" w:color="CCCCCC"/>
              </w:divBdr>
              <w:divsChild>
                <w:div w:id="1165048871">
                  <w:marLeft w:val="0"/>
                  <w:marRight w:val="0"/>
                  <w:marTop w:val="0"/>
                  <w:marBottom w:val="0"/>
                  <w:divBdr>
                    <w:top w:val="none" w:sz="0" w:space="0" w:color="auto"/>
                    <w:left w:val="none" w:sz="0" w:space="0" w:color="auto"/>
                    <w:bottom w:val="none" w:sz="0" w:space="0" w:color="auto"/>
                    <w:right w:val="none" w:sz="0" w:space="0" w:color="auto"/>
                  </w:divBdr>
                  <w:divsChild>
                    <w:div w:id="8346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51442">
          <w:marLeft w:val="0"/>
          <w:marRight w:val="0"/>
          <w:marTop w:val="0"/>
          <w:marBottom w:val="0"/>
          <w:divBdr>
            <w:top w:val="none" w:sz="0" w:space="0" w:color="auto"/>
            <w:left w:val="none" w:sz="0" w:space="0" w:color="auto"/>
            <w:bottom w:val="none" w:sz="0" w:space="0" w:color="auto"/>
            <w:right w:val="none" w:sz="0" w:space="0" w:color="auto"/>
          </w:divBdr>
          <w:divsChild>
            <w:div w:id="199822431">
              <w:marLeft w:val="0"/>
              <w:marRight w:val="0"/>
              <w:marTop w:val="0"/>
              <w:marBottom w:val="0"/>
              <w:divBdr>
                <w:top w:val="none" w:sz="0" w:space="0" w:color="auto"/>
                <w:left w:val="none" w:sz="0" w:space="0" w:color="auto"/>
                <w:bottom w:val="none" w:sz="0" w:space="0" w:color="auto"/>
                <w:right w:val="none" w:sz="0" w:space="0" w:color="auto"/>
              </w:divBdr>
              <w:divsChild>
                <w:div w:id="1875924860">
                  <w:marLeft w:val="0"/>
                  <w:marRight w:val="0"/>
                  <w:marTop w:val="0"/>
                  <w:marBottom w:val="0"/>
                  <w:divBdr>
                    <w:top w:val="none" w:sz="0" w:space="0" w:color="auto"/>
                    <w:left w:val="none" w:sz="0" w:space="0" w:color="auto"/>
                    <w:bottom w:val="none" w:sz="0" w:space="0" w:color="auto"/>
                    <w:right w:val="none" w:sz="0" w:space="0" w:color="auto"/>
                  </w:divBdr>
                  <w:divsChild>
                    <w:div w:id="2056734101">
                      <w:marLeft w:val="0"/>
                      <w:marRight w:val="0"/>
                      <w:marTop w:val="0"/>
                      <w:marBottom w:val="0"/>
                      <w:divBdr>
                        <w:top w:val="none" w:sz="0" w:space="0" w:color="auto"/>
                        <w:left w:val="none" w:sz="0" w:space="0" w:color="auto"/>
                        <w:bottom w:val="none" w:sz="0" w:space="0" w:color="auto"/>
                        <w:right w:val="none" w:sz="0" w:space="0" w:color="auto"/>
                      </w:divBdr>
                    </w:div>
                  </w:divsChild>
                </w:div>
                <w:div w:id="1098789381">
                  <w:marLeft w:val="0"/>
                  <w:marRight w:val="0"/>
                  <w:marTop w:val="0"/>
                  <w:marBottom w:val="0"/>
                  <w:divBdr>
                    <w:top w:val="none" w:sz="0" w:space="0" w:color="EABFBF"/>
                    <w:left w:val="none" w:sz="0" w:space="0" w:color="EABFBF"/>
                    <w:bottom w:val="none" w:sz="0" w:space="0" w:color="EABFBF"/>
                    <w:right w:val="none" w:sz="0" w:space="0" w:color="EABFBF"/>
                  </w:divBdr>
                </w:div>
                <w:div w:id="1327899531">
                  <w:blockQuote w:val="1"/>
                  <w:marLeft w:val="720"/>
                  <w:marRight w:val="720"/>
                  <w:marTop w:val="100"/>
                  <w:marBottom w:val="100"/>
                  <w:divBdr>
                    <w:top w:val="none" w:sz="0" w:space="0" w:color="CCCCCC"/>
                    <w:left w:val="none" w:sz="0" w:space="0" w:color="CCCCCC"/>
                    <w:bottom w:val="none" w:sz="0" w:space="0" w:color="CCCCCC"/>
                    <w:right w:val="none" w:sz="0" w:space="0" w:color="CCCCCC"/>
                  </w:divBdr>
                  <w:divsChild>
                    <w:div w:id="1317953727">
                      <w:marLeft w:val="0"/>
                      <w:marRight w:val="0"/>
                      <w:marTop w:val="0"/>
                      <w:marBottom w:val="0"/>
                      <w:divBdr>
                        <w:top w:val="none" w:sz="0" w:space="0" w:color="auto"/>
                        <w:left w:val="none" w:sz="0" w:space="0" w:color="auto"/>
                        <w:bottom w:val="none" w:sz="0" w:space="0" w:color="auto"/>
                        <w:right w:val="none" w:sz="0" w:space="0" w:color="auto"/>
                      </w:divBdr>
                      <w:divsChild>
                        <w:div w:id="240451839">
                          <w:marLeft w:val="0"/>
                          <w:marRight w:val="0"/>
                          <w:marTop w:val="0"/>
                          <w:marBottom w:val="0"/>
                          <w:divBdr>
                            <w:top w:val="none" w:sz="0" w:space="0" w:color="auto"/>
                            <w:left w:val="none" w:sz="0" w:space="0" w:color="auto"/>
                            <w:bottom w:val="none" w:sz="0" w:space="0" w:color="auto"/>
                            <w:right w:val="none" w:sz="0" w:space="0" w:color="auto"/>
                          </w:divBdr>
                        </w:div>
                      </w:divsChild>
                    </w:div>
                    <w:div w:id="615022049">
                      <w:marLeft w:val="0"/>
                      <w:marRight w:val="0"/>
                      <w:marTop w:val="0"/>
                      <w:marBottom w:val="0"/>
                      <w:divBdr>
                        <w:top w:val="none" w:sz="0" w:space="0" w:color="auto"/>
                        <w:left w:val="none" w:sz="0" w:space="0" w:color="auto"/>
                        <w:bottom w:val="none" w:sz="0" w:space="0" w:color="auto"/>
                        <w:right w:val="none" w:sz="0" w:space="0" w:color="auto"/>
                      </w:divBdr>
                      <w:divsChild>
                        <w:div w:id="4799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2647">
                  <w:marLeft w:val="0"/>
                  <w:marRight w:val="0"/>
                  <w:marTop w:val="0"/>
                  <w:marBottom w:val="0"/>
                  <w:divBdr>
                    <w:top w:val="none" w:sz="0" w:space="0" w:color="auto"/>
                    <w:left w:val="none" w:sz="0" w:space="0" w:color="auto"/>
                    <w:bottom w:val="none" w:sz="0" w:space="0" w:color="auto"/>
                    <w:right w:val="none" w:sz="0" w:space="0" w:color="auto"/>
                  </w:divBdr>
                  <w:divsChild>
                    <w:div w:id="711076175">
                      <w:marLeft w:val="0"/>
                      <w:marRight w:val="0"/>
                      <w:marTop w:val="0"/>
                      <w:marBottom w:val="0"/>
                      <w:divBdr>
                        <w:top w:val="none" w:sz="0" w:space="0" w:color="auto"/>
                        <w:left w:val="none" w:sz="0" w:space="0" w:color="auto"/>
                        <w:bottom w:val="none" w:sz="0" w:space="0" w:color="auto"/>
                        <w:right w:val="none" w:sz="0" w:space="0" w:color="auto"/>
                      </w:divBdr>
                    </w:div>
                  </w:divsChild>
                </w:div>
                <w:div w:id="1022366551">
                  <w:marLeft w:val="0"/>
                  <w:marRight w:val="0"/>
                  <w:marTop w:val="0"/>
                  <w:marBottom w:val="0"/>
                  <w:divBdr>
                    <w:top w:val="none" w:sz="0" w:space="0" w:color="auto"/>
                    <w:left w:val="none" w:sz="0" w:space="0" w:color="auto"/>
                    <w:bottom w:val="none" w:sz="0" w:space="0" w:color="auto"/>
                    <w:right w:val="none" w:sz="0" w:space="0" w:color="auto"/>
                  </w:divBdr>
                  <w:divsChild>
                    <w:div w:id="1564100197">
                      <w:marLeft w:val="0"/>
                      <w:marRight w:val="0"/>
                      <w:marTop w:val="0"/>
                      <w:marBottom w:val="0"/>
                      <w:divBdr>
                        <w:top w:val="none" w:sz="0" w:space="0" w:color="auto"/>
                        <w:left w:val="none" w:sz="0" w:space="0" w:color="auto"/>
                        <w:bottom w:val="none" w:sz="0" w:space="0" w:color="auto"/>
                        <w:right w:val="none" w:sz="0" w:space="0" w:color="auto"/>
                      </w:divBdr>
                    </w:div>
                  </w:divsChild>
                </w:div>
                <w:div w:id="994451501">
                  <w:marLeft w:val="0"/>
                  <w:marRight w:val="0"/>
                  <w:marTop w:val="0"/>
                  <w:marBottom w:val="0"/>
                  <w:divBdr>
                    <w:top w:val="none" w:sz="0" w:space="0" w:color="auto"/>
                    <w:left w:val="none" w:sz="0" w:space="0" w:color="auto"/>
                    <w:bottom w:val="none" w:sz="0" w:space="0" w:color="auto"/>
                    <w:right w:val="none" w:sz="0" w:space="0" w:color="auto"/>
                  </w:divBdr>
                  <w:divsChild>
                    <w:div w:id="1871532126">
                      <w:marLeft w:val="0"/>
                      <w:marRight w:val="0"/>
                      <w:marTop w:val="0"/>
                      <w:marBottom w:val="0"/>
                      <w:divBdr>
                        <w:top w:val="none" w:sz="0" w:space="0" w:color="auto"/>
                        <w:left w:val="none" w:sz="0" w:space="0" w:color="auto"/>
                        <w:bottom w:val="none" w:sz="0" w:space="0" w:color="auto"/>
                        <w:right w:val="none" w:sz="0" w:space="0" w:color="auto"/>
                      </w:divBdr>
                    </w:div>
                  </w:divsChild>
                </w:div>
                <w:div w:id="1272279179">
                  <w:marLeft w:val="0"/>
                  <w:marRight w:val="0"/>
                  <w:marTop w:val="0"/>
                  <w:marBottom w:val="0"/>
                  <w:divBdr>
                    <w:top w:val="none" w:sz="0" w:space="0" w:color="auto"/>
                    <w:left w:val="none" w:sz="0" w:space="0" w:color="auto"/>
                    <w:bottom w:val="none" w:sz="0" w:space="0" w:color="auto"/>
                    <w:right w:val="none" w:sz="0" w:space="0" w:color="auto"/>
                  </w:divBdr>
                  <w:divsChild>
                    <w:div w:id="2092463901">
                      <w:marLeft w:val="0"/>
                      <w:marRight w:val="0"/>
                      <w:marTop w:val="0"/>
                      <w:marBottom w:val="0"/>
                      <w:divBdr>
                        <w:top w:val="none" w:sz="0" w:space="0" w:color="auto"/>
                        <w:left w:val="none" w:sz="0" w:space="0" w:color="auto"/>
                        <w:bottom w:val="none" w:sz="0" w:space="0" w:color="auto"/>
                        <w:right w:val="none" w:sz="0" w:space="0" w:color="auto"/>
                      </w:divBdr>
                    </w:div>
                  </w:divsChild>
                </w:div>
                <w:div w:id="1793016457">
                  <w:marLeft w:val="0"/>
                  <w:marRight w:val="0"/>
                  <w:marTop w:val="0"/>
                  <w:marBottom w:val="0"/>
                  <w:divBdr>
                    <w:top w:val="none" w:sz="0" w:space="0" w:color="auto"/>
                    <w:left w:val="none" w:sz="0" w:space="0" w:color="auto"/>
                    <w:bottom w:val="none" w:sz="0" w:space="0" w:color="auto"/>
                    <w:right w:val="none" w:sz="0" w:space="0" w:color="auto"/>
                  </w:divBdr>
                  <w:divsChild>
                    <w:div w:id="945306974">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sChild>
                </w:div>
              </w:divsChild>
            </w:div>
          </w:divsChild>
        </w:div>
        <w:div w:id="678580078">
          <w:marLeft w:val="0"/>
          <w:marRight w:val="0"/>
          <w:marTop w:val="0"/>
          <w:marBottom w:val="0"/>
          <w:divBdr>
            <w:top w:val="none" w:sz="0" w:space="0" w:color="auto"/>
            <w:left w:val="none" w:sz="0" w:space="0" w:color="auto"/>
            <w:bottom w:val="none" w:sz="0" w:space="0" w:color="auto"/>
            <w:right w:val="none" w:sz="0" w:space="0" w:color="auto"/>
          </w:divBdr>
          <w:divsChild>
            <w:div w:id="496265838">
              <w:marLeft w:val="0"/>
              <w:marRight w:val="0"/>
              <w:marTop w:val="0"/>
              <w:marBottom w:val="0"/>
              <w:divBdr>
                <w:top w:val="none" w:sz="0" w:space="0" w:color="auto"/>
                <w:left w:val="none" w:sz="0" w:space="0" w:color="auto"/>
                <w:bottom w:val="none" w:sz="0" w:space="0" w:color="auto"/>
                <w:right w:val="none" w:sz="0" w:space="0" w:color="auto"/>
              </w:divBdr>
              <w:divsChild>
                <w:div w:id="1768041586">
                  <w:marLeft w:val="0"/>
                  <w:marRight w:val="0"/>
                  <w:marTop w:val="0"/>
                  <w:marBottom w:val="0"/>
                  <w:divBdr>
                    <w:top w:val="none" w:sz="0" w:space="0" w:color="auto"/>
                    <w:left w:val="none" w:sz="0" w:space="0" w:color="auto"/>
                    <w:bottom w:val="none" w:sz="0" w:space="0" w:color="auto"/>
                    <w:right w:val="none" w:sz="0" w:space="0" w:color="auto"/>
                  </w:divBdr>
                </w:div>
                <w:div w:id="1929725664">
                  <w:marLeft w:val="0"/>
                  <w:marRight w:val="0"/>
                  <w:marTop w:val="0"/>
                  <w:marBottom w:val="0"/>
                  <w:divBdr>
                    <w:top w:val="none" w:sz="0" w:space="0" w:color="auto"/>
                    <w:left w:val="none" w:sz="0" w:space="0" w:color="auto"/>
                    <w:bottom w:val="none" w:sz="0" w:space="0" w:color="auto"/>
                    <w:right w:val="none" w:sz="0" w:space="0" w:color="auto"/>
                  </w:divBdr>
                  <w:divsChild>
                    <w:div w:id="8974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3834">
              <w:marLeft w:val="0"/>
              <w:marRight w:val="0"/>
              <w:marTop w:val="0"/>
              <w:marBottom w:val="0"/>
              <w:divBdr>
                <w:top w:val="none" w:sz="0" w:space="0" w:color="auto"/>
                <w:left w:val="none" w:sz="0" w:space="0" w:color="auto"/>
                <w:bottom w:val="none" w:sz="0" w:space="0" w:color="auto"/>
                <w:right w:val="none" w:sz="0" w:space="0" w:color="auto"/>
              </w:divBdr>
              <w:divsChild>
                <w:div w:id="662394104">
                  <w:marLeft w:val="0"/>
                  <w:marRight w:val="0"/>
                  <w:marTop w:val="0"/>
                  <w:marBottom w:val="0"/>
                  <w:divBdr>
                    <w:top w:val="none" w:sz="0" w:space="0" w:color="auto"/>
                    <w:left w:val="none" w:sz="0" w:space="0" w:color="auto"/>
                    <w:bottom w:val="none" w:sz="0" w:space="0" w:color="auto"/>
                    <w:right w:val="none" w:sz="0" w:space="0" w:color="auto"/>
                  </w:divBdr>
                </w:div>
                <w:div w:id="1297250207">
                  <w:marLeft w:val="0"/>
                  <w:marRight w:val="0"/>
                  <w:marTop w:val="0"/>
                  <w:marBottom w:val="0"/>
                  <w:divBdr>
                    <w:top w:val="none" w:sz="0" w:space="0" w:color="auto"/>
                    <w:left w:val="none" w:sz="0" w:space="0" w:color="auto"/>
                    <w:bottom w:val="none" w:sz="0" w:space="0" w:color="auto"/>
                    <w:right w:val="none" w:sz="0" w:space="0" w:color="auto"/>
                  </w:divBdr>
                  <w:divsChild>
                    <w:div w:id="15977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9960">
          <w:marLeft w:val="0"/>
          <w:marRight w:val="0"/>
          <w:marTop w:val="0"/>
          <w:marBottom w:val="0"/>
          <w:divBdr>
            <w:top w:val="none" w:sz="0" w:space="0" w:color="auto"/>
            <w:left w:val="none" w:sz="0" w:space="0" w:color="auto"/>
            <w:bottom w:val="none" w:sz="0" w:space="0" w:color="auto"/>
            <w:right w:val="none" w:sz="0" w:space="0" w:color="auto"/>
          </w:divBdr>
        </w:div>
        <w:div w:id="995645776">
          <w:marLeft w:val="0"/>
          <w:marRight w:val="0"/>
          <w:marTop w:val="0"/>
          <w:marBottom w:val="0"/>
          <w:divBdr>
            <w:top w:val="none" w:sz="0" w:space="0" w:color="auto"/>
            <w:left w:val="none" w:sz="0" w:space="0" w:color="auto"/>
            <w:bottom w:val="none" w:sz="0" w:space="0" w:color="auto"/>
            <w:right w:val="none" w:sz="0" w:space="0" w:color="auto"/>
          </w:divBdr>
          <w:divsChild>
            <w:div w:id="273447305">
              <w:marLeft w:val="0"/>
              <w:marRight w:val="0"/>
              <w:marTop w:val="0"/>
              <w:marBottom w:val="0"/>
              <w:divBdr>
                <w:top w:val="none" w:sz="0" w:space="0" w:color="auto"/>
                <w:left w:val="none" w:sz="0" w:space="0" w:color="auto"/>
                <w:bottom w:val="none" w:sz="0" w:space="0" w:color="auto"/>
                <w:right w:val="none" w:sz="0" w:space="0" w:color="auto"/>
              </w:divBdr>
              <w:divsChild>
                <w:div w:id="849953874">
                  <w:marLeft w:val="0"/>
                  <w:marRight w:val="0"/>
                  <w:marTop w:val="0"/>
                  <w:marBottom w:val="0"/>
                  <w:divBdr>
                    <w:top w:val="none" w:sz="0" w:space="0" w:color="auto"/>
                    <w:left w:val="none" w:sz="0" w:space="0" w:color="auto"/>
                    <w:bottom w:val="none" w:sz="0" w:space="0" w:color="auto"/>
                    <w:right w:val="none" w:sz="0" w:space="0" w:color="auto"/>
                  </w:divBdr>
                </w:div>
              </w:divsChild>
            </w:div>
            <w:div w:id="1677682953">
              <w:marLeft w:val="0"/>
              <w:marRight w:val="0"/>
              <w:marTop w:val="0"/>
              <w:marBottom w:val="0"/>
              <w:divBdr>
                <w:top w:val="none" w:sz="0" w:space="0" w:color="auto"/>
                <w:left w:val="none" w:sz="0" w:space="0" w:color="auto"/>
                <w:bottom w:val="none" w:sz="0" w:space="0" w:color="auto"/>
                <w:right w:val="none" w:sz="0" w:space="0" w:color="auto"/>
              </w:divBdr>
              <w:divsChild>
                <w:div w:id="760443501">
                  <w:marLeft w:val="0"/>
                  <w:marRight w:val="0"/>
                  <w:marTop w:val="0"/>
                  <w:marBottom w:val="0"/>
                  <w:divBdr>
                    <w:top w:val="none" w:sz="0" w:space="0" w:color="auto"/>
                    <w:left w:val="none" w:sz="0" w:space="0" w:color="auto"/>
                    <w:bottom w:val="none" w:sz="0" w:space="0" w:color="auto"/>
                    <w:right w:val="none" w:sz="0" w:space="0" w:color="auto"/>
                  </w:divBdr>
                </w:div>
              </w:divsChild>
            </w:div>
            <w:div w:id="731277138">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1016544922">
              <w:blockQuote w:val="1"/>
              <w:marLeft w:val="720"/>
              <w:marRight w:val="720"/>
              <w:marTop w:val="100"/>
              <w:marBottom w:val="100"/>
              <w:divBdr>
                <w:top w:val="none" w:sz="0" w:space="0" w:color="CCCCCC"/>
                <w:left w:val="none" w:sz="0" w:space="0" w:color="CCCCCC"/>
                <w:bottom w:val="none" w:sz="0" w:space="0" w:color="CCCCCC"/>
                <w:right w:val="none" w:sz="0" w:space="0" w:color="CCCCCC"/>
              </w:divBdr>
              <w:divsChild>
                <w:div w:id="1755013141">
                  <w:marLeft w:val="0"/>
                  <w:marRight w:val="0"/>
                  <w:marTop w:val="0"/>
                  <w:marBottom w:val="0"/>
                  <w:divBdr>
                    <w:top w:val="none" w:sz="0" w:space="0" w:color="auto"/>
                    <w:left w:val="none" w:sz="0" w:space="0" w:color="auto"/>
                    <w:bottom w:val="none" w:sz="0" w:space="0" w:color="auto"/>
                    <w:right w:val="none" w:sz="0" w:space="0" w:color="auto"/>
                  </w:divBdr>
                  <w:divsChild>
                    <w:div w:id="17893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02251">
          <w:marLeft w:val="0"/>
          <w:marRight w:val="0"/>
          <w:marTop w:val="0"/>
          <w:marBottom w:val="0"/>
          <w:divBdr>
            <w:top w:val="none" w:sz="0" w:space="0" w:color="auto"/>
            <w:left w:val="none" w:sz="0" w:space="0" w:color="auto"/>
            <w:bottom w:val="none" w:sz="0" w:space="0" w:color="auto"/>
            <w:right w:val="none" w:sz="0" w:space="0" w:color="auto"/>
          </w:divBdr>
          <w:divsChild>
            <w:div w:id="1770543240">
              <w:marLeft w:val="0"/>
              <w:marRight w:val="0"/>
              <w:marTop w:val="0"/>
              <w:marBottom w:val="0"/>
              <w:divBdr>
                <w:top w:val="none" w:sz="0" w:space="0" w:color="auto"/>
                <w:left w:val="none" w:sz="0" w:space="0" w:color="auto"/>
                <w:bottom w:val="none" w:sz="0" w:space="0" w:color="auto"/>
                <w:right w:val="none" w:sz="0" w:space="0" w:color="auto"/>
              </w:divBdr>
              <w:divsChild>
                <w:div w:id="2128233843">
                  <w:marLeft w:val="0"/>
                  <w:marRight w:val="0"/>
                  <w:marTop w:val="0"/>
                  <w:marBottom w:val="0"/>
                  <w:divBdr>
                    <w:top w:val="none" w:sz="0" w:space="0" w:color="auto"/>
                    <w:left w:val="none" w:sz="0" w:space="0" w:color="auto"/>
                    <w:bottom w:val="none" w:sz="0" w:space="0" w:color="auto"/>
                    <w:right w:val="none" w:sz="0" w:space="0" w:color="auto"/>
                  </w:divBdr>
                </w:div>
              </w:divsChild>
            </w:div>
            <w:div w:id="1878160049">
              <w:marLeft w:val="0"/>
              <w:marRight w:val="0"/>
              <w:marTop w:val="0"/>
              <w:marBottom w:val="0"/>
              <w:divBdr>
                <w:top w:val="none" w:sz="0" w:space="0" w:color="auto"/>
                <w:left w:val="none" w:sz="0" w:space="0" w:color="auto"/>
                <w:bottom w:val="none" w:sz="0" w:space="0" w:color="auto"/>
                <w:right w:val="none" w:sz="0" w:space="0" w:color="auto"/>
              </w:divBdr>
              <w:divsChild>
                <w:div w:id="2018774250">
                  <w:marLeft w:val="0"/>
                  <w:marRight w:val="0"/>
                  <w:marTop w:val="0"/>
                  <w:marBottom w:val="0"/>
                  <w:divBdr>
                    <w:top w:val="none" w:sz="0" w:space="0" w:color="auto"/>
                    <w:left w:val="none" w:sz="0" w:space="0" w:color="auto"/>
                    <w:bottom w:val="none" w:sz="0" w:space="0" w:color="auto"/>
                    <w:right w:val="none" w:sz="0" w:space="0" w:color="auto"/>
                  </w:divBdr>
                </w:div>
              </w:divsChild>
            </w:div>
            <w:div w:id="192813348">
              <w:marLeft w:val="0"/>
              <w:marRight w:val="0"/>
              <w:marTop w:val="0"/>
              <w:marBottom w:val="0"/>
              <w:divBdr>
                <w:top w:val="none" w:sz="0" w:space="0" w:color="auto"/>
                <w:left w:val="none" w:sz="0" w:space="0" w:color="auto"/>
                <w:bottom w:val="none" w:sz="0" w:space="0" w:color="auto"/>
                <w:right w:val="none" w:sz="0" w:space="0" w:color="auto"/>
              </w:divBdr>
              <w:divsChild>
                <w:div w:id="364066459">
                  <w:marLeft w:val="0"/>
                  <w:marRight w:val="0"/>
                  <w:marTop w:val="0"/>
                  <w:marBottom w:val="0"/>
                  <w:divBdr>
                    <w:top w:val="none" w:sz="0" w:space="0" w:color="auto"/>
                    <w:left w:val="none" w:sz="0" w:space="0" w:color="auto"/>
                    <w:bottom w:val="none" w:sz="0" w:space="0" w:color="auto"/>
                    <w:right w:val="none" w:sz="0" w:space="0" w:color="auto"/>
                  </w:divBdr>
                </w:div>
                <w:div w:id="2046825002">
                  <w:marLeft w:val="0"/>
                  <w:marRight w:val="0"/>
                  <w:marTop w:val="0"/>
                  <w:marBottom w:val="0"/>
                  <w:divBdr>
                    <w:top w:val="none" w:sz="0" w:space="0" w:color="auto"/>
                    <w:left w:val="none" w:sz="0" w:space="0" w:color="auto"/>
                    <w:bottom w:val="none" w:sz="0" w:space="0" w:color="auto"/>
                    <w:right w:val="none" w:sz="0" w:space="0" w:color="auto"/>
                  </w:divBdr>
                </w:div>
                <w:div w:id="929505810">
                  <w:marLeft w:val="0"/>
                  <w:marRight w:val="0"/>
                  <w:marTop w:val="0"/>
                  <w:marBottom w:val="0"/>
                  <w:divBdr>
                    <w:top w:val="none" w:sz="0" w:space="0" w:color="auto"/>
                    <w:left w:val="none" w:sz="0" w:space="0" w:color="auto"/>
                    <w:bottom w:val="none" w:sz="0" w:space="0" w:color="auto"/>
                    <w:right w:val="none" w:sz="0" w:space="0" w:color="auto"/>
                  </w:divBdr>
                  <w:divsChild>
                    <w:div w:id="14826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7670">
              <w:marLeft w:val="0"/>
              <w:marRight w:val="0"/>
              <w:marTop w:val="0"/>
              <w:marBottom w:val="0"/>
              <w:divBdr>
                <w:top w:val="none" w:sz="0" w:space="0" w:color="auto"/>
                <w:left w:val="none" w:sz="0" w:space="0" w:color="auto"/>
                <w:bottom w:val="none" w:sz="0" w:space="0" w:color="auto"/>
                <w:right w:val="none" w:sz="0" w:space="0" w:color="auto"/>
              </w:divBdr>
              <w:divsChild>
                <w:div w:id="436953088">
                  <w:marLeft w:val="0"/>
                  <w:marRight w:val="0"/>
                  <w:marTop w:val="0"/>
                  <w:marBottom w:val="0"/>
                  <w:divBdr>
                    <w:top w:val="none" w:sz="0" w:space="0" w:color="auto"/>
                    <w:left w:val="none" w:sz="0" w:space="0" w:color="auto"/>
                    <w:bottom w:val="none" w:sz="0" w:space="0" w:color="auto"/>
                    <w:right w:val="none" w:sz="0" w:space="0" w:color="auto"/>
                  </w:divBdr>
                </w:div>
                <w:div w:id="1928150248">
                  <w:marLeft w:val="0"/>
                  <w:marRight w:val="0"/>
                  <w:marTop w:val="0"/>
                  <w:marBottom w:val="0"/>
                  <w:divBdr>
                    <w:top w:val="none" w:sz="0" w:space="0" w:color="auto"/>
                    <w:left w:val="none" w:sz="0" w:space="0" w:color="auto"/>
                    <w:bottom w:val="none" w:sz="0" w:space="0" w:color="auto"/>
                    <w:right w:val="none" w:sz="0" w:space="0" w:color="auto"/>
                  </w:divBdr>
                </w:div>
                <w:div w:id="762339688">
                  <w:marLeft w:val="0"/>
                  <w:marRight w:val="0"/>
                  <w:marTop w:val="0"/>
                  <w:marBottom w:val="0"/>
                  <w:divBdr>
                    <w:top w:val="none" w:sz="0" w:space="0" w:color="auto"/>
                    <w:left w:val="none" w:sz="0" w:space="0" w:color="auto"/>
                    <w:bottom w:val="none" w:sz="0" w:space="0" w:color="auto"/>
                    <w:right w:val="none" w:sz="0" w:space="0" w:color="auto"/>
                  </w:divBdr>
                  <w:divsChild>
                    <w:div w:id="4724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5995">
              <w:marLeft w:val="0"/>
              <w:marRight w:val="0"/>
              <w:marTop w:val="0"/>
              <w:marBottom w:val="0"/>
              <w:divBdr>
                <w:top w:val="none" w:sz="0" w:space="0" w:color="auto"/>
                <w:left w:val="none" w:sz="0" w:space="0" w:color="auto"/>
                <w:bottom w:val="none" w:sz="0" w:space="0" w:color="auto"/>
                <w:right w:val="none" w:sz="0" w:space="0" w:color="auto"/>
              </w:divBdr>
              <w:divsChild>
                <w:div w:id="1942909991">
                  <w:marLeft w:val="0"/>
                  <w:marRight w:val="0"/>
                  <w:marTop w:val="0"/>
                  <w:marBottom w:val="0"/>
                  <w:divBdr>
                    <w:top w:val="none" w:sz="0" w:space="0" w:color="auto"/>
                    <w:left w:val="none" w:sz="0" w:space="0" w:color="auto"/>
                    <w:bottom w:val="none" w:sz="0" w:space="0" w:color="auto"/>
                    <w:right w:val="none" w:sz="0" w:space="0" w:color="auto"/>
                  </w:divBdr>
                </w:div>
                <w:div w:id="666399269">
                  <w:marLeft w:val="0"/>
                  <w:marRight w:val="0"/>
                  <w:marTop w:val="0"/>
                  <w:marBottom w:val="0"/>
                  <w:divBdr>
                    <w:top w:val="none" w:sz="0" w:space="0" w:color="auto"/>
                    <w:left w:val="none" w:sz="0" w:space="0" w:color="auto"/>
                    <w:bottom w:val="none" w:sz="0" w:space="0" w:color="auto"/>
                    <w:right w:val="none" w:sz="0" w:space="0" w:color="auto"/>
                  </w:divBdr>
                </w:div>
                <w:div w:id="731272051">
                  <w:marLeft w:val="0"/>
                  <w:marRight w:val="0"/>
                  <w:marTop w:val="0"/>
                  <w:marBottom w:val="0"/>
                  <w:divBdr>
                    <w:top w:val="none" w:sz="0" w:space="0" w:color="auto"/>
                    <w:left w:val="none" w:sz="0" w:space="0" w:color="auto"/>
                    <w:bottom w:val="none" w:sz="0" w:space="0" w:color="auto"/>
                    <w:right w:val="none" w:sz="0" w:space="0" w:color="auto"/>
                  </w:divBdr>
                  <w:divsChild>
                    <w:div w:id="3558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3177">
              <w:marLeft w:val="0"/>
              <w:marRight w:val="0"/>
              <w:marTop w:val="0"/>
              <w:marBottom w:val="0"/>
              <w:divBdr>
                <w:top w:val="none" w:sz="0" w:space="0" w:color="auto"/>
                <w:left w:val="none" w:sz="0" w:space="0" w:color="auto"/>
                <w:bottom w:val="none" w:sz="0" w:space="0" w:color="auto"/>
                <w:right w:val="none" w:sz="0" w:space="0" w:color="auto"/>
              </w:divBdr>
              <w:divsChild>
                <w:div w:id="2078436783">
                  <w:marLeft w:val="0"/>
                  <w:marRight w:val="0"/>
                  <w:marTop w:val="0"/>
                  <w:marBottom w:val="0"/>
                  <w:divBdr>
                    <w:top w:val="none" w:sz="0" w:space="0" w:color="auto"/>
                    <w:left w:val="none" w:sz="0" w:space="0" w:color="auto"/>
                    <w:bottom w:val="none" w:sz="0" w:space="0" w:color="auto"/>
                    <w:right w:val="none" w:sz="0" w:space="0" w:color="auto"/>
                  </w:divBdr>
                </w:div>
              </w:divsChild>
            </w:div>
            <w:div w:id="1215779251">
              <w:marLeft w:val="0"/>
              <w:marRight w:val="0"/>
              <w:marTop w:val="0"/>
              <w:marBottom w:val="0"/>
              <w:divBdr>
                <w:top w:val="none" w:sz="0" w:space="0" w:color="auto"/>
                <w:left w:val="none" w:sz="0" w:space="0" w:color="auto"/>
                <w:bottom w:val="none" w:sz="0" w:space="0" w:color="auto"/>
                <w:right w:val="none" w:sz="0" w:space="0" w:color="auto"/>
              </w:divBdr>
              <w:divsChild>
                <w:div w:id="698512224">
                  <w:marLeft w:val="0"/>
                  <w:marRight w:val="0"/>
                  <w:marTop w:val="0"/>
                  <w:marBottom w:val="0"/>
                  <w:divBdr>
                    <w:top w:val="none" w:sz="0" w:space="0" w:color="auto"/>
                    <w:left w:val="none" w:sz="0" w:space="0" w:color="auto"/>
                    <w:bottom w:val="none" w:sz="0" w:space="0" w:color="auto"/>
                    <w:right w:val="none" w:sz="0" w:space="0" w:color="auto"/>
                  </w:divBdr>
                </w:div>
              </w:divsChild>
            </w:div>
            <w:div w:id="1939677874">
              <w:marLeft w:val="0"/>
              <w:marRight w:val="0"/>
              <w:marTop w:val="0"/>
              <w:marBottom w:val="0"/>
              <w:divBdr>
                <w:top w:val="none" w:sz="0" w:space="0" w:color="auto"/>
                <w:left w:val="none" w:sz="0" w:space="0" w:color="auto"/>
                <w:bottom w:val="none" w:sz="0" w:space="0" w:color="auto"/>
                <w:right w:val="none" w:sz="0" w:space="0" w:color="auto"/>
              </w:divBdr>
              <w:divsChild>
                <w:div w:id="1787580902">
                  <w:marLeft w:val="0"/>
                  <w:marRight w:val="0"/>
                  <w:marTop w:val="0"/>
                  <w:marBottom w:val="0"/>
                  <w:divBdr>
                    <w:top w:val="none" w:sz="0" w:space="0" w:color="auto"/>
                    <w:left w:val="none" w:sz="0" w:space="0" w:color="auto"/>
                    <w:bottom w:val="none" w:sz="0" w:space="0" w:color="auto"/>
                    <w:right w:val="none" w:sz="0" w:space="0" w:color="auto"/>
                  </w:divBdr>
                </w:div>
              </w:divsChild>
            </w:div>
            <w:div w:id="1445152403">
              <w:marLeft w:val="0"/>
              <w:marRight w:val="0"/>
              <w:marTop w:val="0"/>
              <w:marBottom w:val="0"/>
              <w:divBdr>
                <w:top w:val="none" w:sz="0" w:space="0" w:color="auto"/>
                <w:left w:val="none" w:sz="0" w:space="0" w:color="auto"/>
                <w:bottom w:val="none" w:sz="0" w:space="0" w:color="auto"/>
                <w:right w:val="none" w:sz="0" w:space="0" w:color="auto"/>
              </w:divBdr>
              <w:divsChild>
                <w:div w:id="6953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61741">
      <w:bodyDiv w:val="1"/>
      <w:marLeft w:val="0"/>
      <w:marRight w:val="0"/>
      <w:marTop w:val="0"/>
      <w:marBottom w:val="0"/>
      <w:divBdr>
        <w:top w:val="none" w:sz="0" w:space="0" w:color="auto"/>
        <w:left w:val="none" w:sz="0" w:space="0" w:color="auto"/>
        <w:bottom w:val="none" w:sz="0" w:space="0" w:color="auto"/>
        <w:right w:val="none" w:sz="0" w:space="0" w:color="auto"/>
      </w:divBdr>
    </w:div>
    <w:div w:id="2021618001">
      <w:bodyDiv w:val="1"/>
      <w:marLeft w:val="0"/>
      <w:marRight w:val="0"/>
      <w:marTop w:val="0"/>
      <w:marBottom w:val="0"/>
      <w:divBdr>
        <w:top w:val="none" w:sz="0" w:space="0" w:color="auto"/>
        <w:left w:val="none" w:sz="0" w:space="0" w:color="auto"/>
        <w:bottom w:val="none" w:sz="0" w:space="0" w:color="auto"/>
        <w:right w:val="none" w:sz="0" w:space="0" w:color="auto"/>
      </w:divBdr>
      <w:divsChild>
        <w:div w:id="1410734615">
          <w:marLeft w:val="0"/>
          <w:marRight w:val="0"/>
          <w:marTop w:val="0"/>
          <w:marBottom w:val="0"/>
          <w:divBdr>
            <w:top w:val="none" w:sz="0" w:space="0" w:color="auto"/>
            <w:left w:val="none" w:sz="0" w:space="0" w:color="auto"/>
            <w:bottom w:val="none" w:sz="0" w:space="0" w:color="auto"/>
            <w:right w:val="none" w:sz="0" w:space="0" w:color="auto"/>
          </w:divBdr>
          <w:divsChild>
            <w:div w:id="11339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1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php.net/manual/ru/class.datetime.php"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www.php.net/manual/ru/ref.array.php" TargetMode="External"/><Relationship Id="rId84" Type="http://schemas.openxmlformats.org/officeDocument/2006/relationships/hyperlink" Target="https://www.php.net/manual/ru/language.operators.precedence.php" TargetMode="External"/><Relationship Id="rId138" Type="http://schemas.openxmlformats.org/officeDocument/2006/relationships/hyperlink" Target="https://www.php.net/manual/ru/class.datetimeinterface.php" TargetMode="External"/><Relationship Id="rId159" Type="http://schemas.openxmlformats.org/officeDocument/2006/relationships/hyperlink" Target="https://www.php.net/manual/ru/class.datetimeimmutable.php" TargetMode="External"/><Relationship Id="rId170" Type="http://schemas.openxmlformats.org/officeDocument/2006/relationships/hyperlink" Target="https://www.php.net/manual/ru/datetimeimmutable.settimezone.php" TargetMode="External"/><Relationship Id="rId191" Type="http://schemas.openxmlformats.org/officeDocument/2006/relationships/hyperlink" Target="https://www.php.net/manual/ru/class.datetimezone.php" TargetMode="External"/><Relationship Id="rId205" Type="http://schemas.openxmlformats.org/officeDocument/2006/relationships/hyperlink" Target="https://apptractor.ru/info/media/appscast-3-arhitektura-arhitektura-i-eshhe-nemnogo-arhitektury.html" TargetMode="External"/><Relationship Id="rId107" Type="http://schemas.openxmlformats.org/officeDocument/2006/relationships/hyperlink" Target="https://www.php.net/manual/ru/datetime.createfrominterface.php" TargetMode="External"/><Relationship Id="rId11" Type="http://schemas.openxmlformats.org/officeDocument/2006/relationships/image" Target="media/image5.jpeg"/><Relationship Id="rId32" Type="http://schemas.openxmlformats.org/officeDocument/2006/relationships/image" Target="media/image22.png"/><Relationship Id="rId53" Type="http://schemas.openxmlformats.org/officeDocument/2006/relationships/hyperlink" Target="https://www.php.net/manual/ru/language.operators.string.php" TargetMode="External"/><Relationship Id="rId74" Type="http://schemas.openxmlformats.org/officeDocument/2006/relationships/hyperlink" Target="https://www.php.net/manual/ru/language.operators.array.php" TargetMode="External"/><Relationship Id="rId128" Type="http://schemas.openxmlformats.org/officeDocument/2006/relationships/hyperlink" Target="https://www.php.net/manual/ru/datetime.format.php" TargetMode="External"/><Relationship Id="rId149" Type="http://schemas.openxmlformats.org/officeDocument/2006/relationships/hyperlink" Target="https://www.php.net/manual/ru/datetimeimmutable.add.php" TargetMode="External"/><Relationship Id="rId5" Type="http://schemas.openxmlformats.org/officeDocument/2006/relationships/webSettings" Target="webSettings.xml"/><Relationship Id="rId95" Type="http://schemas.openxmlformats.org/officeDocument/2006/relationships/hyperlink" Target="https://laravel.com/" TargetMode="External"/><Relationship Id="rId160" Type="http://schemas.openxmlformats.org/officeDocument/2006/relationships/hyperlink" Target="https://www.php.net/manual/ru/datetimeimmutable.set-state.php" TargetMode="External"/><Relationship Id="rId181" Type="http://schemas.openxmlformats.org/officeDocument/2006/relationships/hyperlink" Target="https://www.php.net/manual/ru/datetime.wakeup.php" TargetMode="External"/><Relationship Id="rId22" Type="http://schemas.openxmlformats.org/officeDocument/2006/relationships/image" Target="media/image12.png"/><Relationship Id="rId43" Type="http://schemas.openxmlformats.org/officeDocument/2006/relationships/hyperlink" Target="http://www.php.su/learnphp/cs/?ic" TargetMode="External"/><Relationship Id="rId64" Type="http://schemas.openxmlformats.org/officeDocument/2006/relationships/hyperlink" Target="https://www.php.net/manual/ru/language.types.array.php" TargetMode="External"/><Relationship Id="rId118" Type="http://schemas.openxmlformats.org/officeDocument/2006/relationships/hyperlink" Target="https://www.php.net/manual/ru/datetime.settime.php" TargetMode="External"/><Relationship Id="rId139" Type="http://schemas.openxmlformats.org/officeDocument/2006/relationships/hyperlink" Target="https://www.php.net/manual/ru/class.datetimeinterface.php" TargetMode="External"/><Relationship Id="rId85" Type="http://schemas.openxmlformats.org/officeDocument/2006/relationships/hyperlink" Target="https://www.php.net/manual/ru/language.operators.arithmetic.php" TargetMode="External"/><Relationship Id="rId150" Type="http://schemas.openxmlformats.org/officeDocument/2006/relationships/hyperlink" Target="https://www.php.net/manual/ru/class.datetimeimmutable.php" TargetMode="External"/><Relationship Id="rId171" Type="http://schemas.openxmlformats.org/officeDocument/2006/relationships/hyperlink" Target="https://www.php.net/manual/ru/class.datetimeimmutable.php" TargetMode="External"/><Relationship Id="rId192" Type="http://schemas.openxmlformats.org/officeDocument/2006/relationships/hyperlink" Target="https://www.php.net/manual/ru/class.datetimezone.php" TargetMode="External"/><Relationship Id="rId206" Type="http://schemas.openxmlformats.org/officeDocument/2006/relationships/fontTable" Target="fontTable.xml"/><Relationship Id="rId12" Type="http://schemas.openxmlformats.org/officeDocument/2006/relationships/hyperlink" Target="https://wiki.merionet.ru/images/proksi-server-chto-eto-vidy-i-zachem-nuzhen/1.png" TargetMode="External"/><Relationship Id="rId33" Type="http://schemas.openxmlformats.org/officeDocument/2006/relationships/image" Target="media/image23.png"/><Relationship Id="rId108" Type="http://schemas.openxmlformats.org/officeDocument/2006/relationships/hyperlink" Target="https://www.php.net/manual/ru/class.datetime.php" TargetMode="External"/><Relationship Id="rId129" Type="http://schemas.openxmlformats.org/officeDocument/2006/relationships/hyperlink" Target="https://www.php.net/manual/ru/datetime.getoffset.php" TargetMode="External"/><Relationship Id="rId54" Type="http://schemas.openxmlformats.org/officeDocument/2006/relationships/hyperlink" Target="https://www.php.net/manual/ru/language.operators.assignment.php" TargetMode="External"/><Relationship Id="rId75" Type="http://schemas.openxmlformats.org/officeDocument/2006/relationships/hyperlink" Target="https://www.php.net/manual/ru/language.types.array.php" TargetMode="External"/><Relationship Id="rId96" Type="http://schemas.openxmlformats.org/officeDocument/2006/relationships/hyperlink" Target="https://phalconphp.com/ru/" TargetMode="External"/><Relationship Id="rId140" Type="http://schemas.openxmlformats.org/officeDocument/2006/relationships/hyperlink" Target="https://www.php.net/manual/ru/class.datetimeinterface.php" TargetMode="External"/><Relationship Id="rId161" Type="http://schemas.openxmlformats.org/officeDocument/2006/relationships/hyperlink" Target="https://www.php.net/manual/ru/class.datetimeimmutable.php" TargetMode="External"/><Relationship Id="rId182" Type="http://schemas.openxmlformats.org/officeDocument/2006/relationships/hyperlink" Target="https://www.php.net/manual/ru/class.datetimezone.php" TargetMode="External"/><Relationship Id="rId6" Type="http://schemas.openxmlformats.org/officeDocument/2006/relationships/hyperlink" Target="https://itelon.ru/catalog/oborudovanie/servers/" TargetMode="External"/><Relationship Id="rId23" Type="http://schemas.openxmlformats.org/officeDocument/2006/relationships/image" Target="media/image13.png"/><Relationship Id="rId119" Type="http://schemas.openxmlformats.org/officeDocument/2006/relationships/hyperlink" Target="https://www.php.net/manual/ru/class.datetime.php" TargetMode="External"/><Relationship Id="rId44" Type="http://schemas.openxmlformats.org/officeDocument/2006/relationships/image" Target="media/image33.png"/><Relationship Id="rId65" Type="http://schemas.openxmlformats.org/officeDocument/2006/relationships/hyperlink" Target="https://www.php.net/manual/ru/language.types.array.php" TargetMode="External"/><Relationship Id="rId86" Type="http://schemas.openxmlformats.org/officeDocument/2006/relationships/image" Target="media/image36.png"/><Relationship Id="rId130" Type="http://schemas.openxmlformats.org/officeDocument/2006/relationships/hyperlink" Target="https://www.php.net/manual/ru/datetime.gettimestamp.php" TargetMode="External"/><Relationship Id="rId151" Type="http://schemas.openxmlformats.org/officeDocument/2006/relationships/hyperlink" Target="https://www.php.net/manual/ru/datetimeimmutable.createfromformat.php" TargetMode="External"/><Relationship Id="rId172" Type="http://schemas.openxmlformats.org/officeDocument/2006/relationships/hyperlink" Target="https://www.php.net/manual/ru/datetimeimmutable.sub.php" TargetMode="External"/><Relationship Id="rId193" Type="http://schemas.openxmlformats.org/officeDocument/2006/relationships/hyperlink" Target="https://www.php.net/manual/ru/class.datetimezone.php" TargetMode="External"/><Relationship Id="rId207"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hyperlink" Target="https://www.php.net/manual/ru/datetime.getlasterrors.php" TargetMode="External"/><Relationship Id="rId34" Type="http://schemas.openxmlformats.org/officeDocument/2006/relationships/image" Target="media/image24.png"/><Relationship Id="rId55" Type="http://schemas.openxmlformats.org/officeDocument/2006/relationships/hyperlink" Target="https://www.php.net/manual/ru/language.basic-syntax.instruction-separation.php" TargetMode="External"/><Relationship Id="rId76" Type="http://schemas.openxmlformats.org/officeDocument/2006/relationships/hyperlink" Target="https://www.php.net/manual/ru/language.types.array.php" TargetMode="External"/><Relationship Id="rId97" Type="http://schemas.openxmlformats.org/officeDocument/2006/relationships/image" Target="media/image38.png"/><Relationship Id="rId120" Type="http://schemas.openxmlformats.org/officeDocument/2006/relationships/hyperlink" Target="https://www.php.net/manual/ru/datetime.settimestamp.php" TargetMode="External"/><Relationship Id="rId141" Type="http://schemas.openxmlformats.org/officeDocument/2006/relationships/hyperlink" Target="https://www.php.net/manual/ru/class.datetimeinterface.php" TargetMode="External"/><Relationship Id="rId7" Type="http://schemas.openxmlformats.org/officeDocument/2006/relationships/image" Target="media/image1.jpeg"/><Relationship Id="rId162" Type="http://schemas.openxmlformats.org/officeDocument/2006/relationships/hyperlink" Target="https://www.php.net/manual/ru/datetimeimmutable.setdate.php" TargetMode="External"/><Relationship Id="rId183" Type="http://schemas.openxmlformats.org/officeDocument/2006/relationships/hyperlink" Target="https://www.php.net/manual/ru/class.datetimezone.php" TargetMode="External"/><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hyperlink" Target="https://www.php.net/manual/ru/language.constants.php" TargetMode="External"/><Relationship Id="rId87" Type="http://schemas.openxmlformats.org/officeDocument/2006/relationships/image" Target="media/image37.png"/><Relationship Id="rId110" Type="http://schemas.openxmlformats.org/officeDocument/2006/relationships/hyperlink" Target="https://www.php.net/manual/ru/datetime.modify.php" TargetMode="External"/><Relationship Id="rId115" Type="http://schemas.openxmlformats.org/officeDocument/2006/relationships/hyperlink" Target="https://www.php.net/manual/ru/class.datetime.php" TargetMode="External"/><Relationship Id="rId131" Type="http://schemas.openxmlformats.org/officeDocument/2006/relationships/hyperlink" Target="https://www.php.net/manual/ru/datetime.gettimezone.php" TargetMode="External"/><Relationship Id="rId136" Type="http://schemas.openxmlformats.org/officeDocument/2006/relationships/hyperlink" Target="https://www.php.net/manual/ru/class.datetimeinterface.php" TargetMode="External"/><Relationship Id="rId157" Type="http://schemas.openxmlformats.org/officeDocument/2006/relationships/hyperlink" Target="https://www.php.net/manual/ru/datetimeimmutable.getlasterrors.php" TargetMode="External"/><Relationship Id="rId178" Type="http://schemas.openxmlformats.org/officeDocument/2006/relationships/hyperlink" Target="https://www.php.net/manual/ru/datetime.gettimestamp.php" TargetMode="External"/><Relationship Id="rId61" Type="http://schemas.openxmlformats.org/officeDocument/2006/relationships/hyperlink" Target="https://www.php.net/manual/ru/language.types.string.php" TargetMode="External"/><Relationship Id="rId82" Type="http://schemas.openxmlformats.org/officeDocument/2006/relationships/hyperlink" Target="https://www.php.net/manual/ru/language.types.string.php" TargetMode="External"/><Relationship Id="rId152" Type="http://schemas.openxmlformats.org/officeDocument/2006/relationships/hyperlink" Target="https://www.php.net/manual/ru/class.datetimeimmutable.php" TargetMode="External"/><Relationship Id="rId173" Type="http://schemas.openxmlformats.org/officeDocument/2006/relationships/hyperlink" Target="https://www.php.net/manual/ru/class.datetimeimmutable.php" TargetMode="External"/><Relationship Id="rId194" Type="http://schemas.openxmlformats.org/officeDocument/2006/relationships/hyperlink" Target="https://www.php.net/manual/ru/class.datetimezone.php" TargetMode="External"/><Relationship Id="rId199" Type="http://schemas.openxmlformats.org/officeDocument/2006/relationships/hyperlink" Target="https://www.php.net/manual/ru/datetimezone.getoffset.php" TargetMode="External"/><Relationship Id="rId203" Type="http://schemas.openxmlformats.org/officeDocument/2006/relationships/hyperlink" Target="https://www.php.net/manual/ru/language.oop5.decon.php" TargetMode="External"/><Relationship Id="rId1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wiki.merionet.ru/images/proksi-server-chto-eto-vidy-i-zachem-nuzhen/2.png"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php.net/manual/ru/language.types.array.php" TargetMode="External"/><Relationship Id="rId77" Type="http://schemas.openxmlformats.org/officeDocument/2006/relationships/hyperlink" Target="https://www.php.net/manual/ru/ref.array.php" TargetMode="External"/><Relationship Id="rId100" Type="http://schemas.openxmlformats.org/officeDocument/2006/relationships/hyperlink" Target="https://www.php.net/manual/ru/datetime.construct.php" TargetMode="External"/><Relationship Id="rId105" Type="http://schemas.openxmlformats.org/officeDocument/2006/relationships/hyperlink" Target="https://www.php.net/manual/ru/datetime.createfromimmutable.php" TargetMode="External"/><Relationship Id="rId126" Type="http://schemas.openxmlformats.org/officeDocument/2006/relationships/hyperlink" Target="https://www.php.net/manual/ru/datetime.diff.php" TargetMode="External"/><Relationship Id="rId147" Type="http://schemas.openxmlformats.org/officeDocument/2006/relationships/hyperlink" Target="https://www.php.net/manual/ru/class.datetimeinterface.php" TargetMode="External"/><Relationship Id="rId168" Type="http://schemas.openxmlformats.org/officeDocument/2006/relationships/hyperlink" Target="https://www.php.net/manual/ru/datetimeimmutable.settimestamp.php" TargetMode="External"/><Relationship Id="rId8" Type="http://schemas.openxmlformats.org/officeDocument/2006/relationships/image" Target="media/image2.png"/><Relationship Id="rId51" Type="http://schemas.openxmlformats.org/officeDocument/2006/relationships/hyperlink" Target="https://www.php.net/manual/ru/language.operators.precedence.php" TargetMode="External"/><Relationship Id="rId72" Type="http://schemas.openxmlformats.org/officeDocument/2006/relationships/hyperlink" Target="https://www.php.net/manual/ru/language.oop5.properties.php" TargetMode="External"/><Relationship Id="rId93" Type="http://schemas.openxmlformats.org/officeDocument/2006/relationships/hyperlink" Target="https://www.codeigniter.com/" TargetMode="External"/><Relationship Id="rId98" Type="http://schemas.openxmlformats.org/officeDocument/2006/relationships/image" Target="media/image39.png"/><Relationship Id="rId121" Type="http://schemas.openxmlformats.org/officeDocument/2006/relationships/hyperlink" Target="https://www.php.net/manual/ru/class.datetime.php" TargetMode="External"/><Relationship Id="rId142" Type="http://schemas.openxmlformats.org/officeDocument/2006/relationships/hyperlink" Target="https://www.php.net/manual/ru/class.datetimeinterface.php" TargetMode="External"/><Relationship Id="rId163" Type="http://schemas.openxmlformats.org/officeDocument/2006/relationships/hyperlink" Target="https://www.php.net/manual/ru/class.datetimeimmutable.php" TargetMode="External"/><Relationship Id="rId184" Type="http://schemas.openxmlformats.org/officeDocument/2006/relationships/hyperlink" Target="https://www.php.net/manual/ru/class.datetimezone.php" TargetMode="External"/><Relationship Id="rId189" Type="http://schemas.openxmlformats.org/officeDocument/2006/relationships/hyperlink" Target="https://www.php.net/manual/ru/class.datetimezone.php"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php.net/manual/ru/language.oop5.visibility.php" TargetMode="External"/><Relationship Id="rId67" Type="http://schemas.openxmlformats.org/officeDocument/2006/relationships/hyperlink" Target="https://www.php.net/manual/ru/language.variables.php" TargetMode="External"/><Relationship Id="rId116" Type="http://schemas.openxmlformats.org/officeDocument/2006/relationships/hyperlink" Target="https://www.php.net/manual/ru/datetime.setisodate.php" TargetMode="External"/><Relationship Id="rId137" Type="http://schemas.openxmlformats.org/officeDocument/2006/relationships/hyperlink" Target="https://www.php.net/manual/ru/class.datetimeinterface.php" TargetMode="External"/><Relationship Id="rId158" Type="http://schemas.openxmlformats.org/officeDocument/2006/relationships/hyperlink" Target="https://www.php.net/manual/ru/datetimeimmutable.modify.php"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www.php.net/manual/ru/language.types.array.php" TargetMode="External"/><Relationship Id="rId83" Type="http://schemas.openxmlformats.org/officeDocument/2006/relationships/hyperlink" Target="https://www.php.net/manual/ru/language.types.string.php" TargetMode="External"/><Relationship Id="rId88" Type="http://schemas.openxmlformats.org/officeDocument/2006/relationships/hyperlink" Target="https://www.php.net/manual/ru/datetime.constants.php" TargetMode="External"/><Relationship Id="rId111" Type="http://schemas.openxmlformats.org/officeDocument/2006/relationships/hyperlink" Target="https://www.php.net/manual/ru/class.datetime.php" TargetMode="External"/><Relationship Id="rId132" Type="http://schemas.openxmlformats.org/officeDocument/2006/relationships/hyperlink" Target="https://www.php.net/manual/ru/class.datetimezone.php" TargetMode="External"/><Relationship Id="rId153" Type="http://schemas.openxmlformats.org/officeDocument/2006/relationships/hyperlink" Target="https://www.php.net/manual/ru/datetimeimmutable.createfrominterface.php" TargetMode="External"/><Relationship Id="rId174" Type="http://schemas.openxmlformats.org/officeDocument/2006/relationships/hyperlink" Target="https://www.php.net/manual/ru/datetime.diff.php" TargetMode="External"/><Relationship Id="rId179" Type="http://schemas.openxmlformats.org/officeDocument/2006/relationships/hyperlink" Target="https://www.php.net/manual/ru/datetime.gettimezone.php" TargetMode="External"/><Relationship Id="rId195" Type="http://schemas.openxmlformats.org/officeDocument/2006/relationships/hyperlink" Target="https://www.php.net/manual/ru/class.datetimezone.php" TargetMode="External"/><Relationship Id="rId190" Type="http://schemas.openxmlformats.org/officeDocument/2006/relationships/hyperlink" Target="https://www.php.net/manual/ru/class.datetimezone.php" TargetMode="External"/><Relationship Id="rId204" Type="http://schemas.openxmlformats.org/officeDocument/2006/relationships/hyperlink" Target="https://www.php.net/manual/ru/language.oop5.paamayim-nekudotayim.php"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hyperlink" Target="https://www.php.net/manual/ru/language.types.array.php" TargetMode="External"/><Relationship Id="rId106" Type="http://schemas.openxmlformats.org/officeDocument/2006/relationships/hyperlink" Target="https://www.php.net/manual/ru/class.datetime.php" TargetMode="External"/><Relationship Id="rId127" Type="http://schemas.openxmlformats.org/officeDocument/2006/relationships/hyperlink" Target="https://www.php.net/manual/ru/class.dateinterval.php" TargetMode="External"/><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5.png"/><Relationship Id="rId73" Type="http://schemas.openxmlformats.org/officeDocument/2006/relationships/hyperlink" Target="https://www.php.net/manual/ru/language.types.array.php" TargetMode="External"/><Relationship Id="rId78" Type="http://schemas.openxmlformats.org/officeDocument/2006/relationships/hyperlink" Target="https://www.php.net/manual/ru/language.operators.php" TargetMode="External"/><Relationship Id="rId94" Type="http://schemas.openxmlformats.org/officeDocument/2006/relationships/hyperlink" Target="https://symfony.com/" TargetMode="External"/><Relationship Id="rId99" Type="http://schemas.openxmlformats.org/officeDocument/2006/relationships/hyperlink" Target="https://translate.googleusercontent.com/translate_c?depth=1&amp;rurl=translate.google.ru&amp;sl=en&amp;sp=nmt4&amp;tl=ru&amp;u=http://www.php.net/manual/en/book.datetime.php&amp;xid=17259,1500004,15700021,15700186,15700190,15700259,15700271,15700302&amp;usg=ALkJrhiSYcq-Id_gD1IVUVeHe0wsnyWusw" TargetMode="External"/><Relationship Id="rId101" Type="http://schemas.openxmlformats.org/officeDocument/2006/relationships/hyperlink" Target="https://www.php.net/manual/ru/datetime.add.php" TargetMode="External"/><Relationship Id="rId122" Type="http://schemas.openxmlformats.org/officeDocument/2006/relationships/hyperlink" Target="https://www.php.net/manual/ru/datetime.settimezone.php" TargetMode="External"/><Relationship Id="rId143" Type="http://schemas.openxmlformats.org/officeDocument/2006/relationships/hyperlink" Target="https://www.php.net/manual/ru/class.datetimeinterface.php" TargetMode="External"/><Relationship Id="rId148" Type="http://schemas.openxmlformats.org/officeDocument/2006/relationships/hyperlink" Target="https://www.php.net/manual/ru/datetimeimmutable.construct.php" TargetMode="External"/><Relationship Id="rId164" Type="http://schemas.openxmlformats.org/officeDocument/2006/relationships/hyperlink" Target="https://www.php.net/manual/ru/datetimeimmutable.setisodate.php" TargetMode="External"/><Relationship Id="rId169" Type="http://schemas.openxmlformats.org/officeDocument/2006/relationships/hyperlink" Target="https://www.php.net/manual/ru/class.datetimeimmutable.php" TargetMode="External"/><Relationship Id="rId185" Type="http://schemas.openxmlformats.org/officeDocument/2006/relationships/hyperlink" Target="https://www.php.net/manual/ru/class.datetimezone.php"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s://www.php.net/manual/ru/class.datetimezone.php" TargetMode="External"/><Relationship Id="rId26" Type="http://schemas.openxmlformats.org/officeDocument/2006/relationships/image" Target="media/image16.png"/><Relationship Id="rId47" Type="http://schemas.openxmlformats.org/officeDocument/2006/relationships/hyperlink" Target="https://www.php.net/manual/ru/language.oop5.visibility.php" TargetMode="External"/><Relationship Id="rId68" Type="http://schemas.openxmlformats.org/officeDocument/2006/relationships/hyperlink" Target="https://www.php.net/manual/ru/language.types.array.php" TargetMode="External"/><Relationship Id="rId89" Type="http://schemas.openxmlformats.org/officeDocument/2006/relationships/hyperlink" Target="https://www.php.net/manual/ru/class.datetimeinterface.php" TargetMode="External"/><Relationship Id="rId112" Type="http://schemas.openxmlformats.org/officeDocument/2006/relationships/hyperlink" Target="https://www.php.net/manual/ru/datetime.set-state.php" TargetMode="External"/><Relationship Id="rId133" Type="http://schemas.openxmlformats.org/officeDocument/2006/relationships/hyperlink" Target="https://www.php.net/manual/ru/datetime.wakeup.php" TargetMode="External"/><Relationship Id="rId154" Type="http://schemas.openxmlformats.org/officeDocument/2006/relationships/hyperlink" Target="https://www.php.net/manual/ru/class.datetimeimmutable.php" TargetMode="External"/><Relationship Id="rId175" Type="http://schemas.openxmlformats.org/officeDocument/2006/relationships/hyperlink" Target="https://www.php.net/manual/ru/class.dateinterval.php" TargetMode="External"/><Relationship Id="rId196" Type="http://schemas.openxmlformats.org/officeDocument/2006/relationships/hyperlink" Target="https://www.php.net/manual/ru/datetimezone.construct.php" TargetMode="External"/><Relationship Id="rId200" Type="http://schemas.openxmlformats.org/officeDocument/2006/relationships/hyperlink" Target="https://www.php.net/manual/ru/datetimezone.gettransitions.php" TargetMode="External"/><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www.php.net/manual/ru/language.types.array.php" TargetMode="External"/><Relationship Id="rId79" Type="http://schemas.openxmlformats.org/officeDocument/2006/relationships/hyperlink" Target="https://www.php.net/manual/ru/language.types.string.php" TargetMode="External"/><Relationship Id="rId102" Type="http://schemas.openxmlformats.org/officeDocument/2006/relationships/hyperlink" Target="https://www.php.net/manual/ru/class.datetime.php" TargetMode="External"/><Relationship Id="rId123" Type="http://schemas.openxmlformats.org/officeDocument/2006/relationships/hyperlink" Target="https://www.php.net/manual/ru/class.datetime.php" TargetMode="External"/><Relationship Id="rId144" Type="http://schemas.openxmlformats.org/officeDocument/2006/relationships/hyperlink" Target="https://www.php.net/manual/ru/class.datetimeinterface.php" TargetMode="External"/><Relationship Id="rId90" Type="http://schemas.openxmlformats.org/officeDocument/2006/relationships/hyperlink" Target="https://fructcode.com/ru/courses/yii2/?utm_source=blog_fc&amp;utm_medium=blog_fc_frameworks&amp;utm_campaign=blog_fc_frameworks" TargetMode="External"/><Relationship Id="rId165" Type="http://schemas.openxmlformats.org/officeDocument/2006/relationships/hyperlink" Target="https://www.php.net/manual/ru/class.datetimeimmutable.php" TargetMode="External"/><Relationship Id="rId186" Type="http://schemas.openxmlformats.org/officeDocument/2006/relationships/hyperlink" Target="https://www.php.net/manual/ru/class.datetimezone.php" TargetMode="External"/><Relationship Id="rId27" Type="http://schemas.openxmlformats.org/officeDocument/2006/relationships/image" Target="media/image17.png"/><Relationship Id="rId48" Type="http://schemas.openxmlformats.org/officeDocument/2006/relationships/hyperlink" Target="https://www.php.net/manual/ru/language.oop5.visibility.php" TargetMode="External"/><Relationship Id="rId69" Type="http://schemas.openxmlformats.org/officeDocument/2006/relationships/hyperlink" Target="https://www.php.net/manual/ru/reserved.php" TargetMode="External"/><Relationship Id="rId113" Type="http://schemas.openxmlformats.org/officeDocument/2006/relationships/hyperlink" Target="https://www.php.net/manual/ru/class.datetime.php" TargetMode="External"/><Relationship Id="rId134" Type="http://schemas.openxmlformats.org/officeDocument/2006/relationships/hyperlink" Target="https://www.php.net/manual/ru/class.datetimeinterface.php" TargetMode="External"/><Relationship Id="rId80" Type="http://schemas.openxmlformats.org/officeDocument/2006/relationships/hyperlink" Target="https://www.php.net/manual/ru/language.variables.php" TargetMode="External"/><Relationship Id="rId155" Type="http://schemas.openxmlformats.org/officeDocument/2006/relationships/hyperlink" Target="https://www.php.net/manual/ru/datetimeimmutable.createfrommutable.php" TargetMode="External"/><Relationship Id="rId176" Type="http://schemas.openxmlformats.org/officeDocument/2006/relationships/hyperlink" Target="https://www.php.net/manual/ru/datetime.format.php" TargetMode="External"/><Relationship Id="rId197" Type="http://schemas.openxmlformats.org/officeDocument/2006/relationships/hyperlink" Target="https://www.php.net/manual/ru/datetimezone.getlocation.php" TargetMode="External"/><Relationship Id="rId201" Type="http://schemas.openxmlformats.org/officeDocument/2006/relationships/hyperlink" Target="https://www.php.net/manual/ru/datetimezone.listabbreviations.php" TargetMode="External"/><Relationship Id="rId17" Type="http://schemas.openxmlformats.org/officeDocument/2006/relationships/hyperlink" Target="http://rfc2.ru/" TargetMode="External"/><Relationship Id="rId38" Type="http://schemas.openxmlformats.org/officeDocument/2006/relationships/image" Target="media/image28.png"/><Relationship Id="rId59" Type="http://schemas.openxmlformats.org/officeDocument/2006/relationships/hyperlink" Target="https://www.php.net/manual/ru/language.types.array.php" TargetMode="External"/><Relationship Id="rId103" Type="http://schemas.openxmlformats.org/officeDocument/2006/relationships/hyperlink" Target="https://www.php.net/manual/ru/datetime.createfromformat.php" TargetMode="External"/><Relationship Id="rId124" Type="http://schemas.openxmlformats.org/officeDocument/2006/relationships/hyperlink" Target="https://www.php.net/manual/ru/datetime.sub.php" TargetMode="External"/><Relationship Id="rId70" Type="http://schemas.openxmlformats.org/officeDocument/2006/relationships/hyperlink" Target="https://www.php.net/manual/ru/language.types.string.php" TargetMode="External"/><Relationship Id="rId91" Type="http://schemas.openxmlformats.org/officeDocument/2006/relationships/hyperlink" Target="http://www.yiiframework.com/" TargetMode="External"/><Relationship Id="rId145" Type="http://schemas.openxmlformats.org/officeDocument/2006/relationships/hyperlink" Target="https://www.php.net/manual/ru/class.datetimeinterface.php" TargetMode="External"/><Relationship Id="rId166" Type="http://schemas.openxmlformats.org/officeDocument/2006/relationships/hyperlink" Target="https://www.php.net/manual/ru/datetimeimmutable.settime.php" TargetMode="External"/><Relationship Id="rId187" Type="http://schemas.openxmlformats.org/officeDocument/2006/relationships/hyperlink" Target="https://www.php.net/manual/ru/class.datetimezone.php" TargetMode="External"/><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hyperlink" Target="https://www.php.net/manual/ru/language.oop5.visibility.php" TargetMode="External"/><Relationship Id="rId114" Type="http://schemas.openxmlformats.org/officeDocument/2006/relationships/hyperlink" Target="https://www.php.net/manual/ru/datetime.setdate.php" TargetMode="External"/><Relationship Id="rId60" Type="http://schemas.openxmlformats.org/officeDocument/2006/relationships/hyperlink" Target="https://www.php.net/manual/ru/language.types.array.php" TargetMode="External"/><Relationship Id="rId81" Type="http://schemas.openxmlformats.org/officeDocument/2006/relationships/hyperlink" Target="https://www.php.net/manual/ru/language.types.string.php" TargetMode="External"/><Relationship Id="rId135" Type="http://schemas.openxmlformats.org/officeDocument/2006/relationships/hyperlink" Target="https://www.php.net/manual/ru/class.datetimeinterface.php" TargetMode="External"/><Relationship Id="rId156" Type="http://schemas.openxmlformats.org/officeDocument/2006/relationships/hyperlink" Target="https://www.php.net/manual/ru/class.datetimeimmutable.php" TargetMode="External"/><Relationship Id="rId177" Type="http://schemas.openxmlformats.org/officeDocument/2006/relationships/hyperlink" Target="https://www.php.net/manual/ru/datetime.getoffset.php" TargetMode="External"/><Relationship Id="rId198" Type="http://schemas.openxmlformats.org/officeDocument/2006/relationships/hyperlink" Target="https://www.php.net/manual/ru/datetimezone.getname.php" TargetMode="External"/><Relationship Id="rId202" Type="http://schemas.openxmlformats.org/officeDocument/2006/relationships/hyperlink" Target="https://www.php.net/manual/ru/datetimezone.listidentifiers.php" TargetMode="External"/><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hyperlink" Target="https://www.php.net/manual/ru/language.oop5.visibility.php" TargetMode="External"/><Relationship Id="rId104" Type="http://schemas.openxmlformats.org/officeDocument/2006/relationships/hyperlink" Target="https://www.php.net/manual/ru/class.datetime.php" TargetMode="External"/><Relationship Id="rId125" Type="http://schemas.openxmlformats.org/officeDocument/2006/relationships/hyperlink" Target="https://www.php.net/manual/ru/class.datetime.php" TargetMode="External"/><Relationship Id="rId146" Type="http://schemas.openxmlformats.org/officeDocument/2006/relationships/hyperlink" Target="https://www.php.net/manual/ru/class.datetimeinterface.php" TargetMode="External"/><Relationship Id="rId167" Type="http://schemas.openxmlformats.org/officeDocument/2006/relationships/hyperlink" Target="https://www.php.net/manual/ru/class.datetimeimmutable.php" TargetMode="External"/><Relationship Id="rId188" Type="http://schemas.openxmlformats.org/officeDocument/2006/relationships/hyperlink" Target="https://www.php.net/manual/ru/class.datetimezone.php" TargetMode="External"/><Relationship Id="rId71" Type="http://schemas.openxmlformats.org/officeDocument/2006/relationships/hyperlink" Target="https://www.php.net/manual/ru/language.types.array.php" TargetMode="External"/><Relationship Id="rId92" Type="http://schemas.openxmlformats.org/officeDocument/2006/relationships/hyperlink" Target="https://fructcode.com/ru/courses/codeigniter-mvc/"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33C8F-A789-4B6F-8E97-296CE4484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141</Pages>
  <Words>31669</Words>
  <Characters>180514</Characters>
  <Application>Microsoft Office Word</Application>
  <DocSecurity>0</DocSecurity>
  <Lines>1504</Lines>
  <Paragraphs>423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DonJuan</cp:lastModifiedBy>
  <cp:revision>21</cp:revision>
  <dcterms:created xsi:type="dcterms:W3CDTF">2022-01-05T11:07:00Z</dcterms:created>
  <dcterms:modified xsi:type="dcterms:W3CDTF">2022-01-08T19:30:00Z</dcterms:modified>
</cp:coreProperties>
</file>